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BBBECC" w14:textId="77777777" w:rsidR="00D800C4" w:rsidRPr="00CC5B60" w:rsidRDefault="00D800C4" w:rsidP="00DC555B">
      <w:pPr>
        <w:jc w:val="center"/>
        <w:rPr>
          <w:rFonts w:asciiTheme="majorEastAsia" w:eastAsiaTheme="majorEastAsia" w:hAnsiTheme="majorEastAsia"/>
          <w:b/>
          <w:sz w:val="48"/>
          <w:szCs w:val="52"/>
          <w:rPrChange w:id="0" w:author="Miao Cai" w:date="2019-04-19T10:03:00Z">
            <w:rPr/>
          </w:rPrChange>
        </w:rPr>
      </w:pPr>
      <w:r w:rsidRPr="00CC5B60">
        <w:rPr>
          <w:rFonts w:asciiTheme="majorEastAsia" w:eastAsiaTheme="majorEastAsia" w:hAnsiTheme="majorEastAsia" w:hint="eastAsia"/>
          <w:b/>
          <w:sz w:val="48"/>
          <w:szCs w:val="52"/>
          <w:rPrChange w:id="1" w:author="Miao Cai" w:date="2019-04-19T10:03:00Z">
            <w:rPr>
              <w:rFonts w:hint="eastAsia"/>
            </w:rPr>
          </w:rPrChange>
        </w:rPr>
        <w:t>竞争风险模型下一次性产品的统计分析</w:t>
      </w:r>
    </w:p>
    <w:p w14:paraId="20AA0453" w14:textId="77777777" w:rsidR="00CC5B60" w:rsidRDefault="00CC5B60" w:rsidP="00DC555B">
      <w:pPr>
        <w:spacing w:line="360" w:lineRule="auto"/>
        <w:jc w:val="center"/>
        <w:rPr>
          <w:ins w:id="2" w:author="Miao Cai" w:date="2019-04-19T10:03:00Z"/>
          <w:b/>
          <w:sz w:val="36"/>
          <w:szCs w:val="36"/>
        </w:rPr>
      </w:pPr>
    </w:p>
    <w:p w14:paraId="6ABBBECD" w14:textId="42A72101" w:rsidR="00D02697" w:rsidRPr="00DC555B" w:rsidRDefault="00D02697" w:rsidP="00DC555B">
      <w:pPr>
        <w:spacing w:line="360" w:lineRule="auto"/>
        <w:jc w:val="center"/>
        <w:rPr>
          <w:b/>
          <w:sz w:val="36"/>
          <w:szCs w:val="36"/>
        </w:rPr>
      </w:pPr>
      <w:r w:rsidRPr="00DC555B">
        <w:rPr>
          <w:rFonts w:hint="eastAsia"/>
          <w:b/>
          <w:sz w:val="36"/>
          <w:szCs w:val="36"/>
        </w:rPr>
        <w:t>摘要</w:t>
      </w:r>
    </w:p>
    <w:p w14:paraId="4A5EDEBC" w14:textId="77777777" w:rsidR="00CC5B60" w:rsidRDefault="00CC5B60" w:rsidP="00DC555B">
      <w:pPr>
        <w:spacing w:line="360" w:lineRule="auto"/>
        <w:ind w:firstLine="430"/>
        <w:rPr>
          <w:ins w:id="3" w:author="Miao Cai" w:date="2019-04-19T10:03:00Z"/>
          <w:szCs w:val="24"/>
        </w:rPr>
      </w:pPr>
    </w:p>
    <w:p w14:paraId="6ABBBECE" w14:textId="5C086D88" w:rsidR="00D02697" w:rsidRPr="00DC555B" w:rsidRDefault="00D02697" w:rsidP="00DC555B">
      <w:pPr>
        <w:spacing w:line="360" w:lineRule="auto"/>
        <w:ind w:firstLine="430"/>
        <w:rPr>
          <w:rFonts w:ascii="Arial" w:hAnsi="Arial" w:cs="Arial"/>
          <w:color w:val="222222"/>
          <w:szCs w:val="24"/>
        </w:rPr>
      </w:pPr>
      <w:r w:rsidRPr="00DC555B">
        <w:rPr>
          <w:rFonts w:hint="eastAsia"/>
          <w:szCs w:val="24"/>
        </w:rPr>
        <w:t>一般关于寿命试验的可靠性分</w:t>
      </w:r>
      <w:r w:rsidR="0031206D">
        <w:rPr>
          <w:rFonts w:hint="eastAsia"/>
          <w:szCs w:val="24"/>
        </w:rPr>
        <w:t>析都是对于普通产品，这些产品是可以通过试验观测到实际失效数据的。</w:t>
      </w:r>
      <w:r w:rsidRPr="00DC555B">
        <w:rPr>
          <w:rFonts w:hint="eastAsia"/>
          <w:szCs w:val="24"/>
        </w:rPr>
        <w:t>但是由于一次性产品中不能通过试验观测到其真实的寿命，产品寿命特征的讯息遗失非常大，所以对普通产品的可靠性分析的试验都不能用在一次性产品上。但是实际中很多保障生命的产品是一次性用品，比如降落伞，汽车的安全气囊等，因此精确地估计其可靠性</w:t>
      </w:r>
      <w:r w:rsidRPr="00DC555B">
        <w:rPr>
          <w:szCs w:val="24"/>
        </w:rPr>
        <w:t>，</w:t>
      </w:r>
      <w:r w:rsidRPr="00DC555B">
        <w:rPr>
          <w:rFonts w:hint="eastAsia"/>
          <w:szCs w:val="24"/>
        </w:rPr>
        <w:t>提高产品的素质，能更有效保障生命。但是一般产品的寿命非常长，因此可以利用加速寿命试验，减低产品寿命。</w:t>
      </w:r>
      <w:r w:rsidR="000D6A2A" w:rsidRPr="00DC555B">
        <w:rPr>
          <w:rFonts w:hint="eastAsia"/>
          <w:szCs w:val="24"/>
        </w:rPr>
        <w:t>本文采用了简单步进应力寿命</w:t>
      </w:r>
      <w:r w:rsidRPr="00DC555B">
        <w:rPr>
          <w:rFonts w:hint="eastAsia"/>
          <w:szCs w:val="24"/>
        </w:rPr>
        <w:t>试验。本文所做的工作主要是对竞争</w:t>
      </w:r>
      <w:r w:rsidR="00384631" w:rsidRPr="00DC555B">
        <w:rPr>
          <w:rFonts w:hint="eastAsia"/>
          <w:szCs w:val="24"/>
        </w:rPr>
        <w:t>风险模型下一次性产品在步进应力寿命试验下进行统计分析。将</w:t>
      </w:r>
      <w:r w:rsidR="003C7C44" w:rsidRPr="00DC555B">
        <w:rPr>
          <w:rFonts w:hint="eastAsia"/>
          <w:szCs w:val="24"/>
        </w:rPr>
        <w:t>竞争失效时间</w:t>
      </w:r>
      <w:r w:rsidRPr="00DC555B">
        <w:rPr>
          <w:rFonts w:hint="eastAsia"/>
          <w:szCs w:val="24"/>
        </w:rPr>
        <w:t>设为简单的指数分布，通过加速寿命试验用加速方程将参数与加速应力水平链接起来，同时对于一次性产品的寿命数据皆为左右删失的情况，</w:t>
      </w:r>
      <w:r w:rsidR="000D6A2A" w:rsidRPr="00DC555B">
        <w:rPr>
          <w:rFonts w:ascii="Arial" w:hAnsi="Arial" w:cs="Arial" w:hint="eastAsia"/>
          <w:color w:val="222222"/>
          <w:szCs w:val="24"/>
        </w:rPr>
        <w:t>利用</w:t>
      </w:r>
      <w:r w:rsidR="000D6A2A" w:rsidRPr="00DC555B">
        <w:rPr>
          <w:rFonts w:ascii="Arial" w:hAnsi="Arial" w:cs="Arial" w:hint="eastAsia"/>
          <w:color w:val="222222"/>
          <w:szCs w:val="24"/>
        </w:rPr>
        <w:t>EM</w:t>
      </w:r>
      <w:r w:rsidR="0031206D">
        <w:rPr>
          <w:rFonts w:ascii="Arial" w:hAnsi="Arial" w:cs="Arial" w:hint="eastAsia"/>
          <w:color w:val="222222"/>
          <w:szCs w:val="24"/>
        </w:rPr>
        <w:t>算法能很好的处理</w:t>
      </w:r>
      <w:r w:rsidR="000D6A2A" w:rsidRPr="00DC555B">
        <w:rPr>
          <w:rFonts w:ascii="Arial" w:hAnsi="Arial" w:cs="Arial" w:hint="eastAsia"/>
          <w:color w:val="222222"/>
          <w:szCs w:val="24"/>
        </w:rPr>
        <w:t>不完全数据的</w:t>
      </w:r>
      <w:r w:rsidR="0031206D">
        <w:rPr>
          <w:rFonts w:ascii="Arial" w:hAnsi="Arial" w:cs="Arial" w:hint="eastAsia"/>
          <w:color w:val="222222"/>
          <w:szCs w:val="24"/>
        </w:rPr>
        <w:t>情况下</w:t>
      </w:r>
      <w:r w:rsidR="000D6A2A" w:rsidRPr="00DC555B">
        <w:rPr>
          <w:rFonts w:hint="eastAsia"/>
          <w:szCs w:val="24"/>
        </w:rPr>
        <w:t>获得极大似然估计的优点，将其有效的应用</w:t>
      </w:r>
      <w:r w:rsidR="000D6A2A" w:rsidRPr="00DC555B">
        <w:rPr>
          <w:rFonts w:ascii="Arial" w:hAnsi="Arial" w:cs="Arial" w:hint="eastAsia"/>
          <w:color w:val="222222"/>
          <w:szCs w:val="24"/>
        </w:rPr>
        <w:t>于竞争风险下一次性产品的可靠性分析</w:t>
      </w:r>
      <w:r w:rsidR="0031206D">
        <w:rPr>
          <w:rFonts w:ascii="Arial" w:hAnsi="Arial" w:cs="Arial" w:hint="eastAsia"/>
          <w:color w:val="222222"/>
          <w:szCs w:val="24"/>
        </w:rPr>
        <w:t>中，使得参数估计变得简单有效</w:t>
      </w:r>
      <w:r w:rsidR="000D6A2A" w:rsidRPr="00DC555B">
        <w:rPr>
          <w:rFonts w:ascii="Arial" w:hAnsi="Arial" w:cs="Arial" w:hint="eastAsia"/>
          <w:color w:val="222222"/>
          <w:szCs w:val="24"/>
        </w:rPr>
        <w:t>。</w:t>
      </w:r>
      <w:r w:rsidRPr="00DC555B">
        <w:rPr>
          <w:rFonts w:hint="eastAsia"/>
          <w:szCs w:val="24"/>
        </w:rPr>
        <w:t>同时我们也可以基于参数的特点，利用贝叶斯方法来估计参数，同时对本模型的四个参数用</w:t>
      </w:r>
      <w:r w:rsidRPr="00DC555B">
        <w:rPr>
          <w:rFonts w:ascii="Arial" w:hAnsi="Arial" w:cs="Arial" w:hint="eastAsia"/>
          <w:color w:val="222222"/>
          <w:szCs w:val="24"/>
        </w:rPr>
        <w:t>哈密尔顿蒙特卡洛（</w:t>
      </w:r>
      <w:r w:rsidRPr="00DC555B">
        <w:rPr>
          <w:rFonts w:ascii="Arial" w:hAnsi="Arial" w:cs="Arial" w:hint="eastAsia"/>
          <w:color w:val="222222"/>
          <w:szCs w:val="24"/>
        </w:rPr>
        <w:t>Hamiltonian Monte Carlo</w:t>
      </w:r>
      <w:r w:rsidRPr="00DC555B">
        <w:rPr>
          <w:rFonts w:ascii="Arial" w:hAnsi="Arial" w:cs="Arial" w:hint="eastAsia"/>
          <w:color w:val="222222"/>
          <w:szCs w:val="24"/>
        </w:rPr>
        <w:t>），简称</w:t>
      </w:r>
      <w:r w:rsidRPr="00DC555B">
        <w:rPr>
          <w:rFonts w:ascii="Arial" w:hAnsi="Arial" w:cs="Arial" w:hint="eastAsia"/>
          <w:color w:val="222222"/>
          <w:szCs w:val="24"/>
        </w:rPr>
        <w:t>HMC</w:t>
      </w:r>
      <w:r w:rsidRPr="00DC555B">
        <w:rPr>
          <w:rFonts w:ascii="Arial" w:hAnsi="Arial" w:cs="Arial" w:hint="eastAsia"/>
          <w:color w:val="222222"/>
          <w:szCs w:val="24"/>
        </w:rPr>
        <w:t>方法）来进行逼近参数的后验分布。</w:t>
      </w:r>
      <w:r w:rsidR="000D6A2A" w:rsidRPr="00DC555B">
        <w:rPr>
          <w:rFonts w:ascii="Arial" w:hAnsi="Arial" w:cs="Arial" w:hint="eastAsia"/>
          <w:color w:val="222222"/>
          <w:szCs w:val="24"/>
        </w:rPr>
        <w:t>并且分别对两种估计方法</w:t>
      </w:r>
      <w:r w:rsidRPr="00DC555B">
        <w:rPr>
          <w:rFonts w:ascii="Arial" w:hAnsi="Arial" w:cs="Arial" w:hint="eastAsia"/>
          <w:color w:val="222222"/>
          <w:szCs w:val="24"/>
        </w:rPr>
        <w:t>做了模拟研究来说明</w:t>
      </w:r>
      <w:r w:rsidR="000D6A2A" w:rsidRPr="00DC555B">
        <w:rPr>
          <w:rFonts w:ascii="Arial" w:hAnsi="Arial" w:cs="Arial" w:hint="eastAsia"/>
          <w:color w:val="222222"/>
          <w:szCs w:val="24"/>
        </w:rPr>
        <w:t>这两种估计方法在</w:t>
      </w:r>
      <w:r w:rsidR="0031206D">
        <w:rPr>
          <w:rFonts w:ascii="Arial" w:hAnsi="Arial" w:cs="Arial" w:hint="eastAsia"/>
          <w:color w:val="222222"/>
          <w:szCs w:val="24"/>
        </w:rPr>
        <w:t>竞</w:t>
      </w:r>
      <w:r w:rsidR="000D6A2A" w:rsidRPr="00DC555B">
        <w:rPr>
          <w:rFonts w:ascii="Arial" w:hAnsi="Arial" w:cs="Arial" w:hint="eastAsia"/>
          <w:color w:val="222222"/>
          <w:szCs w:val="24"/>
        </w:rPr>
        <w:t>争风险下一次性产品模型中参数估计的有效性</w:t>
      </w:r>
      <w:r w:rsidR="00A271A9" w:rsidRPr="00DC555B">
        <w:rPr>
          <w:rFonts w:ascii="Arial" w:hAnsi="Arial" w:cs="Arial" w:hint="eastAsia"/>
          <w:color w:val="222222"/>
          <w:szCs w:val="24"/>
        </w:rPr>
        <w:t>。</w:t>
      </w:r>
    </w:p>
    <w:p w14:paraId="4D3A15D4" w14:textId="77777777" w:rsidR="00CC5B60" w:rsidRDefault="00CC5B60" w:rsidP="00DC555B">
      <w:pPr>
        <w:spacing w:line="360" w:lineRule="auto"/>
        <w:rPr>
          <w:ins w:id="4" w:author="Miao Cai" w:date="2019-04-19T10:03:00Z"/>
          <w:rFonts w:ascii="Arial" w:hAnsi="Arial" w:cs="Arial"/>
          <w:color w:val="222222"/>
          <w:szCs w:val="24"/>
        </w:rPr>
      </w:pPr>
    </w:p>
    <w:p w14:paraId="6ABBBECF" w14:textId="26DED264" w:rsidR="00D02697" w:rsidRPr="00DC555B" w:rsidRDefault="00D02697" w:rsidP="00DC555B">
      <w:pPr>
        <w:spacing w:line="360" w:lineRule="auto"/>
        <w:rPr>
          <w:szCs w:val="24"/>
        </w:rPr>
      </w:pPr>
      <w:bookmarkStart w:id="5" w:name="_GoBack"/>
      <w:bookmarkEnd w:id="5"/>
      <w:r w:rsidRPr="00DC555B">
        <w:rPr>
          <w:rFonts w:ascii="Arial" w:hAnsi="Arial" w:cs="Arial" w:hint="eastAsia"/>
          <w:color w:val="222222"/>
          <w:szCs w:val="24"/>
        </w:rPr>
        <w:t>关键词：一次性产品</w:t>
      </w:r>
      <w:r w:rsidRPr="00DC555B">
        <w:rPr>
          <w:rFonts w:ascii="Arial" w:hAnsi="Arial" w:cs="Arial" w:hint="eastAsia"/>
          <w:color w:val="222222"/>
          <w:szCs w:val="24"/>
        </w:rPr>
        <w:t xml:space="preserve"> </w:t>
      </w:r>
      <w:r w:rsidRPr="00DC555B">
        <w:rPr>
          <w:rFonts w:ascii="Arial" w:hAnsi="Arial" w:cs="Arial" w:hint="eastAsia"/>
          <w:color w:val="222222"/>
          <w:szCs w:val="24"/>
        </w:rPr>
        <w:t>，竞争风险，可靠性</w:t>
      </w:r>
      <w:r w:rsidRPr="00DC555B">
        <w:rPr>
          <w:rFonts w:ascii="Arial" w:hAnsi="Arial" w:cs="Arial" w:hint="eastAsia"/>
          <w:color w:val="222222"/>
          <w:szCs w:val="24"/>
        </w:rPr>
        <w:t xml:space="preserve"> </w:t>
      </w:r>
      <w:r w:rsidRPr="00DC555B">
        <w:rPr>
          <w:rFonts w:ascii="Arial" w:hAnsi="Arial" w:cs="Arial" w:hint="eastAsia"/>
          <w:color w:val="222222"/>
          <w:szCs w:val="24"/>
        </w:rPr>
        <w:t>，</w:t>
      </w:r>
      <w:r w:rsidRPr="00DC555B">
        <w:rPr>
          <w:rFonts w:hint="eastAsia"/>
          <w:szCs w:val="24"/>
        </w:rPr>
        <w:t>步加试验，</w:t>
      </w:r>
      <w:r w:rsidRPr="00DC555B">
        <w:rPr>
          <w:rFonts w:hint="eastAsia"/>
          <w:szCs w:val="24"/>
        </w:rPr>
        <w:t>EM</w:t>
      </w:r>
      <w:r w:rsidR="00384631" w:rsidRPr="00DC555B">
        <w:rPr>
          <w:rFonts w:hint="eastAsia"/>
          <w:szCs w:val="24"/>
        </w:rPr>
        <w:t>算法</w:t>
      </w:r>
      <w:r w:rsidRPr="00DC555B">
        <w:rPr>
          <w:rFonts w:hint="eastAsia"/>
          <w:szCs w:val="24"/>
        </w:rPr>
        <w:t>，贝叶斯</w:t>
      </w:r>
    </w:p>
    <w:p w14:paraId="6ABBBED0" w14:textId="77777777" w:rsidR="000D6A2A" w:rsidRPr="00DC555B" w:rsidRDefault="000D6A2A" w:rsidP="00DC555B">
      <w:pPr>
        <w:spacing w:line="360" w:lineRule="auto"/>
        <w:rPr>
          <w:szCs w:val="24"/>
        </w:rPr>
      </w:pPr>
    </w:p>
    <w:p w14:paraId="6ABBBED1" w14:textId="77777777" w:rsidR="000B5D99" w:rsidRPr="00DC555B" w:rsidRDefault="000B5D99" w:rsidP="00DC555B">
      <w:pPr>
        <w:spacing w:line="360" w:lineRule="auto"/>
        <w:rPr>
          <w:b/>
          <w:bCs/>
          <w:kern w:val="44"/>
          <w:szCs w:val="24"/>
        </w:rPr>
      </w:pPr>
      <w:r w:rsidRPr="00DC555B">
        <w:rPr>
          <w:szCs w:val="24"/>
        </w:rPr>
        <w:br w:type="page"/>
      </w:r>
    </w:p>
    <w:p w14:paraId="6ABBBED2" w14:textId="77777777" w:rsidR="00291F6F" w:rsidRPr="00DC555B" w:rsidRDefault="00291F6F" w:rsidP="00DC555B">
      <w:pPr>
        <w:spacing w:line="360" w:lineRule="auto"/>
        <w:ind w:firstLineChars="1600" w:firstLine="3840"/>
        <w:rPr>
          <w:rFonts w:ascii="Times New Roman" w:hAnsi="Times New Roman" w:cs="Times New Roman"/>
          <w:szCs w:val="24"/>
        </w:rPr>
      </w:pPr>
      <w:r w:rsidRPr="00DC555B">
        <w:rPr>
          <w:rFonts w:ascii="Times New Roman" w:hAnsi="Times New Roman" w:cs="Times New Roman"/>
          <w:szCs w:val="24"/>
        </w:rPr>
        <w:lastRenderedPageBreak/>
        <w:t>ABSTRACT</w:t>
      </w:r>
    </w:p>
    <w:p w14:paraId="6ABBBED3" w14:textId="77777777" w:rsidR="000B5D99" w:rsidRPr="00DC555B" w:rsidRDefault="000B5D99" w:rsidP="00DC555B">
      <w:pPr>
        <w:spacing w:line="360" w:lineRule="auto"/>
        <w:ind w:firstLineChars="300" w:firstLine="720"/>
        <w:rPr>
          <w:rFonts w:ascii="Times New Roman" w:hAnsi="Times New Roman" w:cs="Times New Roman"/>
          <w:szCs w:val="24"/>
        </w:rPr>
      </w:pPr>
      <w:r w:rsidRPr="00DC555B">
        <w:rPr>
          <w:rFonts w:ascii="Times New Roman" w:hAnsi="Times New Roman" w:cs="Times New Roman"/>
          <w:szCs w:val="24"/>
        </w:rPr>
        <w:t>Generally, the reliability analysis of life test is for ordinary products. These products can observe the actual failure data through the test. But because the real life of disposable products can</w:t>
      </w:r>
      <w:del w:id="6" w:author="Miao Cai" w:date="2019-04-19T09:30:00Z">
        <w:r w:rsidRPr="00DC555B" w:rsidDel="002525DD">
          <w:rPr>
            <w:rFonts w:ascii="Times New Roman" w:hAnsi="Times New Roman" w:cs="Times New Roman"/>
            <w:szCs w:val="24"/>
          </w:rPr>
          <w:delText xml:space="preserve"> </w:delText>
        </w:r>
      </w:del>
      <w:r w:rsidRPr="00DC555B">
        <w:rPr>
          <w:rFonts w:ascii="Times New Roman" w:hAnsi="Times New Roman" w:cs="Times New Roman"/>
          <w:szCs w:val="24"/>
        </w:rPr>
        <w:t>not be observed through the test, the information of product life characteristics is lost very much, so the reliability analysis test of ordinary products can</w:t>
      </w:r>
      <w:del w:id="7" w:author="Miao Cai" w:date="2019-04-19T09:30:00Z">
        <w:r w:rsidRPr="00DC555B" w:rsidDel="002525DD">
          <w:rPr>
            <w:rFonts w:ascii="Times New Roman" w:hAnsi="Times New Roman" w:cs="Times New Roman"/>
            <w:szCs w:val="24"/>
          </w:rPr>
          <w:delText xml:space="preserve"> </w:delText>
        </w:r>
      </w:del>
      <w:r w:rsidRPr="00DC555B">
        <w:rPr>
          <w:rFonts w:ascii="Times New Roman" w:hAnsi="Times New Roman" w:cs="Times New Roman"/>
          <w:szCs w:val="24"/>
        </w:rPr>
        <w:t xml:space="preserve">not be used in disposable products. However, in practice, many life-saving products are disposable goods, such as parachutes, airbags, etc. Therefore, </w:t>
      </w:r>
      <w:r w:rsidR="00391E76">
        <w:rPr>
          <w:rFonts w:ascii="Times New Roman" w:hAnsi="Times New Roman" w:cs="Times New Roman" w:hint="eastAsia"/>
          <w:szCs w:val="24"/>
        </w:rPr>
        <w:t xml:space="preserve">it </w:t>
      </w:r>
      <w:r w:rsidRPr="00DC555B">
        <w:rPr>
          <w:rFonts w:ascii="Times New Roman" w:hAnsi="Times New Roman" w:cs="Times New Roman"/>
          <w:szCs w:val="24"/>
        </w:rPr>
        <w:t>can more effectively protect life</w:t>
      </w:r>
      <w:del w:id="8" w:author="Miao Cai" w:date="2019-04-19T09:30:00Z">
        <w:r w:rsidR="00391E76" w:rsidDel="002525DD">
          <w:rPr>
            <w:rFonts w:ascii="Times New Roman" w:hAnsi="Times New Roman" w:cs="Times New Roman" w:hint="eastAsia"/>
            <w:szCs w:val="24"/>
          </w:rPr>
          <w:delText xml:space="preserve"> </w:delText>
        </w:r>
      </w:del>
      <w:r w:rsidR="00391E76">
        <w:rPr>
          <w:rFonts w:ascii="Times New Roman" w:hAnsi="Times New Roman" w:cs="Times New Roman" w:hint="eastAsia"/>
          <w:szCs w:val="24"/>
        </w:rPr>
        <w:t>, if we can</w:t>
      </w:r>
      <w:r w:rsidR="00391E76" w:rsidRPr="00391E76">
        <w:rPr>
          <w:rFonts w:ascii="Times New Roman" w:hAnsi="Times New Roman" w:cs="Times New Roman"/>
          <w:szCs w:val="24"/>
        </w:rPr>
        <w:t xml:space="preserve"> </w:t>
      </w:r>
      <w:r w:rsidR="00391E76">
        <w:rPr>
          <w:rFonts w:ascii="Times New Roman" w:hAnsi="Times New Roman" w:cs="Times New Roman"/>
          <w:szCs w:val="24"/>
        </w:rPr>
        <w:t>accurate estimat</w:t>
      </w:r>
      <w:r w:rsidR="00391E76">
        <w:rPr>
          <w:rFonts w:ascii="Times New Roman" w:hAnsi="Times New Roman" w:cs="Times New Roman" w:hint="eastAsia"/>
          <w:szCs w:val="24"/>
        </w:rPr>
        <w:t>e</w:t>
      </w:r>
      <w:r w:rsidR="00391E76">
        <w:rPr>
          <w:rFonts w:ascii="Times New Roman" w:hAnsi="Times New Roman" w:cs="Times New Roman"/>
          <w:szCs w:val="24"/>
        </w:rPr>
        <w:t xml:space="preserve"> their reliability</w:t>
      </w:r>
      <w:r w:rsidR="00391E76">
        <w:rPr>
          <w:rFonts w:ascii="Times New Roman" w:hAnsi="Times New Roman" w:cs="Times New Roman" w:hint="eastAsia"/>
          <w:szCs w:val="24"/>
        </w:rPr>
        <w:t xml:space="preserve"> and </w:t>
      </w:r>
      <w:r w:rsidR="00391E76">
        <w:rPr>
          <w:rFonts w:ascii="Times New Roman" w:hAnsi="Times New Roman" w:cs="Times New Roman"/>
          <w:szCs w:val="24"/>
        </w:rPr>
        <w:t>improve the quality of products</w:t>
      </w:r>
      <w:r w:rsidR="00391E76">
        <w:rPr>
          <w:rFonts w:ascii="Times New Roman" w:hAnsi="Times New Roman" w:cs="Times New Roman" w:hint="eastAsia"/>
          <w:szCs w:val="24"/>
        </w:rPr>
        <w:t>.</w:t>
      </w:r>
      <w:r w:rsidRPr="00DC555B">
        <w:rPr>
          <w:rFonts w:ascii="Times New Roman" w:hAnsi="Times New Roman" w:cs="Times New Roman"/>
          <w:szCs w:val="24"/>
        </w:rPr>
        <w:t xml:space="preserve"> But the life of general products is very long, so accelerated life test can be used to reduce the life of products. In this paper, a simple step stress life test is adopted. The main work of this paper is to make statistical analysis of the next product of competitive risk model under step stress life test. The competition failure time is assumed to be a simple exponential distribution. The parameters are linked with the accelerated stress level by accelerated equation in accelerated life test. For the case that the life data of one-time products are deleted left and right, the advantage of EM algorithm to obtain maximum likelihood estimation for incomplete data is used to effectively apply it to the reliability score of next-time products with competition risk. Analysis. At the same time, we can use Bayesian method to estimate the parameters based on the characteristics of the parameters. At the same time, we can use Hamiltonian Monte Carlo (HMC) method to approximate the posterior distribution of the parameters for the four parameters of the model. In addition, two estimation methods are simulated to illustrate the validity of these two methods in parameter estimation of next-time risk-competing product model.</w:t>
      </w:r>
    </w:p>
    <w:p w14:paraId="6ABBBED4" w14:textId="77777777" w:rsidR="000B5D99" w:rsidRPr="00DC555B" w:rsidRDefault="000B5D99" w:rsidP="00DC555B">
      <w:pPr>
        <w:spacing w:line="360" w:lineRule="auto"/>
        <w:rPr>
          <w:rFonts w:ascii="Times New Roman" w:hAnsi="Times New Roman" w:cs="Times New Roman"/>
          <w:szCs w:val="24"/>
        </w:rPr>
      </w:pPr>
    </w:p>
    <w:p w14:paraId="6ABBBED5" w14:textId="77777777" w:rsidR="000B5D99" w:rsidRPr="00DC555B" w:rsidRDefault="000B5D99" w:rsidP="00DC555B">
      <w:pPr>
        <w:spacing w:line="360" w:lineRule="auto"/>
        <w:rPr>
          <w:rFonts w:ascii="Times New Roman" w:hAnsi="Times New Roman" w:cs="Times New Roman"/>
          <w:szCs w:val="24"/>
        </w:rPr>
      </w:pPr>
      <w:r w:rsidRPr="00DC555B">
        <w:rPr>
          <w:rFonts w:ascii="Times New Roman" w:hAnsi="Times New Roman" w:cs="Times New Roman"/>
          <w:szCs w:val="24"/>
        </w:rPr>
        <w:t xml:space="preserve">Key words: disposable product, competitive risk, reliability, step-by-step test, EM </w:t>
      </w:r>
    </w:p>
    <w:p w14:paraId="6ABBBED6" w14:textId="77777777" w:rsidR="000D6A2A" w:rsidRPr="00DC555B" w:rsidRDefault="000B5D99" w:rsidP="00DC555B">
      <w:pPr>
        <w:spacing w:line="360" w:lineRule="auto"/>
        <w:rPr>
          <w:rFonts w:ascii="Times New Roman" w:hAnsi="Times New Roman" w:cs="Times New Roman"/>
          <w:szCs w:val="24"/>
        </w:rPr>
      </w:pPr>
      <w:r w:rsidRPr="00DC555B">
        <w:rPr>
          <w:rFonts w:ascii="Times New Roman" w:hAnsi="Times New Roman" w:cs="Times New Roman"/>
          <w:szCs w:val="24"/>
        </w:rPr>
        <w:t>algorithm, Bayesian</w:t>
      </w:r>
    </w:p>
    <w:p w14:paraId="6ABBBED7" w14:textId="77777777" w:rsidR="00517A9E" w:rsidRPr="00DC555B" w:rsidRDefault="00871516" w:rsidP="00DC555B">
      <w:pPr>
        <w:spacing w:line="360" w:lineRule="auto"/>
        <w:rPr>
          <w:szCs w:val="24"/>
        </w:rPr>
      </w:pPr>
      <w:r w:rsidRPr="00DC555B">
        <w:rPr>
          <w:szCs w:val="24"/>
        </w:rPr>
        <w:br w:type="page"/>
      </w:r>
    </w:p>
    <w:sdt>
      <w:sdtPr>
        <w:rPr>
          <w:rFonts w:asciiTheme="minorHAnsi" w:eastAsiaTheme="minorEastAsia" w:hAnsiTheme="minorHAnsi" w:cstheme="minorBidi"/>
          <w:b w:val="0"/>
          <w:bCs w:val="0"/>
          <w:color w:val="auto"/>
          <w:kern w:val="2"/>
          <w:sz w:val="24"/>
          <w:szCs w:val="24"/>
          <w:lang w:val="zh-CN"/>
        </w:rPr>
        <w:id w:val="-505055469"/>
        <w:docPartObj>
          <w:docPartGallery w:val="Table of Contents"/>
          <w:docPartUnique/>
        </w:docPartObj>
      </w:sdtPr>
      <w:sdtContent>
        <w:p w14:paraId="6ABBBED8" w14:textId="77777777" w:rsidR="00517A9E" w:rsidRPr="00DC555B" w:rsidRDefault="00517A9E" w:rsidP="00DC555B">
          <w:pPr>
            <w:pStyle w:val="TOCHeading"/>
            <w:spacing w:line="360" w:lineRule="auto"/>
            <w:jc w:val="center"/>
            <w:rPr>
              <w:rFonts w:ascii="SimHei" w:eastAsia="SimHei" w:hAnsi="SimHei"/>
              <w:sz w:val="36"/>
              <w:szCs w:val="24"/>
            </w:rPr>
          </w:pPr>
          <w:r w:rsidRPr="00DC555B">
            <w:rPr>
              <w:rFonts w:ascii="SimHei" w:eastAsia="SimHei" w:hAnsi="SimHei"/>
              <w:sz w:val="36"/>
              <w:szCs w:val="24"/>
              <w:lang w:val="zh-CN"/>
            </w:rPr>
            <w:t>目录</w:t>
          </w:r>
        </w:p>
        <w:p w14:paraId="6ABBBED9" w14:textId="77777777" w:rsidR="00074091" w:rsidRDefault="00517A9E" w:rsidP="00074091">
          <w:pPr>
            <w:pStyle w:val="TOC1"/>
            <w:tabs>
              <w:tab w:val="right" w:leader="dot" w:pos="8296"/>
            </w:tabs>
            <w:spacing w:line="360" w:lineRule="auto"/>
            <w:rPr>
              <w:noProof/>
              <w:sz w:val="21"/>
            </w:rPr>
          </w:pPr>
          <w:r w:rsidRPr="0092278D">
            <w:rPr>
              <w:rFonts w:asciiTheme="minorEastAsia" w:hAnsiTheme="minorEastAsia"/>
              <w:szCs w:val="24"/>
            </w:rPr>
            <w:fldChar w:fldCharType="begin"/>
          </w:r>
          <w:r w:rsidRPr="0092278D">
            <w:rPr>
              <w:rFonts w:asciiTheme="minorEastAsia" w:hAnsiTheme="minorEastAsia"/>
              <w:szCs w:val="24"/>
            </w:rPr>
            <w:instrText xml:space="preserve"> TOC \o "1-3" \h \z \u </w:instrText>
          </w:r>
          <w:r w:rsidRPr="0092278D">
            <w:rPr>
              <w:rFonts w:asciiTheme="minorEastAsia" w:hAnsiTheme="minorEastAsia"/>
              <w:szCs w:val="24"/>
            </w:rPr>
            <w:fldChar w:fldCharType="separate"/>
          </w:r>
          <w:hyperlink w:anchor="_Toc5829572" w:history="1">
            <w:r w:rsidR="00074091" w:rsidRPr="007579EF">
              <w:rPr>
                <w:rStyle w:val="Hyperlink"/>
                <w:rFonts w:hint="eastAsia"/>
                <w:noProof/>
              </w:rPr>
              <w:t>第一章</w:t>
            </w:r>
            <w:r w:rsidR="00074091" w:rsidRPr="007579EF">
              <w:rPr>
                <w:rStyle w:val="Hyperlink"/>
                <w:noProof/>
              </w:rPr>
              <w:t xml:space="preserve">  </w:t>
            </w:r>
            <w:r w:rsidR="00074091" w:rsidRPr="007579EF">
              <w:rPr>
                <w:rStyle w:val="Hyperlink"/>
                <w:rFonts w:hint="eastAsia"/>
                <w:noProof/>
              </w:rPr>
              <w:t>引言</w:t>
            </w:r>
            <w:r w:rsidR="00074091">
              <w:rPr>
                <w:noProof/>
                <w:webHidden/>
              </w:rPr>
              <w:tab/>
            </w:r>
            <w:r w:rsidR="00074091">
              <w:rPr>
                <w:noProof/>
                <w:webHidden/>
              </w:rPr>
              <w:fldChar w:fldCharType="begin"/>
            </w:r>
            <w:r w:rsidR="00074091">
              <w:rPr>
                <w:noProof/>
                <w:webHidden/>
              </w:rPr>
              <w:instrText xml:space="preserve"> PAGEREF _Toc5829572 \h </w:instrText>
            </w:r>
            <w:r w:rsidR="00074091">
              <w:rPr>
                <w:noProof/>
                <w:webHidden/>
              </w:rPr>
            </w:r>
            <w:r w:rsidR="00074091">
              <w:rPr>
                <w:noProof/>
                <w:webHidden/>
              </w:rPr>
              <w:fldChar w:fldCharType="separate"/>
            </w:r>
            <w:r w:rsidR="00925CD8">
              <w:rPr>
                <w:noProof/>
                <w:webHidden/>
              </w:rPr>
              <w:t>1</w:t>
            </w:r>
            <w:r w:rsidR="00074091">
              <w:rPr>
                <w:noProof/>
                <w:webHidden/>
              </w:rPr>
              <w:fldChar w:fldCharType="end"/>
            </w:r>
          </w:hyperlink>
        </w:p>
        <w:p w14:paraId="6ABBBEDA" w14:textId="77777777" w:rsidR="00074091" w:rsidRDefault="002525DD" w:rsidP="00074091">
          <w:pPr>
            <w:pStyle w:val="TOC2"/>
            <w:tabs>
              <w:tab w:val="right" w:leader="dot" w:pos="8296"/>
            </w:tabs>
            <w:spacing w:line="360" w:lineRule="auto"/>
            <w:ind w:left="480"/>
            <w:rPr>
              <w:noProof/>
              <w:sz w:val="21"/>
            </w:rPr>
          </w:pPr>
          <w:hyperlink w:anchor="_Toc5829573" w:history="1">
            <w:r w:rsidR="00074091" w:rsidRPr="007579EF">
              <w:rPr>
                <w:rStyle w:val="Hyperlink"/>
                <w:rFonts w:hint="eastAsia"/>
                <w:noProof/>
              </w:rPr>
              <w:t>第一节</w:t>
            </w:r>
            <w:r w:rsidR="00074091" w:rsidRPr="007579EF">
              <w:rPr>
                <w:rStyle w:val="Hyperlink"/>
                <w:noProof/>
              </w:rPr>
              <w:t xml:space="preserve">  </w:t>
            </w:r>
            <w:r w:rsidR="00074091" w:rsidRPr="007579EF">
              <w:rPr>
                <w:rStyle w:val="Hyperlink"/>
                <w:rFonts w:hint="eastAsia"/>
                <w:noProof/>
              </w:rPr>
              <w:t>研究背景</w:t>
            </w:r>
            <w:r w:rsidR="00074091">
              <w:rPr>
                <w:noProof/>
                <w:webHidden/>
              </w:rPr>
              <w:tab/>
            </w:r>
            <w:r w:rsidR="00074091">
              <w:rPr>
                <w:noProof/>
                <w:webHidden/>
              </w:rPr>
              <w:fldChar w:fldCharType="begin"/>
            </w:r>
            <w:r w:rsidR="00074091">
              <w:rPr>
                <w:noProof/>
                <w:webHidden/>
              </w:rPr>
              <w:instrText xml:space="preserve"> PAGEREF _Toc5829573 \h </w:instrText>
            </w:r>
            <w:r w:rsidR="00074091">
              <w:rPr>
                <w:noProof/>
                <w:webHidden/>
              </w:rPr>
            </w:r>
            <w:r w:rsidR="00074091">
              <w:rPr>
                <w:noProof/>
                <w:webHidden/>
              </w:rPr>
              <w:fldChar w:fldCharType="separate"/>
            </w:r>
            <w:r w:rsidR="00925CD8">
              <w:rPr>
                <w:noProof/>
                <w:webHidden/>
              </w:rPr>
              <w:t>1</w:t>
            </w:r>
            <w:r w:rsidR="00074091">
              <w:rPr>
                <w:noProof/>
                <w:webHidden/>
              </w:rPr>
              <w:fldChar w:fldCharType="end"/>
            </w:r>
          </w:hyperlink>
        </w:p>
        <w:p w14:paraId="6ABBBEDB" w14:textId="77777777" w:rsidR="00074091" w:rsidRDefault="002525DD" w:rsidP="00074091">
          <w:pPr>
            <w:pStyle w:val="TOC2"/>
            <w:tabs>
              <w:tab w:val="right" w:leader="dot" w:pos="8296"/>
            </w:tabs>
            <w:spacing w:line="360" w:lineRule="auto"/>
            <w:ind w:left="480"/>
            <w:rPr>
              <w:noProof/>
              <w:sz w:val="21"/>
            </w:rPr>
          </w:pPr>
          <w:hyperlink w:anchor="_Toc5829574" w:history="1">
            <w:r w:rsidR="00074091" w:rsidRPr="007579EF">
              <w:rPr>
                <w:rStyle w:val="Hyperlink"/>
                <w:rFonts w:hint="eastAsia"/>
                <w:noProof/>
              </w:rPr>
              <w:t>第二节</w:t>
            </w:r>
            <w:r w:rsidR="00074091" w:rsidRPr="007579EF">
              <w:rPr>
                <w:rStyle w:val="Hyperlink"/>
                <w:noProof/>
              </w:rPr>
              <w:t xml:space="preserve">  </w:t>
            </w:r>
            <w:r w:rsidR="00074091" w:rsidRPr="007579EF">
              <w:rPr>
                <w:rStyle w:val="Hyperlink"/>
                <w:rFonts w:hint="eastAsia"/>
                <w:noProof/>
              </w:rPr>
              <w:t>国内外研究现状</w:t>
            </w:r>
            <w:r w:rsidR="00074091">
              <w:rPr>
                <w:noProof/>
                <w:webHidden/>
              </w:rPr>
              <w:tab/>
            </w:r>
            <w:r w:rsidR="00074091">
              <w:rPr>
                <w:noProof/>
                <w:webHidden/>
              </w:rPr>
              <w:fldChar w:fldCharType="begin"/>
            </w:r>
            <w:r w:rsidR="00074091">
              <w:rPr>
                <w:noProof/>
                <w:webHidden/>
              </w:rPr>
              <w:instrText xml:space="preserve"> PAGEREF _Toc5829574 \h </w:instrText>
            </w:r>
            <w:r w:rsidR="00074091">
              <w:rPr>
                <w:noProof/>
                <w:webHidden/>
              </w:rPr>
            </w:r>
            <w:r w:rsidR="00074091">
              <w:rPr>
                <w:noProof/>
                <w:webHidden/>
              </w:rPr>
              <w:fldChar w:fldCharType="separate"/>
            </w:r>
            <w:r w:rsidR="00925CD8">
              <w:rPr>
                <w:noProof/>
                <w:webHidden/>
              </w:rPr>
              <w:t>2</w:t>
            </w:r>
            <w:r w:rsidR="00074091">
              <w:rPr>
                <w:noProof/>
                <w:webHidden/>
              </w:rPr>
              <w:fldChar w:fldCharType="end"/>
            </w:r>
          </w:hyperlink>
        </w:p>
        <w:p w14:paraId="6ABBBEDC" w14:textId="77777777" w:rsidR="00074091" w:rsidRDefault="002525DD" w:rsidP="00074091">
          <w:pPr>
            <w:pStyle w:val="TOC2"/>
            <w:tabs>
              <w:tab w:val="right" w:leader="dot" w:pos="8296"/>
            </w:tabs>
            <w:spacing w:line="360" w:lineRule="auto"/>
            <w:ind w:left="480"/>
            <w:rPr>
              <w:noProof/>
              <w:sz w:val="21"/>
            </w:rPr>
          </w:pPr>
          <w:hyperlink w:anchor="_Toc5829575" w:history="1">
            <w:r w:rsidR="00074091" w:rsidRPr="007579EF">
              <w:rPr>
                <w:rStyle w:val="Hyperlink"/>
                <w:rFonts w:hint="eastAsia"/>
                <w:noProof/>
              </w:rPr>
              <w:t>第三节</w:t>
            </w:r>
            <w:r w:rsidR="00074091" w:rsidRPr="007579EF">
              <w:rPr>
                <w:rStyle w:val="Hyperlink"/>
                <w:noProof/>
              </w:rPr>
              <w:t xml:space="preserve">  </w:t>
            </w:r>
            <w:r w:rsidR="00074091" w:rsidRPr="007579EF">
              <w:rPr>
                <w:rStyle w:val="Hyperlink"/>
                <w:rFonts w:hint="eastAsia"/>
                <w:noProof/>
              </w:rPr>
              <w:t>本文主要内容</w:t>
            </w:r>
            <w:r w:rsidR="00074091">
              <w:rPr>
                <w:noProof/>
                <w:webHidden/>
              </w:rPr>
              <w:tab/>
            </w:r>
            <w:r w:rsidR="00074091">
              <w:rPr>
                <w:noProof/>
                <w:webHidden/>
              </w:rPr>
              <w:fldChar w:fldCharType="begin"/>
            </w:r>
            <w:r w:rsidR="00074091">
              <w:rPr>
                <w:noProof/>
                <w:webHidden/>
              </w:rPr>
              <w:instrText xml:space="preserve"> PAGEREF _Toc5829575 \h </w:instrText>
            </w:r>
            <w:r w:rsidR="00074091">
              <w:rPr>
                <w:noProof/>
                <w:webHidden/>
              </w:rPr>
            </w:r>
            <w:r w:rsidR="00074091">
              <w:rPr>
                <w:noProof/>
                <w:webHidden/>
              </w:rPr>
              <w:fldChar w:fldCharType="separate"/>
            </w:r>
            <w:r w:rsidR="00925CD8">
              <w:rPr>
                <w:noProof/>
                <w:webHidden/>
              </w:rPr>
              <w:t>4</w:t>
            </w:r>
            <w:r w:rsidR="00074091">
              <w:rPr>
                <w:noProof/>
                <w:webHidden/>
              </w:rPr>
              <w:fldChar w:fldCharType="end"/>
            </w:r>
          </w:hyperlink>
        </w:p>
        <w:p w14:paraId="6ABBBEDD" w14:textId="77777777" w:rsidR="00074091" w:rsidRDefault="002525DD" w:rsidP="00074091">
          <w:pPr>
            <w:pStyle w:val="TOC1"/>
            <w:tabs>
              <w:tab w:val="right" w:leader="dot" w:pos="8296"/>
            </w:tabs>
            <w:spacing w:line="360" w:lineRule="auto"/>
            <w:rPr>
              <w:noProof/>
              <w:sz w:val="21"/>
            </w:rPr>
          </w:pPr>
          <w:hyperlink w:anchor="_Toc5829576" w:history="1">
            <w:r w:rsidR="00074091" w:rsidRPr="007579EF">
              <w:rPr>
                <w:rStyle w:val="Hyperlink"/>
                <w:rFonts w:hint="eastAsia"/>
                <w:noProof/>
              </w:rPr>
              <w:t>第二章</w:t>
            </w:r>
            <w:r w:rsidR="00074091" w:rsidRPr="007579EF">
              <w:rPr>
                <w:rStyle w:val="Hyperlink"/>
                <w:noProof/>
              </w:rPr>
              <w:t xml:space="preserve"> </w:t>
            </w:r>
            <w:r w:rsidR="00074091" w:rsidRPr="007579EF">
              <w:rPr>
                <w:rStyle w:val="Hyperlink"/>
                <w:rFonts w:hint="eastAsia"/>
                <w:noProof/>
              </w:rPr>
              <w:t>基本理论</w:t>
            </w:r>
            <w:r w:rsidR="00074091">
              <w:rPr>
                <w:noProof/>
                <w:webHidden/>
              </w:rPr>
              <w:tab/>
            </w:r>
            <w:r w:rsidR="00074091">
              <w:rPr>
                <w:noProof/>
                <w:webHidden/>
              </w:rPr>
              <w:fldChar w:fldCharType="begin"/>
            </w:r>
            <w:r w:rsidR="00074091">
              <w:rPr>
                <w:noProof/>
                <w:webHidden/>
              </w:rPr>
              <w:instrText xml:space="preserve"> PAGEREF _Toc5829576 \h </w:instrText>
            </w:r>
            <w:r w:rsidR="00074091">
              <w:rPr>
                <w:noProof/>
                <w:webHidden/>
              </w:rPr>
            </w:r>
            <w:r w:rsidR="00074091">
              <w:rPr>
                <w:noProof/>
                <w:webHidden/>
              </w:rPr>
              <w:fldChar w:fldCharType="separate"/>
            </w:r>
            <w:r w:rsidR="00925CD8">
              <w:rPr>
                <w:noProof/>
                <w:webHidden/>
              </w:rPr>
              <w:t>5</w:t>
            </w:r>
            <w:r w:rsidR="00074091">
              <w:rPr>
                <w:noProof/>
                <w:webHidden/>
              </w:rPr>
              <w:fldChar w:fldCharType="end"/>
            </w:r>
          </w:hyperlink>
        </w:p>
        <w:p w14:paraId="6ABBBEDE" w14:textId="77777777" w:rsidR="00074091" w:rsidRDefault="002525DD" w:rsidP="00074091">
          <w:pPr>
            <w:pStyle w:val="TOC2"/>
            <w:tabs>
              <w:tab w:val="right" w:leader="dot" w:pos="8296"/>
            </w:tabs>
            <w:spacing w:line="360" w:lineRule="auto"/>
            <w:ind w:left="480"/>
            <w:rPr>
              <w:noProof/>
              <w:sz w:val="21"/>
            </w:rPr>
          </w:pPr>
          <w:hyperlink w:anchor="_Toc5829577" w:history="1">
            <w:r w:rsidR="00074091" w:rsidRPr="007579EF">
              <w:rPr>
                <w:rStyle w:val="Hyperlink"/>
                <w:rFonts w:hint="eastAsia"/>
                <w:noProof/>
              </w:rPr>
              <w:t>第一节</w:t>
            </w:r>
            <w:r w:rsidR="00074091" w:rsidRPr="007579EF">
              <w:rPr>
                <w:rStyle w:val="Hyperlink"/>
                <w:noProof/>
              </w:rPr>
              <w:t xml:space="preserve">  </w:t>
            </w:r>
            <w:r w:rsidR="00074091" w:rsidRPr="007579EF">
              <w:rPr>
                <w:rStyle w:val="Hyperlink"/>
                <w:rFonts w:hint="eastAsia"/>
                <w:noProof/>
              </w:rPr>
              <w:t>加速寿命试验的相关理论</w:t>
            </w:r>
            <w:r w:rsidR="00074091">
              <w:rPr>
                <w:noProof/>
                <w:webHidden/>
              </w:rPr>
              <w:tab/>
            </w:r>
            <w:r w:rsidR="00074091">
              <w:rPr>
                <w:noProof/>
                <w:webHidden/>
              </w:rPr>
              <w:fldChar w:fldCharType="begin"/>
            </w:r>
            <w:r w:rsidR="00074091">
              <w:rPr>
                <w:noProof/>
                <w:webHidden/>
              </w:rPr>
              <w:instrText xml:space="preserve"> PAGEREF _Toc5829577 \h </w:instrText>
            </w:r>
            <w:r w:rsidR="00074091">
              <w:rPr>
                <w:noProof/>
                <w:webHidden/>
              </w:rPr>
            </w:r>
            <w:r w:rsidR="00074091">
              <w:rPr>
                <w:noProof/>
                <w:webHidden/>
              </w:rPr>
              <w:fldChar w:fldCharType="separate"/>
            </w:r>
            <w:r w:rsidR="00925CD8">
              <w:rPr>
                <w:noProof/>
                <w:webHidden/>
              </w:rPr>
              <w:t>5</w:t>
            </w:r>
            <w:r w:rsidR="00074091">
              <w:rPr>
                <w:noProof/>
                <w:webHidden/>
              </w:rPr>
              <w:fldChar w:fldCharType="end"/>
            </w:r>
          </w:hyperlink>
        </w:p>
        <w:p w14:paraId="6ABBBEDF" w14:textId="77777777" w:rsidR="00074091" w:rsidRDefault="002525DD" w:rsidP="00074091">
          <w:pPr>
            <w:pStyle w:val="TOC2"/>
            <w:tabs>
              <w:tab w:val="right" w:leader="dot" w:pos="8296"/>
            </w:tabs>
            <w:spacing w:line="360" w:lineRule="auto"/>
            <w:ind w:left="480"/>
            <w:rPr>
              <w:noProof/>
              <w:sz w:val="21"/>
            </w:rPr>
          </w:pPr>
          <w:hyperlink w:anchor="_Toc5829578" w:history="1">
            <w:r w:rsidR="00074091" w:rsidRPr="007579EF">
              <w:rPr>
                <w:rStyle w:val="Hyperlink"/>
                <w:rFonts w:hint="eastAsia"/>
                <w:noProof/>
              </w:rPr>
              <w:t>第二节</w:t>
            </w:r>
            <w:r w:rsidR="00074091" w:rsidRPr="007579EF">
              <w:rPr>
                <w:rStyle w:val="Hyperlink"/>
                <w:noProof/>
              </w:rPr>
              <w:t xml:space="preserve">  EM </w:t>
            </w:r>
            <w:r w:rsidR="00074091" w:rsidRPr="007579EF">
              <w:rPr>
                <w:rStyle w:val="Hyperlink"/>
                <w:rFonts w:hint="eastAsia"/>
                <w:noProof/>
              </w:rPr>
              <w:t>算法简介</w:t>
            </w:r>
            <w:r w:rsidR="00074091">
              <w:rPr>
                <w:noProof/>
                <w:webHidden/>
              </w:rPr>
              <w:tab/>
            </w:r>
            <w:r w:rsidR="00074091">
              <w:rPr>
                <w:noProof/>
                <w:webHidden/>
              </w:rPr>
              <w:fldChar w:fldCharType="begin"/>
            </w:r>
            <w:r w:rsidR="00074091">
              <w:rPr>
                <w:noProof/>
                <w:webHidden/>
              </w:rPr>
              <w:instrText xml:space="preserve"> PAGEREF _Toc5829578 \h </w:instrText>
            </w:r>
            <w:r w:rsidR="00074091">
              <w:rPr>
                <w:noProof/>
                <w:webHidden/>
              </w:rPr>
            </w:r>
            <w:r w:rsidR="00074091">
              <w:rPr>
                <w:noProof/>
                <w:webHidden/>
              </w:rPr>
              <w:fldChar w:fldCharType="separate"/>
            </w:r>
            <w:r w:rsidR="00925CD8">
              <w:rPr>
                <w:noProof/>
                <w:webHidden/>
              </w:rPr>
              <w:t>14</w:t>
            </w:r>
            <w:r w:rsidR="00074091">
              <w:rPr>
                <w:noProof/>
                <w:webHidden/>
              </w:rPr>
              <w:fldChar w:fldCharType="end"/>
            </w:r>
          </w:hyperlink>
        </w:p>
        <w:p w14:paraId="6ABBBEE0" w14:textId="77777777" w:rsidR="00074091" w:rsidRDefault="002525DD" w:rsidP="00074091">
          <w:pPr>
            <w:pStyle w:val="TOC2"/>
            <w:tabs>
              <w:tab w:val="right" w:leader="dot" w:pos="8296"/>
            </w:tabs>
            <w:spacing w:line="360" w:lineRule="auto"/>
            <w:ind w:left="480"/>
            <w:rPr>
              <w:noProof/>
              <w:sz w:val="21"/>
            </w:rPr>
          </w:pPr>
          <w:hyperlink w:anchor="_Toc5829579" w:history="1">
            <w:r w:rsidR="00074091" w:rsidRPr="007579EF">
              <w:rPr>
                <w:rStyle w:val="Hyperlink"/>
                <w:rFonts w:hint="eastAsia"/>
                <w:noProof/>
              </w:rPr>
              <w:t>第三节</w:t>
            </w:r>
            <w:r w:rsidR="00074091" w:rsidRPr="007579EF">
              <w:rPr>
                <w:rStyle w:val="Hyperlink"/>
                <w:noProof/>
              </w:rPr>
              <w:t xml:space="preserve">  </w:t>
            </w:r>
            <w:r w:rsidR="00074091" w:rsidRPr="007579EF">
              <w:rPr>
                <w:rStyle w:val="Hyperlink"/>
                <w:rFonts w:hint="eastAsia"/>
                <w:noProof/>
              </w:rPr>
              <w:t>贝叶斯估计简</w:t>
            </w:r>
            <w:r w:rsidR="00074091" w:rsidRPr="007579EF">
              <w:rPr>
                <w:rStyle w:val="Hyperlink"/>
                <w:rFonts w:hint="eastAsia"/>
                <w:noProof/>
              </w:rPr>
              <w:t>介</w:t>
            </w:r>
            <w:r w:rsidR="00074091">
              <w:rPr>
                <w:noProof/>
                <w:webHidden/>
              </w:rPr>
              <w:tab/>
            </w:r>
            <w:r w:rsidR="00074091">
              <w:rPr>
                <w:noProof/>
                <w:webHidden/>
              </w:rPr>
              <w:fldChar w:fldCharType="begin"/>
            </w:r>
            <w:r w:rsidR="00074091">
              <w:rPr>
                <w:noProof/>
                <w:webHidden/>
              </w:rPr>
              <w:instrText xml:space="preserve"> PAGEREF _Toc5829579 \h </w:instrText>
            </w:r>
            <w:r w:rsidR="00074091">
              <w:rPr>
                <w:noProof/>
                <w:webHidden/>
              </w:rPr>
            </w:r>
            <w:r w:rsidR="00074091">
              <w:rPr>
                <w:noProof/>
                <w:webHidden/>
              </w:rPr>
              <w:fldChar w:fldCharType="separate"/>
            </w:r>
            <w:r w:rsidR="00925CD8">
              <w:rPr>
                <w:noProof/>
                <w:webHidden/>
              </w:rPr>
              <w:t>16</w:t>
            </w:r>
            <w:r w:rsidR="00074091">
              <w:rPr>
                <w:noProof/>
                <w:webHidden/>
              </w:rPr>
              <w:fldChar w:fldCharType="end"/>
            </w:r>
          </w:hyperlink>
        </w:p>
        <w:p w14:paraId="6ABBBEE1" w14:textId="77777777" w:rsidR="00074091" w:rsidRDefault="002525DD" w:rsidP="00074091">
          <w:pPr>
            <w:pStyle w:val="TOC2"/>
            <w:tabs>
              <w:tab w:val="right" w:leader="dot" w:pos="8296"/>
            </w:tabs>
            <w:spacing w:line="360" w:lineRule="auto"/>
            <w:ind w:left="480"/>
            <w:rPr>
              <w:noProof/>
              <w:sz w:val="21"/>
            </w:rPr>
          </w:pPr>
          <w:hyperlink w:anchor="_Toc5829580" w:history="1">
            <w:r w:rsidR="00074091" w:rsidRPr="007579EF">
              <w:rPr>
                <w:rStyle w:val="Hyperlink"/>
                <w:rFonts w:hint="eastAsia"/>
                <w:noProof/>
              </w:rPr>
              <w:t>第四节</w:t>
            </w:r>
            <w:r w:rsidR="00074091" w:rsidRPr="007579EF">
              <w:rPr>
                <w:rStyle w:val="Hyperlink"/>
                <w:noProof/>
              </w:rPr>
              <w:t xml:space="preserve">  </w:t>
            </w:r>
            <w:r w:rsidR="00074091" w:rsidRPr="007579EF">
              <w:rPr>
                <w:rStyle w:val="Hyperlink"/>
                <w:rFonts w:hint="eastAsia"/>
                <w:noProof/>
              </w:rPr>
              <w:t>竞争风险</w:t>
            </w:r>
            <w:r w:rsidR="00074091">
              <w:rPr>
                <w:noProof/>
                <w:webHidden/>
              </w:rPr>
              <w:tab/>
            </w:r>
            <w:r w:rsidR="00074091">
              <w:rPr>
                <w:noProof/>
                <w:webHidden/>
              </w:rPr>
              <w:fldChar w:fldCharType="begin"/>
            </w:r>
            <w:r w:rsidR="00074091">
              <w:rPr>
                <w:noProof/>
                <w:webHidden/>
              </w:rPr>
              <w:instrText xml:space="preserve"> PAGEREF _Toc5829580 \h </w:instrText>
            </w:r>
            <w:r w:rsidR="00074091">
              <w:rPr>
                <w:noProof/>
                <w:webHidden/>
              </w:rPr>
            </w:r>
            <w:r w:rsidR="00074091">
              <w:rPr>
                <w:noProof/>
                <w:webHidden/>
              </w:rPr>
              <w:fldChar w:fldCharType="separate"/>
            </w:r>
            <w:r w:rsidR="00925CD8">
              <w:rPr>
                <w:noProof/>
                <w:webHidden/>
              </w:rPr>
              <w:t>18</w:t>
            </w:r>
            <w:r w:rsidR="00074091">
              <w:rPr>
                <w:noProof/>
                <w:webHidden/>
              </w:rPr>
              <w:fldChar w:fldCharType="end"/>
            </w:r>
          </w:hyperlink>
        </w:p>
        <w:p w14:paraId="6ABBBEE2" w14:textId="77777777" w:rsidR="00074091" w:rsidRDefault="002525DD" w:rsidP="00074091">
          <w:pPr>
            <w:pStyle w:val="TOC1"/>
            <w:tabs>
              <w:tab w:val="right" w:leader="dot" w:pos="8296"/>
            </w:tabs>
            <w:spacing w:line="360" w:lineRule="auto"/>
            <w:rPr>
              <w:noProof/>
              <w:sz w:val="21"/>
            </w:rPr>
          </w:pPr>
          <w:hyperlink w:anchor="_Toc5829581" w:history="1">
            <w:r w:rsidR="00074091" w:rsidRPr="007579EF">
              <w:rPr>
                <w:rStyle w:val="Hyperlink"/>
                <w:rFonts w:hint="eastAsia"/>
                <w:noProof/>
              </w:rPr>
              <w:t>第三章</w:t>
            </w:r>
            <w:r w:rsidR="00074091" w:rsidRPr="007579EF">
              <w:rPr>
                <w:rStyle w:val="Hyperlink"/>
                <w:noProof/>
              </w:rPr>
              <w:t xml:space="preserve">  </w:t>
            </w:r>
            <w:r w:rsidR="00074091" w:rsidRPr="007579EF">
              <w:rPr>
                <w:rStyle w:val="Hyperlink"/>
                <w:rFonts w:hint="eastAsia"/>
                <w:noProof/>
              </w:rPr>
              <w:t>一次性产品竞争风险下的统计分析——基于</w:t>
            </w:r>
            <w:r w:rsidR="00074091" w:rsidRPr="007579EF">
              <w:rPr>
                <w:rStyle w:val="Hyperlink"/>
                <w:noProof/>
              </w:rPr>
              <w:t>EM</w:t>
            </w:r>
            <w:r w:rsidR="00074091" w:rsidRPr="007579EF">
              <w:rPr>
                <w:rStyle w:val="Hyperlink"/>
                <w:rFonts w:hint="eastAsia"/>
                <w:noProof/>
              </w:rPr>
              <w:t>算法</w:t>
            </w:r>
            <w:r w:rsidR="00074091">
              <w:rPr>
                <w:noProof/>
                <w:webHidden/>
              </w:rPr>
              <w:tab/>
            </w:r>
            <w:r w:rsidR="00074091">
              <w:rPr>
                <w:noProof/>
                <w:webHidden/>
              </w:rPr>
              <w:fldChar w:fldCharType="begin"/>
            </w:r>
            <w:r w:rsidR="00074091">
              <w:rPr>
                <w:noProof/>
                <w:webHidden/>
              </w:rPr>
              <w:instrText xml:space="preserve"> PAGEREF _Toc5829581 \h </w:instrText>
            </w:r>
            <w:r w:rsidR="00074091">
              <w:rPr>
                <w:noProof/>
                <w:webHidden/>
              </w:rPr>
            </w:r>
            <w:r w:rsidR="00074091">
              <w:rPr>
                <w:noProof/>
                <w:webHidden/>
              </w:rPr>
              <w:fldChar w:fldCharType="separate"/>
            </w:r>
            <w:r w:rsidR="00925CD8">
              <w:rPr>
                <w:noProof/>
                <w:webHidden/>
              </w:rPr>
              <w:t>20</w:t>
            </w:r>
            <w:r w:rsidR="00074091">
              <w:rPr>
                <w:noProof/>
                <w:webHidden/>
              </w:rPr>
              <w:fldChar w:fldCharType="end"/>
            </w:r>
          </w:hyperlink>
        </w:p>
        <w:p w14:paraId="6ABBBEE3" w14:textId="77777777" w:rsidR="00074091" w:rsidRDefault="002525DD" w:rsidP="00074091">
          <w:pPr>
            <w:pStyle w:val="TOC2"/>
            <w:tabs>
              <w:tab w:val="right" w:leader="dot" w:pos="8296"/>
            </w:tabs>
            <w:spacing w:line="360" w:lineRule="auto"/>
            <w:ind w:left="480"/>
            <w:rPr>
              <w:noProof/>
              <w:sz w:val="21"/>
            </w:rPr>
          </w:pPr>
          <w:hyperlink w:anchor="_Toc5829582" w:history="1">
            <w:r w:rsidR="00074091" w:rsidRPr="007579EF">
              <w:rPr>
                <w:rStyle w:val="Hyperlink"/>
                <w:rFonts w:hint="eastAsia"/>
                <w:noProof/>
              </w:rPr>
              <w:t>第一节</w:t>
            </w:r>
            <w:r w:rsidR="00074091" w:rsidRPr="007579EF">
              <w:rPr>
                <w:rStyle w:val="Hyperlink"/>
                <w:noProof/>
              </w:rPr>
              <w:t xml:space="preserve">  </w:t>
            </w:r>
            <w:r w:rsidR="00074091" w:rsidRPr="007579EF">
              <w:rPr>
                <w:rStyle w:val="Hyperlink"/>
                <w:rFonts w:hint="eastAsia"/>
                <w:noProof/>
              </w:rPr>
              <w:t>模型阐述与基本假定</w:t>
            </w:r>
            <w:r w:rsidR="00074091">
              <w:rPr>
                <w:noProof/>
                <w:webHidden/>
              </w:rPr>
              <w:tab/>
            </w:r>
            <w:r w:rsidR="00074091">
              <w:rPr>
                <w:noProof/>
                <w:webHidden/>
              </w:rPr>
              <w:fldChar w:fldCharType="begin"/>
            </w:r>
            <w:r w:rsidR="00074091">
              <w:rPr>
                <w:noProof/>
                <w:webHidden/>
              </w:rPr>
              <w:instrText xml:space="preserve"> PAGEREF _Toc5829582 \h </w:instrText>
            </w:r>
            <w:r w:rsidR="00074091">
              <w:rPr>
                <w:noProof/>
                <w:webHidden/>
              </w:rPr>
            </w:r>
            <w:r w:rsidR="00074091">
              <w:rPr>
                <w:noProof/>
                <w:webHidden/>
              </w:rPr>
              <w:fldChar w:fldCharType="separate"/>
            </w:r>
            <w:r w:rsidR="00925CD8">
              <w:rPr>
                <w:noProof/>
                <w:webHidden/>
              </w:rPr>
              <w:t>20</w:t>
            </w:r>
            <w:r w:rsidR="00074091">
              <w:rPr>
                <w:noProof/>
                <w:webHidden/>
              </w:rPr>
              <w:fldChar w:fldCharType="end"/>
            </w:r>
          </w:hyperlink>
        </w:p>
        <w:p w14:paraId="6ABBBEE4" w14:textId="77777777" w:rsidR="00074091" w:rsidRDefault="002525DD" w:rsidP="00074091">
          <w:pPr>
            <w:pStyle w:val="TOC2"/>
            <w:tabs>
              <w:tab w:val="right" w:leader="dot" w:pos="8296"/>
            </w:tabs>
            <w:spacing w:line="360" w:lineRule="auto"/>
            <w:ind w:left="480"/>
            <w:rPr>
              <w:noProof/>
              <w:sz w:val="21"/>
            </w:rPr>
          </w:pPr>
          <w:hyperlink w:anchor="_Toc5829583" w:history="1">
            <w:r w:rsidR="00074091" w:rsidRPr="007579EF">
              <w:rPr>
                <w:rStyle w:val="Hyperlink"/>
                <w:rFonts w:hint="eastAsia"/>
                <w:noProof/>
              </w:rPr>
              <w:t>第二节</w:t>
            </w:r>
            <w:r w:rsidR="00074091" w:rsidRPr="007579EF">
              <w:rPr>
                <w:rStyle w:val="Hyperlink"/>
                <w:noProof/>
              </w:rPr>
              <w:t xml:space="preserve">  EM </w:t>
            </w:r>
            <w:r w:rsidR="00074091" w:rsidRPr="007579EF">
              <w:rPr>
                <w:rStyle w:val="Hyperlink"/>
                <w:rFonts w:hint="eastAsia"/>
                <w:noProof/>
              </w:rPr>
              <w:t>算法的应用</w:t>
            </w:r>
            <w:r w:rsidR="00074091">
              <w:rPr>
                <w:noProof/>
                <w:webHidden/>
              </w:rPr>
              <w:tab/>
            </w:r>
            <w:r w:rsidR="00074091">
              <w:rPr>
                <w:noProof/>
                <w:webHidden/>
              </w:rPr>
              <w:fldChar w:fldCharType="begin"/>
            </w:r>
            <w:r w:rsidR="00074091">
              <w:rPr>
                <w:noProof/>
                <w:webHidden/>
              </w:rPr>
              <w:instrText xml:space="preserve"> PAGEREF _Toc5829583 \h </w:instrText>
            </w:r>
            <w:r w:rsidR="00074091">
              <w:rPr>
                <w:noProof/>
                <w:webHidden/>
              </w:rPr>
            </w:r>
            <w:r w:rsidR="00074091">
              <w:rPr>
                <w:noProof/>
                <w:webHidden/>
              </w:rPr>
              <w:fldChar w:fldCharType="separate"/>
            </w:r>
            <w:r w:rsidR="00925CD8">
              <w:rPr>
                <w:noProof/>
                <w:webHidden/>
              </w:rPr>
              <w:t>23</w:t>
            </w:r>
            <w:r w:rsidR="00074091">
              <w:rPr>
                <w:noProof/>
                <w:webHidden/>
              </w:rPr>
              <w:fldChar w:fldCharType="end"/>
            </w:r>
          </w:hyperlink>
        </w:p>
        <w:p w14:paraId="6ABBBEE5" w14:textId="77777777" w:rsidR="00074091" w:rsidRDefault="002525DD" w:rsidP="00074091">
          <w:pPr>
            <w:pStyle w:val="TOC1"/>
            <w:tabs>
              <w:tab w:val="right" w:leader="dot" w:pos="8296"/>
            </w:tabs>
            <w:spacing w:line="360" w:lineRule="auto"/>
            <w:rPr>
              <w:noProof/>
              <w:sz w:val="21"/>
            </w:rPr>
          </w:pPr>
          <w:hyperlink w:anchor="_Toc5829584" w:history="1">
            <w:r w:rsidR="00074091" w:rsidRPr="007579EF">
              <w:rPr>
                <w:rStyle w:val="Hyperlink"/>
                <w:rFonts w:hint="eastAsia"/>
                <w:noProof/>
              </w:rPr>
              <w:t>第四章</w:t>
            </w:r>
            <w:r w:rsidR="00074091" w:rsidRPr="007579EF">
              <w:rPr>
                <w:rStyle w:val="Hyperlink"/>
                <w:noProof/>
              </w:rPr>
              <w:t xml:space="preserve">  </w:t>
            </w:r>
            <w:r w:rsidR="00074091" w:rsidRPr="007579EF">
              <w:rPr>
                <w:rStyle w:val="Hyperlink"/>
                <w:rFonts w:hint="eastAsia"/>
                <w:noProof/>
              </w:rPr>
              <w:t>一次性产品竞争风险下的统计分析——基于贝叶斯估计</w:t>
            </w:r>
            <w:r w:rsidR="00074091">
              <w:rPr>
                <w:noProof/>
                <w:webHidden/>
              </w:rPr>
              <w:tab/>
            </w:r>
            <w:r w:rsidR="00074091">
              <w:rPr>
                <w:noProof/>
                <w:webHidden/>
              </w:rPr>
              <w:fldChar w:fldCharType="begin"/>
            </w:r>
            <w:r w:rsidR="00074091">
              <w:rPr>
                <w:noProof/>
                <w:webHidden/>
              </w:rPr>
              <w:instrText xml:space="preserve"> PAGEREF _Toc5829584 \h </w:instrText>
            </w:r>
            <w:r w:rsidR="00074091">
              <w:rPr>
                <w:noProof/>
                <w:webHidden/>
              </w:rPr>
            </w:r>
            <w:r w:rsidR="00074091">
              <w:rPr>
                <w:noProof/>
                <w:webHidden/>
              </w:rPr>
              <w:fldChar w:fldCharType="separate"/>
            </w:r>
            <w:r w:rsidR="00925CD8">
              <w:rPr>
                <w:noProof/>
                <w:webHidden/>
              </w:rPr>
              <w:t>33</w:t>
            </w:r>
            <w:r w:rsidR="00074091">
              <w:rPr>
                <w:noProof/>
                <w:webHidden/>
              </w:rPr>
              <w:fldChar w:fldCharType="end"/>
            </w:r>
          </w:hyperlink>
        </w:p>
        <w:p w14:paraId="6ABBBEE6" w14:textId="77777777" w:rsidR="00074091" w:rsidRDefault="002525DD" w:rsidP="00074091">
          <w:pPr>
            <w:pStyle w:val="TOC2"/>
            <w:tabs>
              <w:tab w:val="right" w:leader="dot" w:pos="8296"/>
            </w:tabs>
            <w:spacing w:line="360" w:lineRule="auto"/>
            <w:ind w:left="480"/>
            <w:rPr>
              <w:noProof/>
              <w:sz w:val="21"/>
            </w:rPr>
          </w:pPr>
          <w:hyperlink w:anchor="_Toc5829585" w:history="1">
            <w:r w:rsidR="00074091" w:rsidRPr="007579EF">
              <w:rPr>
                <w:rStyle w:val="Hyperlink"/>
                <w:rFonts w:hint="eastAsia"/>
                <w:noProof/>
              </w:rPr>
              <w:t>第一节</w:t>
            </w:r>
            <w:r w:rsidR="00074091" w:rsidRPr="007579EF">
              <w:rPr>
                <w:rStyle w:val="Hyperlink"/>
                <w:noProof/>
              </w:rPr>
              <w:t xml:space="preserve">  </w:t>
            </w:r>
            <w:r w:rsidR="00074091" w:rsidRPr="007579EF">
              <w:rPr>
                <w:rStyle w:val="Hyperlink"/>
                <w:rFonts w:hint="eastAsia"/>
                <w:noProof/>
              </w:rPr>
              <w:t>贝叶斯估计</w:t>
            </w:r>
            <w:r w:rsidR="00074091">
              <w:rPr>
                <w:noProof/>
                <w:webHidden/>
              </w:rPr>
              <w:tab/>
            </w:r>
            <w:r w:rsidR="00074091">
              <w:rPr>
                <w:noProof/>
                <w:webHidden/>
              </w:rPr>
              <w:fldChar w:fldCharType="begin"/>
            </w:r>
            <w:r w:rsidR="00074091">
              <w:rPr>
                <w:noProof/>
                <w:webHidden/>
              </w:rPr>
              <w:instrText xml:space="preserve"> PAGEREF _Toc5829585 \h </w:instrText>
            </w:r>
            <w:r w:rsidR="00074091">
              <w:rPr>
                <w:noProof/>
                <w:webHidden/>
              </w:rPr>
            </w:r>
            <w:r w:rsidR="00074091">
              <w:rPr>
                <w:noProof/>
                <w:webHidden/>
              </w:rPr>
              <w:fldChar w:fldCharType="separate"/>
            </w:r>
            <w:r w:rsidR="00925CD8">
              <w:rPr>
                <w:noProof/>
                <w:webHidden/>
              </w:rPr>
              <w:t>33</w:t>
            </w:r>
            <w:r w:rsidR="00074091">
              <w:rPr>
                <w:noProof/>
                <w:webHidden/>
              </w:rPr>
              <w:fldChar w:fldCharType="end"/>
            </w:r>
          </w:hyperlink>
        </w:p>
        <w:p w14:paraId="6ABBBEE7" w14:textId="77777777" w:rsidR="00074091" w:rsidRDefault="002525DD" w:rsidP="00074091">
          <w:pPr>
            <w:pStyle w:val="TOC2"/>
            <w:tabs>
              <w:tab w:val="right" w:leader="dot" w:pos="8296"/>
            </w:tabs>
            <w:spacing w:line="360" w:lineRule="auto"/>
            <w:ind w:left="480"/>
            <w:rPr>
              <w:noProof/>
              <w:sz w:val="21"/>
            </w:rPr>
          </w:pPr>
          <w:hyperlink w:anchor="_Toc5829586" w:history="1">
            <w:r w:rsidR="00074091" w:rsidRPr="007579EF">
              <w:rPr>
                <w:rStyle w:val="Hyperlink"/>
                <w:rFonts w:hint="eastAsia"/>
                <w:noProof/>
              </w:rPr>
              <w:t>第二节</w:t>
            </w:r>
            <w:r w:rsidR="00074091" w:rsidRPr="007579EF">
              <w:rPr>
                <w:rStyle w:val="Hyperlink"/>
                <w:noProof/>
              </w:rPr>
              <w:t xml:space="preserve">  </w:t>
            </w:r>
            <w:r w:rsidR="00074091" w:rsidRPr="007579EF">
              <w:rPr>
                <w:rStyle w:val="Hyperlink"/>
                <w:rFonts w:hint="eastAsia"/>
                <w:noProof/>
              </w:rPr>
              <w:t>模拟研究</w:t>
            </w:r>
            <w:r w:rsidR="00074091">
              <w:rPr>
                <w:noProof/>
                <w:webHidden/>
              </w:rPr>
              <w:tab/>
            </w:r>
            <w:r w:rsidR="00074091">
              <w:rPr>
                <w:noProof/>
                <w:webHidden/>
              </w:rPr>
              <w:fldChar w:fldCharType="begin"/>
            </w:r>
            <w:r w:rsidR="00074091">
              <w:rPr>
                <w:noProof/>
                <w:webHidden/>
              </w:rPr>
              <w:instrText xml:space="preserve"> PAGEREF _Toc5829586 \h </w:instrText>
            </w:r>
            <w:r w:rsidR="00074091">
              <w:rPr>
                <w:noProof/>
                <w:webHidden/>
              </w:rPr>
            </w:r>
            <w:r w:rsidR="00074091">
              <w:rPr>
                <w:noProof/>
                <w:webHidden/>
              </w:rPr>
              <w:fldChar w:fldCharType="separate"/>
            </w:r>
            <w:r w:rsidR="00925CD8">
              <w:rPr>
                <w:noProof/>
                <w:webHidden/>
              </w:rPr>
              <w:t>35</w:t>
            </w:r>
            <w:r w:rsidR="00074091">
              <w:rPr>
                <w:noProof/>
                <w:webHidden/>
              </w:rPr>
              <w:fldChar w:fldCharType="end"/>
            </w:r>
          </w:hyperlink>
        </w:p>
        <w:p w14:paraId="6ABBBEE8" w14:textId="77777777" w:rsidR="00074091" w:rsidRDefault="002525DD" w:rsidP="00074091">
          <w:pPr>
            <w:pStyle w:val="TOC1"/>
            <w:tabs>
              <w:tab w:val="right" w:leader="dot" w:pos="8296"/>
            </w:tabs>
            <w:spacing w:line="360" w:lineRule="auto"/>
            <w:rPr>
              <w:noProof/>
              <w:sz w:val="21"/>
            </w:rPr>
          </w:pPr>
          <w:hyperlink w:anchor="_Toc5829587" w:history="1">
            <w:r w:rsidR="00074091" w:rsidRPr="007579EF">
              <w:rPr>
                <w:rStyle w:val="Hyperlink"/>
                <w:rFonts w:hint="eastAsia"/>
                <w:noProof/>
              </w:rPr>
              <w:t>第五章</w:t>
            </w:r>
            <w:r w:rsidR="00074091" w:rsidRPr="007579EF">
              <w:rPr>
                <w:rStyle w:val="Hyperlink"/>
                <w:noProof/>
              </w:rPr>
              <w:t xml:space="preserve">   </w:t>
            </w:r>
            <w:r w:rsidR="00074091" w:rsidRPr="007579EF">
              <w:rPr>
                <w:rStyle w:val="Hyperlink"/>
                <w:rFonts w:hint="eastAsia"/>
                <w:noProof/>
              </w:rPr>
              <w:t>总结与展望</w:t>
            </w:r>
            <w:r w:rsidR="00074091">
              <w:rPr>
                <w:noProof/>
                <w:webHidden/>
              </w:rPr>
              <w:tab/>
            </w:r>
            <w:r w:rsidR="00074091">
              <w:rPr>
                <w:noProof/>
                <w:webHidden/>
              </w:rPr>
              <w:fldChar w:fldCharType="begin"/>
            </w:r>
            <w:r w:rsidR="00074091">
              <w:rPr>
                <w:noProof/>
                <w:webHidden/>
              </w:rPr>
              <w:instrText xml:space="preserve"> PAGEREF _Toc5829587 \h </w:instrText>
            </w:r>
            <w:r w:rsidR="00074091">
              <w:rPr>
                <w:noProof/>
                <w:webHidden/>
              </w:rPr>
            </w:r>
            <w:r w:rsidR="00074091">
              <w:rPr>
                <w:noProof/>
                <w:webHidden/>
              </w:rPr>
              <w:fldChar w:fldCharType="separate"/>
            </w:r>
            <w:r w:rsidR="00925CD8">
              <w:rPr>
                <w:noProof/>
                <w:webHidden/>
              </w:rPr>
              <w:t>42</w:t>
            </w:r>
            <w:r w:rsidR="00074091">
              <w:rPr>
                <w:noProof/>
                <w:webHidden/>
              </w:rPr>
              <w:fldChar w:fldCharType="end"/>
            </w:r>
          </w:hyperlink>
        </w:p>
        <w:p w14:paraId="6ABBBEE9" w14:textId="77777777" w:rsidR="00074091" w:rsidRDefault="002525DD" w:rsidP="00074091">
          <w:pPr>
            <w:pStyle w:val="TOC1"/>
            <w:tabs>
              <w:tab w:val="right" w:leader="dot" w:pos="8296"/>
            </w:tabs>
            <w:spacing w:line="360" w:lineRule="auto"/>
            <w:rPr>
              <w:noProof/>
              <w:sz w:val="21"/>
            </w:rPr>
          </w:pPr>
          <w:hyperlink w:anchor="_Toc5829588" w:history="1">
            <w:r w:rsidR="00074091" w:rsidRPr="007579EF">
              <w:rPr>
                <w:rStyle w:val="Hyperlink"/>
                <w:rFonts w:hint="eastAsia"/>
                <w:noProof/>
              </w:rPr>
              <w:t>参考文献</w:t>
            </w:r>
            <w:r w:rsidR="00074091">
              <w:rPr>
                <w:noProof/>
                <w:webHidden/>
              </w:rPr>
              <w:tab/>
            </w:r>
            <w:r w:rsidR="00074091">
              <w:rPr>
                <w:noProof/>
                <w:webHidden/>
              </w:rPr>
              <w:fldChar w:fldCharType="begin"/>
            </w:r>
            <w:r w:rsidR="00074091">
              <w:rPr>
                <w:noProof/>
                <w:webHidden/>
              </w:rPr>
              <w:instrText xml:space="preserve"> PAGEREF _Toc5829588 \h </w:instrText>
            </w:r>
            <w:r w:rsidR="00074091">
              <w:rPr>
                <w:noProof/>
                <w:webHidden/>
              </w:rPr>
            </w:r>
            <w:r w:rsidR="00074091">
              <w:rPr>
                <w:noProof/>
                <w:webHidden/>
              </w:rPr>
              <w:fldChar w:fldCharType="separate"/>
            </w:r>
            <w:r w:rsidR="00925CD8">
              <w:rPr>
                <w:noProof/>
                <w:webHidden/>
              </w:rPr>
              <w:t>43</w:t>
            </w:r>
            <w:r w:rsidR="00074091">
              <w:rPr>
                <w:noProof/>
                <w:webHidden/>
              </w:rPr>
              <w:fldChar w:fldCharType="end"/>
            </w:r>
          </w:hyperlink>
        </w:p>
        <w:p w14:paraId="6ABBBEEA" w14:textId="77777777" w:rsidR="00517A9E" w:rsidRPr="00DC555B" w:rsidRDefault="00517A9E" w:rsidP="00074091">
          <w:pPr>
            <w:spacing w:line="360" w:lineRule="auto"/>
            <w:rPr>
              <w:szCs w:val="24"/>
            </w:rPr>
          </w:pPr>
          <w:r w:rsidRPr="0092278D">
            <w:rPr>
              <w:rFonts w:asciiTheme="minorEastAsia" w:hAnsiTheme="minorEastAsia"/>
              <w:b/>
              <w:bCs/>
              <w:szCs w:val="24"/>
              <w:lang w:val="zh-CN"/>
            </w:rPr>
            <w:fldChar w:fldCharType="end"/>
          </w:r>
        </w:p>
      </w:sdtContent>
    </w:sdt>
    <w:p w14:paraId="6ABBBEEB" w14:textId="77777777" w:rsidR="0092278D" w:rsidRDefault="00517A9E" w:rsidP="00DC555B">
      <w:pPr>
        <w:spacing w:line="360" w:lineRule="auto"/>
        <w:rPr>
          <w:szCs w:val="24"/>
        </w:rPr>
        <w:sectPr w:rsidR="0092278D" w:rsidSect="0092278D">
          <w:footerReference w:type="default" r:id="rId8"/>
          <w:pgSz w:w="11906" w:h="16838"/>
          <w:pgMar w:top="1440" w:right="1800" w:bottom="1440" w:left="1800" w:header="851" w:footer="992" w:gutter="0"/>
          <w:pgNumType w:fmt="upperRoman" w:start="1"/>
          <w:cols w:space="425"/>
          <w:docGrid w:type="lines" w:linePitch="312"/>
        </w:sectPr>
      </w:pPr>
      <w:r w:rsidRPr="00DC555B">
        <w:rPr>
          <w:szCs w:val="24"/>
        </w:rPr>
        <w:br w:type="page"/>
      </w:r>
    </w:p>
    <w:p w14:paraId="6ABBBEEC" w14:textId="77777777" w:rsidR="00381ABC" w:rsidRPr="00FF1B4C" w:rsidRDefault="00E84FBC" w:rsidP="00FF1B4C">
      <w:pPr>
        <w:pStyle w:val="Heading1"/>
      </w:pPr>
      <w:bookmarkStart w:id="9" w:name="_Toc5829572"/>
      <w:r w:rsidRPr="00FF1B4C">
        <w:rPr>
          <w:rFonts w:hint="eastAsia"/>
        </w:rPr>
        <w:t>第一章</w:t>
      </w:r>
      <w:r w:rsidRPr="00FF1B4C">
        <w:rPr>
          <w:rFonts w:hint="eastAsia"/>
        </w:rPr>
        <w:t xml:space="preserve">  </w:t>
      </w:r>
      <w:r w:rsidRPr="00FF1B4C">
        <w:rPr>
          <w:rFonts w:hint="eastAsia"/>
        </w:rPr>
        <w:t>引言</w:t>
      </w:r>
      <w:bookmarkEnd w:id="9"/>
    </w:p>
    <w:p w14:paraId="6ABBBEED" w14:textId="77777777" w:rsidR="00CE73CC" w:rsidRPr="00DC555B" w:rsidDel="00F41EF8" w:rsidRDefault="00517A9E" w:rsidP="00DC555B">
      <w:pPr>
        <w:pStyle w:val="Heading2"/>
        <w:ind w:firstLine="420"/>
        <w:rPr>
          <w:del w:id="10" w:author="Miao Cai" w:date="2019-04-19T10:02:00Z"/>
        </w:rPr>
      </w:pPr>
      <w:bookmarkStart w:id="11" w:name="_Toc5829573"/>
      <w:r w:rsidRPr="00DC555B">
        <w:rPr>
          <w:rFonts w:hint="eastAsia"/>
        </w:rPr>
        <w:t>第一节</w:t>
      </w:r>
      <w:r w:rsidRPr="00DC555B">
        <w:rPr>
          <w:rFonts w:hint="eastAsia"/>
        </w:rPr>
        <w:t xml:space="preserve">  </w:t>
      </w:r>
      <w:r w:rsidR="0023084C" w:rsidRPr="00DC555B">
        <w:rPr>
          <w:rFonts w:hint="eastAsia"/>
        </w:rPr>
        <w:t>研究背景</w:t>
      </w:r>
      <w:bookmarkEnd w:id="11"/>
    </w:p>
    <w:p w14:paraId="6ABBBEEE" w14:textId="77777777" w:rsidR="00517A9E" w:rsidRPr="00DC555B" w:rsidRDefault="00517A9E" w:rsidP="00F41EF8">
      <w:pPr>
        <w:pStyle w:val="Heading2"/>
        <w:ind w:firstLine="420"/>
        <w:pPrChange w:id="12" w:author="Miao Cai" w:date="2019-04-19T10:02:00Z">
          <w:pPr>
            <w:spacing w:line="360" w:lineRule="auto"/>
            <w:ind w:firstLineChars="200" w:firstLine="480"/>
          </w:pPr>
        </w:pPrChange>
      </w:pPr>
    </w:p>
    <w:p w14:paraId="6ABBBEEF" w14:textId="77777777" w:rsidR="00CE73CC" w:rsidRPr="00DC555B" w:rsidRDefault="001501EC" w:rsidP="00FF1B4C">
      <w:pPr>
        <w:spacing w:line="360" w:lineRule="auto"/>
        <w:ind w:firstLine="420"/>
        <w:rPr>
          <w:szCs w:val="24"/>
        </w:rPr>
      </w:pPr>
      <w:r w:rsidRPr="00DC555B">
        <w:rPr>
          <w:rFonts w:asciiTheme="minorEastAsia" w:hAnsiTheme="minorEastAsia" w:hint="eastAsia"/>
          <w:szCs w:val="24"/>
        </w:rPr>
        <w:t>一次性</w:t>
      </w:r>
      <w:r w:rsidR="008E71A9" w:rsidRPr="00DC555B">
        <w:rPr>
          <w:rFonts w:asciiTheme="minorEastAsia" w:hAnsiTheme="minorEastAsia" w:hint="eastAsia"/>
          <w:szCs w:val="24"/>
        </w:rPr>
        <w:t>用品</w:t>
      </w:r>
      <w:r w:rsidR="00CB7E96" w:rsidRPr="00DC555B">
        <w:rPr>
          <w:rFonts w:asciiTheme="minorEastAsia" w:hAnsiTheme="minorEastAsia" w:hint="eastAsia"/>
          <w:szCs w:val="24"/>
        </w:rPr>
        <w:t>，顾名思义就是只可以用一次的设备，</w:t>
      </w:r>
      <w:r w:rsidR="001C15BF" w:rsidRPr="00DC555B">
        <w:rPr>
          <w:rFonts w:asciiTheme="minorEastAsia" w:hAnsiTheme="minorEastAsia" w:hint="eastAsia"/>
          <w:szCs w:val="24"/>
        </w:rPr>
        <w:t>例如汽车安全气囊，降落伞</w:t>
      </w:r>
      <w:r w:rsidR="00FF1B4C">
        <w:rPr>
          <w:rFonts w:asciiTheme="minorEastAsia" w:hAnsiTheme="minorEastAsia" w:hint="eastAsia"/>
          <w:szCs w:val="24"/>
        </w:rPr>
        <w:t>，</w:t>
      </w:r>
      <w:r w:rsidR="001C15BF" w:rsidRPr="00DC555B">
        <w:rPr>
          <w:rFonts w:asciiTheme="minorEastAsia" w:hAnsiTheme="minorEastAsia" w:hint="eastAsia"/>
          <w:szCs w:val="24"/>
        </w:rPr>
        <w:t>灭火器等。由于一次性设备的特点是：使用前是没法得知它们是否能使用</w:t>
      </w:r>
      <w:r w:rsidR="001C15BF" w:rsidRPr="00DC555B">
        <w:rPr>
          <w:rFonts w:asciiTheme="minorEastAsia" w:hAnsiTheme="minorEastAsia"/>
          <w:szCs w:val="24"/>
        </w:rPr>
        <w:t>; 使用过后</w:t>
      </w:r>
      <w:r w:rsidR="001C15BF" w:rsidRPr="00DC555B">
        <w:rPr>
          <w:rFonts w:asciiTheme="minorEastAsia" w:hAnsiTheme="minorEastAsia" w:hint="eastAsia"/>
          <w:szCs w:val="24"/>
        </w:rPr>
        <w:t>不论完好与否</w:t>
      </w:r>
      <w:r w:rsidR="001C15BF" w:rsidRPr="00DC555B">
        <w:rPr>
          <w:rFonts w:asciiTheme="minorEastAsia" w:hAnsiTheme="minorEastAsia"/>
          <w:szCs w:val="24"/>
        </w:rPr>
        <w:t xml:space="preserve">, </w:t>
      </w:r>
      <w:r w:rsidR="001C15BF" w:rsidRPr="00DC555B">
        <w:rPr>
          <w:rFonts w:asciiTheme="minorEastAsia" w:hAnsiTheme="minorEastAsia" w:hint="eastAsia"/>
          <w:szCs w:val="24"/>
        </w:rPr>
        <w:t>那些东西无法再使用，因此这些一次性设备的真实寿命我们是很难观测到的。</w:t>
      </w:r>
      <w:r w:rsidR="00E717C6" w:rsidRPr="00DC555B">
        <w:rPr>
          <w:rFonts w:asciiTheme="minorEastAsia" w:hAnsiTheme="minorEastAsia" w:hint="eastAsia"/>
          <w:szCs w:val="24"/>
        </w:rPr>
        <w:t>通过试验来观测一次性设备的真实寿命是不可行的了，</w:t>
      </w:r>
      <w:r w:rsidR="001C15BF" w:rsidRPr="00DC555B">
        <w:rPr>
          <w:rFonts w:asciiTheme="minorEastAsia" w:hAnsiTheme="minorEastAsia" w:hint="eastAsia"/>
          <w:szCs w:val="24"/>
        </w:rPr>
        <w:t>因此</w:t>
      </w:r>
      <w:r w:rsidR="00E717C6" w:rsidRPr="00DC555B">
        <w:rPr>
          <w:rFonts w:asciiTheme="minorEastAsia" w:hAnsiTheme="minorEastAsia" w:hint="eastAsia"/>
          <w:szCs w:val="24"/>
        </w:rPr>
        <w:t>只能在指定的时间(检查时间)使用产品，然后就销毁产品，对于每种设备的检测结果，统计完好还是失效。</w:t>
      </w:r>
      <w:r w:rsidR="001C15BF" w:rsidRPr="00DC555B">
        <w:rPr>
          <w:rFonts w:asciiTheme="minorEastAsia" w:hAnsiTheme="minorEastAsia" w:hint="eastAsia"/>
          <w:szCs w:val="24"/>
        </w:rPr>
        <w:t>一般的</w:t>
      </w:r>
      <w:r w:rsidR="00CE73CC" w:rsidRPr="00DC555B">
        <w:rPr>
          <w:rFonts w:asciiTheme="minorEastAsia" w:hAnsiTheme="minorEastAsia" w:hint="eastAsia"/>
          <w:szCs w:val="24"/>
        </w:rPr>
        <w:t>通常有可能有多个组件导致故障。例如，灭火器中含有一个圆柱体、一个肺泡和化学物质;汽车安全气囊包括碰撞传感器、充气器和气囊</w:t>
      </w:r>
      <w:r w:rsidR="00E84FBC" w:rsidRPr="00DC555B">
        <w:rPr>
          <w:rFonts w:asciiTheme="minorEastAsia" w:hAnsiTheme="minorEastAsia" w:hint="eastAsia"/>
          <w:szCs w:val="24"/>
        </w:rPr>
        <w:t>。</w:t>
      </w:r>
      <w:r w:rsidRPr="00DC555B">
        <w:rPr>
          <w:rFonts w:asciiTheme="minorEastAsia" w:hAnsiTheme="minorEastAsia" w:hint="eastAsia"/>
          <w:szCs w:val="24"/>
        </w:rPr>
        <w:t>发生任何原因均会导致设备故障，这些导致失效的原因被称为竞争风险</w:t>
      </w:r>
      <w:r w:rsidR="00CB7E96" w:rsidRPr="00DC555B">
        <w:rPr>
          <w:rFonts w:asciiTheme="minorEastAsia" w:hAnsiTheme="minorEastAsia" w:hint="eastAsia"/>
          <w:szCs w:val="24"/>
        </w:rPr>
        <w:t>(competing risk)</w:t>
      </w:r>
      <w:r w:rsidR="00CE73CC" w:rsidRPr="00DC555B">
        <w:rPr>
          <w:rFonts w:asciiTheme="minorEastAsia" w:hAnsiTheme="minorEastAsia" w:hint="eastAsia"/>
          <w:szCs w:val="24"/>
        </w:rPr>
        <w:t>。</w:t>
      </w:r>
      <w:r w:rsidR="000235DE" w:rsidRPr="00DC555B">
        <w:rPr>
          <w:rFonts w:asciiTheme="minorEastAsia" w:hAnsiTheme="minorEastAsia" w:hint="eastAsia"/>
          <w:szCs w:val="24"/>
        </w:rPr>
        <w:t>对于在检测完发现失效的设备</w:t>
      </w:r>
      <w:r w:rsidR="00CE73CC" w:rsidRPr="00DC555B">
        <w:rPr>
          <w:rFonts w:asciiTheme="minorEastAsia" w:hAnsiTheme="minorEastAsia" w:hint="eastAsia"/>
          <w:szCs w:val="24"/>
        </w:rPr>
        <w:t>，我们通常会检查故障的原因。因此，在这种情况下，从一次性设备的生命测试中收集到的信息将包括</w:t>
      </w:r>
      <w:r w:rsidR="000235DE" w:rsidRPr="00DC555B">
        <w:rPr>
          <w:rFonts w:asciiTheme="minorEastAsia" w:hAnsiTheme="minorEastAsia" w:hint="eastAsia"/>
          <w:szCs w:val="24"/>
        </w:rPr>
        <w:t>检测时间，检测的状态和失效</w:t>
      </w:r>
      <w:r w:rsidR="00CE73CC" w:rsidRPr="00DC555B">
        <w:rPr>
          <w:rFonts w:asciiTheme="minorEastAsia" w:hAnsiTheme="minorEastAsia" w:hint="eastAsia"/>
          <w:szCs w:val="24"/>
        </w:rPr>
        <w:t>时的原因</w:t>
      </w:r>
      <w:r w:rsidR="00CE73CC" w:rsidRPr="00DC555B">
        <w:rPr>
          <w:rFonts w:hint="eastAsia"/>
          <w:szCs w:val="24"/>
        </w:rPr>
        <w:t>。</w:t>
      </w:r>
      <w:r w:rsidR="007C6FF9" w:rsidRPr="00DC555B">
        <w:rPr>
          <w:rFonts w:hint="eastAsia"/>
          <w:szCs w:val="24"/>
        </w:rPr>
        <w:t>利用这些信息可以对设备各竞争风险的发生时间</w:t>
      </w:r>
      <w:r w:rsidR="0080423E" w:rsidRPr="00DC555B">
        <w:rPr>
          <w:rFonts w:hint="eastAsia"/>
          <w:szCs w:val="24"/>
        </w:rPr>
        <w:t>分布进行参数估计。</w:t>
      </w:r>
      <w:r w:rsidR="00C911BF" w:rsidRPr="00DC555B">
        <w:rPr>
          <w:rFonts w:hint="eastAsia"/>
          <w:szCs w:val="24"/>
        </w:rPr>
        <w:t>制造商可以利用这一点信息，尽可能的改进他们的产品薄弱的部分，或者改进其性能。</w:t>
      </w:r>
    </w:p>
    <w:p w14:paraId="6ABBBEF0" w14:textId="77777777" w:rsidR="0080423E" w:rsidRPr="00DC555B" w:rsidRDefault="0080423E" w:rsidP="00DC555B">
      <w:pPr>
        <w:spacing w:line="360" w:lineRule="auto"/>
        <w:ind w:firstLineChars="200" w:firstLine="480"/>
        <w:rPr>
          <w:szCs w:val="24"/>
        </w:rPr>
      </w:pPr>
      <w:r w:rsidRPr="00DC555B">
        <w:rPr>
          <w:rFonts w:hint="eastAsia"/>
          <w:szCs w:val="24"/>
        </w:rPr>
        <w:t>然而一般的这些一次性设备都是具有高可靠性的，寿命时间很长，这样的产品如果在正常情况下进行试验，</w:t>
      </w:r>
      <w:r w:rsidR="007C7974" w:rsidRPr="00DC555B">
        <w:rPr>
          <w:rFonts w:hint="eastAsia"/>
          <w:szCs w:val="24"/>
        </w:rPr>
        <w:t>产品的失效时间会非常大，从而导致测试时间非常长，</w:t>
      </w:r>
      <w:r w:rsidR="007A72CF" w:rsidRPr="00DC555B">
        <w:rPr>
          <w:rFonts w:hint="eastAsia"/>
          <w:szCs w:val="24"/>
        </w:rPr>
        <w:t>做一次试验下来将会耗费大量的人力物力以及财力。</w:t>
      </w:r>
      <w:r w:rsidR="007C7974" w:rsidRPr="00DC555B">
        <w:rPr>
          <w:rFonts w:hint="eastAsia"/>
          <w:szCs w:val="24"/>
        </w:rPr>
        <w:t>因此可以</w:t>
      </w:r>
      <w:r w:rsidR="007A72CF" w:rsidRPr="00DC555B">
        <w:rPr>
          <w:rFonts w:hint="eastAsia"/>
          <w:szCs w:val="24"/>
        </w:rPr>
        <w:t>考虑</w:t>
      </w:r>
      <w:r w:rsidR="007C7974" w:rsidRPr="00DC555B">
        <w:rPr>
          <w:rFonts w:hint="eastAsia"/>
          <w:szCs w:val="24"/>
        </w:rPr>
        <w:t>利用加速寿命试验</w:t>
      </w:r>
      <w:r w:rsidR="007C7974" w:rsidRPr="00DC555B">
        <w:rPr>
          <w:rFonts w:hint="eastAsia"/>
          <w:szCs w:val="24"/>
        </w:rPr>
        <w:t>(Accelerated Life Test)</w:t>
      </w:r>
      <w:r w:rsidR="007C7974" w:rsidRPr="00DC555B">
        <w:rPr>
          <w:rFonts w:hint="eastAsia"/>
          <w:szCs w:val="24"/>
        </w:rPr>
        <w:t>，</w:t>
      </w:r>
      <w:r w:rsidR="003C7C44" w:rsidRPr="00DC555B">
        <w:rPr>
          <w:rFonts w:hint="eastAsia"/>
          <w:szCs w:val="24"/>
        </w:rPr>
        <w:t>增加不同的应力指标</w:t>
      </w:r>
      <w:r w:rsidR="007A72CF" w:rsidRPr="00DC555B">
        <w:rPr>
          <w:rFonts w:hint="eastAsia"/>
          <w:szCs w:val="24"/>
        </w:rPr>
        <w:t>（如温度，湿度，电压等）</w:t>
      </w:r>
      <w:r w:rsidR="007C7974" w:rsidRPr="00DC555B">
        <w:rPr>
          <w:rFonts w:hint="eastAsia"/>
          <w:szCs w:val="24"/>
        </w:rPr>
        <w:t>从而减低产品的寿命</w:t>
      </w:r>
      <w:r w:rsidR="003C7C44" w:rsidRPr="00DC555B">
        <w:rPr>
          <w:rFonts w:hint="eastAsia"/>
          <w:szCs w:val="24"/>
        </w:rPr>
        <w:t>这种试验方法对高可靠性、</w:t>
      </w:r>
      <w:r w:rsidR="007A72CF" w:rsidRPr="00DC555B">
        <w:rPr>
          <w:rFonts w:hint="eastAsia"/>
          <w:szCs w:val="24"/>
        </w:rPr>
        <w:t>长寿命的产品进行寿命试验。</w:t>
      </w:r>
      <w:r w:rsidR="00C51369" w:rsidRPr="00DC555B">
        <w:rPr>
          <w:rFonts w:hint="eastAsia"/>
          <w:szCs w:val="24"/>
        </w:rPr>
        <w:t>加速寿命试验</w:t>
      </w:r>
      <w:r w:rsidR="00BE391F" w:rsidRPr="00DC555B">
        <w:rPr>
          <w:rFonts w:hint="eastAsia"/>
          <w:szCs w:val="24"/>
        </w:rPr>
        <w:t>其</w:t>
      </w:r>
      <w:r w:rsidR="00296329" w:rsidRPr="00DC555B">
        <w:rPr>
          <w:rFonts w:hint="eastAsia"/>
          <w:szCs w:val="24"/>
        </w:rPr>
        <w:t>原理简单</w:t>
      </w:r>
      <w:r w:rsidR="00BE391F" w:rsidRPr="00DC555B">
        <w:rPr>
          <w:rFonts w:hint="eastAsia"/>
          <w:szCs w:val="24"/>
        </w:rPr>
        <w:t>来讲</w:t>
      </w:r>
      <w:r w:rsidR="003C7C44" w:rsidRPr="00DC555B">
        <w:rPr>
          <w:rFonts w:hint="eastAsia"/>
          <w:szCs w:val="24"/>
        </w:rPr>
        <w:t>就是当加大试验的压力时，产品的失效机理</w:t>
      </w:r>
      <w:r w:rsidR="00296329" w:rsidRPr="00DC555B">
        <w:rPr>
          <w:rFonts w:hint="eastAsia"/>
          <w:szCs w:val="24"/>
        </w:rPr>
        <w:t>是不变的</w:t>
      </w:r>
      <w:r w:rsidR="00BE391F" w:rsidRPr="00DC555B">
        <w:rPr>
          <w:rFonts w:hint="eastAsia"/>
          <w:szCs w:val="24"/>
        </w:rPr>
        <w:t>，这时加大试验压力可以缩短试验寿命周期，</w:t>
      </w:r>
      <w:r w:rsidR="00CD2700" w:rsidRPr="00DC555B">
        <w:rPr>
          <w:rFonts w:hint="eastAsia"/>
          <w:szCs w:val="24"/>
        </w:rPr>
        <w:t>在对高应力条件下的参数进行估计后，可以将高应力条件下的平均寿命时间、故障率等寿命特征外推到正常工况下</w:t>
      </w:r>
      <w:r w:rsidR="005850BE" w:rsidRPr="00DC555B">
        <w:rPr>
          <w:rFonts w:hint="eastAsia"/>
          <w:szCs w:val="24"/>
        </w:rPr>
        <w:t>。</w:t>
      </w:r>
      <w:r w:rsidR="00E244DE" w:rsidRPr="00DC555B">
        <w:rPr>
          <w:rFonts w:hint="eastAsia"/>
          <w:szCs w:val="24"/>
        </w:rPr>
        <w:t>加速寿命试验</w:t>
      </w:r>
      <w:r w:rsidR="00296329" w:rsidRPr="00DC555B">
        <w:rPr>
          <w:rFonts w:hint="eastAsia"/>
          <w:szCs w:val="24"/>
        </w:rPr>
        <w:t>与传统的寿命试验相比，有着效率高，</w:t>
      </w:r>
      <w:r w:rsidR="00CD2700" w:rsidRPr="00DC555B">
        <w:rPr>
          <w:rFonts w:hint="eastAsia"/>
          <w:szCs w:val="24"/>
        </w:rPr>
        <w:t>成本低的优点，</w:t>
      </w:r>
      <w:r w:rsidR="00062411" w:rsidRPr="00DC555B">
        <w:rPr>
          <w:rFonts w:hint="eastAsia"/>
          <w:szCs w:val="24"/>
        </w:rPr>
        <w:t>在长寿命</w:t>
      </w:r>
      <w:r w:rsidR="003C7C44" w:rsidRPr="00DC555B">
        <w:rPr>
          <w:rFonts w:hint="eastAsia"/>
          <w:szCs w:val="24"/>
        </w:rPr>
        <w:t>、</w:t>
      </w:r>
      <w:r w:rsidR="00062411" w:rsidRPr="00DC555B">
        <w:rPr>
          <w:rFonts w:hint="eastAsia"/>
          <w:szCs w:val="24"/>
        </w:rPr>
        <w:t>高可靠性产品的可靠性分析中有着广泛的应用。</w:t>
      </w:r>
      <w:r w:rsidR="007B6917" w:rsidRPr="00DC555B">
        <w:rPr>
          <w:rFonts w:hint="eastAsia"/>
          <w:szCs w:val="24"/>
        </w:rPr>
        <w:t>目前加速寿命试验技术的应用范围已经涉及</w:t>
      </w:r>
      <w:r w:rsidR="000D6A2A" w:rsidRPr="00DC555B">
        <w:rPr>
          <w:rFonts w:hint="eastAsia"/>
          <w:szCs w:val="24"/>
        </w:rPr>
        <w:t>很多</w:t>
      </w:r>
      <w:r w:rsidR="007B6917" w:rsidRPr="00DC555B">
        <w:rPr>
          <w:rFonts w:hint="eastAsia"/>
          <w:szCs w:val="24"/>
        </w:rPr>
        <w:t>领域。</w:t>
      </w:r>
    </w:p>
    <w:p w14:paraId="6ABBBEF1" w14:textId="77777777" w:rsidR="0023084C" w:rsidRPr="00DC555B" w:rsidRDefault="0023084C" w:rsidP="00DC555B">
      <w:pPr>
        <w:spacing w:line="360" w:lineRule="auto"/>
        <w:ind w:firstLineChars="200" w:firstLine="480"/>
        <w:rPr>
          <w:szCs w:val="24"/>
        </w:rPr>
      </w:pPr>
      <w:r w:rsidRPr="00DC555B">
        <w:rPr>
          <w:rFonts w:hint="eastAsia"/>
          <w:szCs w:val="24"/>
        </w:rPr>
        <w:t>本文</w:t>
      </w:r>
      <w:r w:rsidR="0073283D" w:rsidRPr="00DC555B">
        <w:rPr>
          <w:rFonts w:hint="eastAsia"/>
          <w:szCs w:val="24"/>
        </w:rPr>
        <w:t>采用加速寿命试验中的简单步进应力试验方法，</w:t>
      </w:r>
      <w:r w:rsidRPr="00DC555B">
        <w:rPr>
          <w:rFonts w:hint="eastAsia"/>
          <w:szCs w:val="24"/>
        </w:rPr>
        <w:t>利用</w:t>
      </w:r>
      <w:r w:rsidR="00B60DFF" w:rsidRPr="00DC555B">
        <w:rPr>
          <w:rFonts w:hint="eastAsia"/>
          <w:szCs w:val="24"/>
        </w:rPr>
        <w:t>加速模型将寿命特征与应力水平联系起来，然后此时</w:t>
      </w:r>
      <w:r w:rsidR="00B60DFF" w:rsidRPr="00DC555B">
        <w:rPr>
          <w:rFonts w:asciiTheme="minorEastAsia" w:hAnsiTheme="minorEastAsia" w:hint="eastAsia"/>
          <w:szCs w:val="24"/>
        </w:rPr>
        <w:t>从一次性设备的生命测试中收集到的信息不仅包括检测时间，检测的状态和失效时的原因，同时还有应力水平</w:t>
      </w:r>
      <w:r w:rsidR="00B60DFF" w:rsidRPr="00DC555B">
        <w:rPr>
          <w:rFonts w:hint="eastAsia"/>
          <w:szCs w:val="24"/>
        </w:rPr>
        <w:t>。利用这些信息可以对设备的寿命分布进行参数估计。针对此模型的数据特点，因为真实寿命不可观测，</w:t>
      </w:r>
      <w:r w:rsidR="0073283D" w:rsidRPr="00DC555B">
        <w:rPr>
          <w:rFonts w:hint="eastAsia"/>
          <w:szCs w:val="24"/>
        </w:rPr>
        <w:t>可观测到的寿命数据皆为左右删失</w:t>
      </w:r>
      <w:r w:rsidR="0073283D" w:rsidRPr="00DC555B">
        <w:rPr>
          <w:szCs w:val="24"/>
        </w:rPr>
        <w:t>(left or right censored)</w:t>
      </w:r>
      <w:r w:rsidR="0073283D" w:rsidRPr="00DC555B">
        <w:rPr>
          <w:szCs w:val="24"/>
        </w:rPr>
        <w:t>。</w:t>
      </w:r>
      <w:r w:rsidR="00B60DFF" w:rsidRPr="00DC555B">
        <w:rPr>
          <w:rFonts w:hint="eastAsia"/>
          <w:szCs w:val="24"/>
        </w:rPr>
        <w:t>因此可将真实寿命作为</w:t>
      </w:r>
      <w:r w:rsidR="007C6FF9" w:rsidRPr="00DC555B">
        <w:rPr>
          <w:rFonts w:hint="eastAsia"/>
          <w:szCs w:val="24"/>
        </w:rPr>
        <w:t>隐变量</w:t>
      </w:r>
      <w:r w:rsidR="00B60DFF" w:rsidRPr="00DC555B">
        <w:rPr>
          <w:rFonts w:hint="eastAsia"/>
          <w:szCs w:val="24"/>
        </w:rPr>
        <w:t>，利用</w:t>
      </w:r>
      <w:r w:rsidR="00B60DFF" w:rsidRPr="00DC555B">
        <w:rPr>
          <w:rFonts w:hint="eastAsia"/>
          <w:szCs w:val="24"/>
        </w:rPr>
        <w:t>EM</w:t>
      </w:r>
      <w:r w:rsidR="00B60DFF" w:rsidRPr="00DC555B">
        <w:rPr>
          <w:rFonts w:hint="eastAsia"/>
          <w:szCs w:val="24"/>
        </w:rPr>
        <w:t>算法进行参数估计。</w:t>
      </w:r>
      <w:r w:rsidR="007C6FF9" w:rsidRPr="00DC555B">
        <w:rPr>
          <w:rFonts w:hint="eastAsia"/>
          <w:szCs w:val="24"/>
        </w:rPr>
        <w:t>我们进一步</w:t>
      </w:r>
      <w:r w:rsidR="00C911BF" w:rsidRPr="00DC555B">
        <w:rPr>
          <w:rFonts w:hint="eastAsia"/>
          <w:szCs w:val="24"/>
        </w:rPr>
        <w:t>考虑了贝叶斯方法，</w:t>
      </w:r>
      <w:r w:rsidR="00BC5C26" w:rsidRPr="00DC555B">
        <w:rPr>
          <w:rFonts w:hint="eastAsia"/>
          <w:szCs w:val="24"/>
        </w:rPr>
        <w:t>由参数的背景设置弱信息伽马先验分布，用马尔科夫链蒙特卡洛模拟</w:t>
      </w:r>
      <w:r w:rsidR="00882851" w:rsidRPr="00DC555B">
        <w:rPr>
          <w:rFonts w:hint="eastAsia"/>
          <w:szCs w:val="24"/>
        </w:rPr>
        <w:t>（</w:t>
      </w:r>
      <w:r w:rsidR="00882851" w:rsidRPr="00DC555B">
        <w:rPr>
          <w:rFonts w:hint="eastAsia"/>
          <w:szCs w:val="24"/>
        </w:rPr>
        <w:t>MCMC</w:t>
      </w:r>
      <w:r w:rsidR="00882851" w:rsidRPr="00DC555B">
        <w:rPr>
          <w:rFonts w:hint="eastAsia"/>
          <w:szCs w:val="24"/>
        </w:rPr>
        <w:t>）</w:t>
      </w:r>
      <w:r w:rsidR="00BC5C26" w:rsidRPr="00DC555B">
        <w:rPr>
          <w:rFonts w:hint="eastAsia"/>
          <w:szCs w:val="24"/>
        </w:rPr>
        <w:t>抽样方法来逼近参数的后验分布，从而进行参数估计。</w:t>
      </w:r>
    </w:p>
    <w:p w14:paraId="6ABBBEF2" w14:textId="77777777" w:rsidR="00882851" w:rsidRPr="00DC555B" w:rsidRDefault="00517A9E" w:rsidP="00DC555B">
      <w:pPr>
        <w:pStyle w:val="Heading2"/>
        <w:ind w:firstLine="420"/>
      </w:pPr>
      <w:bookmarkStart w:id="13" w:name="_Toc5829574"/>
      <w:r w:rsidRPr="00DC555B">
        <w:rPr>
          <w:rFonts w:hint="eastAsia"/>
        </w:rPr>
        <w:t>第二节</w:t>
      </w:r>
      <w:r w:rsidRPr="00DC555B">
        <w:rPr>
          <w:rFonts w:hint="eastAsia"/>
        </w:rPr>
        <w:t xml:space="preserve"> </w:t>
      </w:r>
      <w:r w:rsidR="00882851" w:rsidRPr="00DC555B">
        <w:rPr>
          <w:rFonts w:hint="eastAsia"/>
        </w:rPr>
        <w:t xml:space="preserve"> </w:t>
      </w:r>
      <w:r w:rsidR="00D35BD9" w:rsidRPr="00DC555B">
        <w:rPr>
          <w:rFonts w:hint="eastAsia"/>
        </w:rPr>
        <w:t>国内外</w:t>
      </w:r>
      <w:r w:rsidR="00871283" w:rsidRPr="00DC555B">
        <w:rPr>
          <w:rFonts w:hint="eastAsia"/>
        </w:rPr>
        <w:t>研究现状</w:t>
      </w:r>
      <w:bookmarkEnd w:id="13"/>
    </w:p>
    <w:p w14:paraId="6ABBBEF3" w14:textId="77777777" w:rsidR="00517A9E" w:rsidRPr="00DC555B" w:rsidRDefault="00517A9E" w:rsidP="00DC555B">
      <w:pPr>
        <w:spacing w:line="360" w:lineRule="auto"/>
        <w:ind w:firstLine="430"/>
        <w:rPr>
          <w:szCs w:val="24"/>
        </w:rPr>
      </w:pPr>
    </w:p>
    <w:p w14:paraId="6ABBBEF4" w14:textId="77777777" w:rsidR="00C70803" w:rsidRPr="00DC555B" w:rsidRDefault="007B6917" w:rsidP="00DC555B">
      <w:pPr>
        <w:spacing w:line="360" w:lineRule="auto"/>
        <w:ind w:firstLine="430"/>
        <w:rPr>
          <w:szCs w:val="24"/>
        </w:rPr>
      </w:pPr>
      <w:r w:rsidRPr="00DC555B">
        <w:rPr>
          <w:rFonts w:hint="eastAsia"/>
          <w:szCs w:val="24"/>
        </w:rPr>
        <w:t>20</w:t>
      </w:r>
      <w:r w:rsidRPr="00DC555B">
        <w:rPr>
          <w:rFonts w:hint="eastAsia"/>
          <w:szCs w:val="24"/>
        </w:rPr>
        <w:t>世纪</w:t>
      </w:r>
      <w:r w:rsidRPr="00DC555B">
        <w:rPr>
          <w:rFonts w:hint="eastAsia"/>
          <w:szCs w:val="24"/>
        </w:rPr>
        <w:t>60</w:t>
      </w:r>
      <w:r w:rsidRPr="00DC555B">
        <w:rPr>
          <w:rFonts w:hint="eastAsia"/>
          <w:szCs w:val="24"/>
        </w:rPr>
        <w:t>年代，国外</w:t>
      </w:r>
      <w:r w:rsidR="00191811" w:rsidRPr="00DC555B">
        <w:rPr>
          <w:rFonts w:hint="eastAsia"/>
          <w:szCs w:val="24"/>
        </w:rPr>
        <w:t>就开始对加速寿命试验进行研究。首先恒定</w:t>
      </w:r>
      <w:r w:rsidRPr="00DC555B">
        <w:rPr>
          <w:rFonts w:hint="eastAsia"/>
          <w:szCs w:val="24"/>
        </w:rPr>
        <w:t>加速寿命试验技术</w:t>
      </w:r>
      <w:r w:rsidR="00E628A8" w:rsidRPr="00DC555B">
        <w:rPr>
          <w:rFonts w:hint="eastAsia"/>
          <w:szCs w:val="24"/>
        </w:rPr>
        <w:t>相对较简单，所以优先发展起来。</w:t>
      </w:r>
      <w:r w:rsidR="003C7C44" w:rsidRPr="00DC555B">
        <w:rPr>
          <w:rFonts w:hint="eastAsia"/>
          <w:szCs w:val="24"/>
        </w:rPr>
        <w:t xml:space="preserve">Mazzuchi </w:t>
      </w:r>
      <w:r w:rsidR="00555F43" w:rsidRPr="00DC555B">
        <w:rPr>
          <w:rFonts w:hint="eastAsia"/>
          <w:szCs w:val="24"/>
        </w:rPr>
        <w:t>和</w:t>
      </w:r>
      <w:r w:rsidR="003C7C44" w:rsidRPr="00DC555B">
        <w:rPr>
          <w:rFonts w:hint="eastAsia"/>
          <w:szCs w:val="24"/>
        </w:rPr>
        <w:t xml:space="preserve"> Soyer </w:t>
      </w:r>
      <w:r w:rsidR="005850BE" w:rsidRPr="00DC555B">
        <w:rPr>
          <w:rFonts w:hint="eastAsia"/>
          <w:szCs w:val="24"/>
          <w:vertAlign w:val="superscript"/>
        </w:rPr>
        <w:t>[1]</w:t>
      </w:r>
      <w:r w:rsidR="00555F43" w:rsidRPr="00DC555B">
        <w:rPr>
          <w:rFonts w:hint="eastAsia"/>
          <w:szCs w:val="24"/>
        </w:rPr>
        <w:t xml:space="preserve"> </w:t>
      </w:r>
      <w:r w:rsidR="00555F43" w:rsidRPr="00DC555B">
        <w:rPr>
          <w:rFonts w:hint="eastAsia"/>
          <w:szCs w:val="24"/>
        </w:rPr>
        <w:t>提出了</w:t>
      </w:r>
      <w:r w:rsidR="00C70803" w:rsidRPr="00DC555B">
        <w:rPr>
          <w:rFonts w:hint="eastAsia"/>
          <w:szCs w:val="24"/>
        </w:rPr>
        <w:t>基于动态</w:t>
      </w:r>
      <w:r w:rsidR="00555F43" w:rsidRPr="00DC555B">
        <w:rPr>
          <w:rFonts w:hint="eastAsia"/>
          <w:szCs w:val="24"/>
        </w:rPr>
        <w:t>线性问题的</w:t>
      </w:r>
      <w:r w:rsidR="00C70803" w:rsidRPr="00DC555B">
        <w:rPr>
          <w:rFonts w:hint="eastAsia"/>
          <w:szCs w:val="24"/>
        </w:rPr>
        <w:t>贝叶斯推断</w:t>
      </w:r>
      <w:r w:rsidR="00555F43" w:rsidRPr="00DC555B">
        <w:rPr>
          <w:rFonts w:hint="eastAsia"/>
          <w:szCs w:val="24"/>
        </w:rPr>
        <w:t>方法，</w:t>
      </w:r>
      <w:r w:rsidR="003C7C44" w:rsidRPr="00DC555B">
        <w:rPr>
          <w:rFonts w:hint="eastAsia"/>
          <w:szCs w:val="24"/>
        </w:rPr>
        <w:t xml:space="preserve">Hirose </w:t>
      </w:r>
      <w:r w:rsidR="00C70803" w:rsidRPr="00DC555B">
        <w:rPr>
          <w:rFonts w:hint="eastAsia"/>
          <w:szCs w:val="24"/>
        </w:rPr>
        <w:t>研究了加速模型中的非线性问题，</w:t>
      </w:r>
      <w:r w:rsidR="00554AEE" w:rsidRPr="00DC555B">
        <w:rPr>
          <w:rFonts w:hint="eastAsia"/>
          <w:szCs w:val="24"/>
        </w:rPr>
        <w:t>提出了</w:t>
      </w:r>
      <w:r w:rsidR="00C70803" w:rsidRPr="00DC555B">
        <w:rPr>
          <w:rFonts w:hint="eastAsia"/>
          <w:szCs w:val="24"/>
        </w:rPr>
        <w:t>模型改进方法</w:t>
      </w:r>
      <w:r w:rsidR="00554AEE" w:rsidRPr="00DC555B">
        <w:rPr>
          <w:rFonts w:hint="eastAsia"/>
          <w:szCs w:val="24"/>
        </w:rPr>
        <w:t>是引入阈值应力</w:t>
      </w:r>
      <w:r w:rsidR="005850BE" w:rsidRPr="00DC555B">
        <w:rPr>
          <w:rFonts w:hint="eastAsia"/>
          <w:szCs w:val="24"/>
          <w:vertAlign w:val="superscript"/>
        </w:rPr>
        <w:t>[2</w:t>
      </w:r>
      <w:r w:rsidR="00554AEE" w:rsidRPr="00DC555B">
        <w:rPr>
          <w:rFonts w:hint="eastAsia"/>
          <w:szCs w:val="24"/>
          <w:vertAlign w:val="superscript"/>
        </w:rPr>
        <w:t>]</w:t>
      </w:r>
      <w:r w:rsidR="00554AEE" w:rsidRPr="00DC555B">
        <w:rPr>
          <w:rFonts w:hint="eastAsia"/>
          <w:szCs w:val="24"/>
        </w:rPr>
        <w:t>。这两种都是从统计分析模型的角度来做的研究。</w:t>
      </w:r>
      <w:r w:rsidR="003C7C44" w:rsidRPr="00DC555B">
        <w:rPr>
          <w:rFonts w:hint="eastAsia"/>
          <w:szCs w:val="24"/>
        </w:rPr>
        <w:t xml:space="preserve">Watkions </w:t>
      </w:r>
      <w:r w:rsidR="005850BE" w:rsidRPr="00DC555B">
        <w:rPr>
          <w:rFonts w:hint="eastAsia"/>
          <w:szCs w:val="24"/>
          <w:vertAlign w:val="superscript"/>
        </w:rPr>
        <w:t>[3</w:t>
      </w:r>
      <w:r w:rsidR="00554AEE" w:rsidRPr="00DC555B">
        <w:rPr>
          <w:rFonts w:hint="eastAsia"/>
          <w:szCs w:val="24"/>
          <w:vertAlign w:val="superscript"/>
        </w:rPr>
        <w:t>]</w:t>
      </w:r>
      <w:r w:rsidR="00554AEE" w:rsidRPr="00DC555B">
        <w:rPr>
          <w:rFonts w:hint="eastAsia"/>
          <w:szCs w:val="24"/>
        </w:rPr>
        <w:t>和</w:t>
      </w:r>
      <w:r w:rsidR="003C7C44" w:rsidRPr="00DC555B">
        <w:rPr>
          <w:rFonts w:hint="eastAsia"/>
          <w:szCs w:val="24"/>
        </w:rPr>
        <w:t xml:space="preserve">Bugaighis </w:t>
      </w:r>
      <w:r w:rsidR="005850BE" w:rsidRPr="00DC555B">
        <w:rPr>
          <w:rFonts w:hint="eastAsia"/>
          <w:szCs w:val="24"/>
          <w:vertAlign w:val="superscript"/>
        </w:rPr>
        <w:t>[4</w:t>
      </w:r>
      <w:r w:rsidR="00554AEE" w:rsidRPr="00DC555B">
        <w:rPr>
          <w:rFonts w:hint="eastAsia"/>
          <w:szCs w:val="24"/>
          <w:vertAlign w:val="superscript"/>
        </w:rPr>
        <w:t>]</w:t>
      </w:r>
      <w:r w:rsidR="00554AEE" w:rsidRPr="00DC555B">
        <w:rPr>
          <w:rFonts w:hint="eastAsia"/>
          <w:szCs w:val="24"/>
        </w:rPr>
        <w:t>从参数估计的角度对</w:t>
      </w:r>
      <w:r w:rsidR="00554AEE" w:rsidRPr="00DC555B">
        <w:rPr>
          <w:rFonts w:hint="eastAsia"/>
          <w:szCs w:val="24"/>
        </w:rPr>
        <w:t>Weibull</w:t>
      </w:r>
      <w:r w:rsidR="00554AEE" w:rsidRPr="00DC555B">
        <w:rPr>
          <w:rFonts w:hint="eastAsia"/>
          <w:szCs w:val="24"/>
        </w:rPr>
        <w:t>分布下的恒定压力的最大似然估计方法进行研究。</w:t>
      </w:r>
      <w:r w:rsidR="003C7C44" w:rsidRPr="00DC555B">
        <w:rPr>
          <w:rFonts w:hint="eastAsia"/>
          <w:szCs w:val="24"/>
        </w:rPr>
        <w:t>McLinn</w:t>
      </w:r>
      <w:r w:rsidR="000D6A2A" w:rsidRPr="00DC555B">
        <w:rPr>
          <w:rFonts w:hint="eastAsia"/>
          <w:szCs w:val="24"/>
        </w:rPr>
        <w:t>讨论了不同量级下各个</w:t>
      </w:r>
      <w:r w:rsidR="00554AEE" w:rsidRPr="00DC555B">
        <w:rPr>
          <w:rFonts w:hint="eastAsia"/>
          <w:szCs w:val="24"/>
        </w:rPr>
        <w:t>寿命分布之间的约束关系</w:t>
      </w:r>
      <w:r w:rsidR="005850BE" w:rsidRPr="00DC555B">
        <w:rPr>
          <w:rFonts w:hint="eastAsia"/>
          <w:szCs w:val="24"/>
          <w:vertAlign w:val="superscript"/>
        </w:rPr>
        <w:t>[5</w:t>
      </w:r>
      <w:r w:rsidR="00554AEE" w:rsidRPr="00DC555B">
        <w:rPr>
          <w:rFonts w:hint="eastAsia"/>
          <w:szCs w:val="24"/>
          <w:vertAlign w:val="superscript"/>
        </w:rPr>
        <w:t>]</w:t>
      </w:r>
      <w:r w:rsidR="00554AEE" w:rsidRPr="00DC555B">
        <w:rPr>
          <w:rFonts w:hint="eastAsia"/>
          <w:szCs w:val="24"/>
        </w:rPr>
        <w:t>。</w:t>
      </w:r>
      <w:r w:rsidR="00554AEE" w:rsidRPr="00DC555B">
        <w:rPr>
          <w:rFonts w:hint="eastAsia"/>
          <w:szCs w:val="24"/>
        </w:rPr>
        <w:t>Wang</w:t>
      </w:r>
      <w:r w:rsidR="00554AEE" w:rsidRPr="00DC555B">
        <w:rPr>
          <w:rFonts w:hint="eastAsia"/>
          <w:szCs w:val="24"/>
        </w:rPr>
        <w:t>和</w:t>
      </w:r>
      <w:r w:rsidR="00554AEE" w:rsidRPr="00DC555B">
        <w:rPr>
          <w:rFonts w:hint="eastAsia"/>
          <w:szCs w:val="24"/>
        </w:rPr>
        <w:t xml:space="preserve">Kececioglu </w:t>
      </w:r>
      <w:r w:rsidR="00554AEE" w:rsidRPr="00DC555B">
        <w:rPr>
          <w:rFonts w:hint="eastAsia"/>
          <w:szCs w:val="24"/>
        </w:rPr>
        <w:t>进一步讨论了参数约束问题解决了</w:t>
      </w:r>
      <w:r w:rsidR="00554AEE" w:rsidRPr="00DC555B">
        <w:rPr>
          <w:rFonts w:hint="eastAsia"/>
          <w:szCs w:val="24"/>
        </w:rPr>
        <w:t>Weibull</w:t>
      </w:r>
      <w:r w:rsidR="00554AEE" w:rsidRPr="00DC555B">
        <w:rPr>
          <w:rFonts w:hint="eastAsia"/>
          <w:szCs w:val="24"/>
        </w:rPr>
        <w:t>对数线性加速模型极大似然估计数值迭代方法的初始值敏感问题</w:t>
      </w:r>
      <w:r w:rsidR="00252D0E">
        <w:rPr>
          <w:rFonts w:hint="eastAsia"/>
          <w:szCs w:val="24"/>
          <w:vertAlign w:val="superscript"/>
        </w:rPr>
        <w:t>[6</w:t>
      </w:r>
      <w:r w:rsidR="00554AEE" w:rsidRPr="00DC555B">
        <w:rPr>
          <w:rFonts w:hint="eastAsia"/>
          <w:szCs w:val="24"/>
          <w:vertAlign w:val="superscript"/>
        </w:rPr>
        <w:t>]</w:t>
      </w:r>
      <w:r w:rsidR="00554AEE" w:rsidRPr="00DC555B">
        <w:rPr>
          <w:rFonts w:hint="eastAsia"/>
          <w:szCs w:val="24"/>
        </w:rPr>
        <w:t>。上述这些有关研究都是关于恒定应力寿命试验统计分析如何提高分析精度展开的研究，并且取得了不错的研究进展和效果。由于恒定应力试验的一些局限性，比如时间可能相对较长效率低，因此步进应力试验的优势就凸显出来，步进应力试验方法在</w:t>
      </w:r>
      <w:r w:rsidR="000D6A2A" w:rsidRPr="00DC555B">
        <w:rPr>
          <w:rFonts w:hint="eastAsia"/>
          <w:szCs w:val="24"/>
        </w:rPr>
        <w:t>来源于</w:t>
      </w:r>
      <w:r w:rsidR="00554AEE" w:rsidRPr="00DC555B">
        <w:rPr>
          <w:rFonts w:hint="eastAsia"/>
          <w:szCs w:val="24"/>
        </w:rPr>
        <w:t>机械耐久性试验中所应用的阶跃载荷法</w:t>
      </w:r>
      <w:r w:rsidR="00252D0E">
        <w:rPr>
          <w:rFonts w:hint="eastAsia"/>
          <w:szCs w:val="24"/>
          <w:vertAlign w:val="superscript"/>
        </w:rPr>
        <w:t>[7</w:t>
      </w:r>
      <w:r w:rsidR="00554AEE" w:rsidRPr="00DC555B">
        <w:rPr>
          <w:rFonts w:hint="eastAsia"/>
          <w:szCs w:val="24"/>
          <w:vertAlign w:val="superscript"/>
        </w:rPr>
        <w:t>]</w:t>
      </w:r>
      <w:r w:rsidR="00554AEE" w:rsidRPr="00DC555B">
        <w:rPr>
          <w:rFonts w:hint="eastAsia"/>
          <w:szCs w:val="24"/>
        </w:rPr>
        <w:t>。</w:t>
      </w:r>
      <w:r w:rsidR="00554AEE" w:rsidRPr="00DC555B">
        <w:rPr>
          <w:rFonts w:hint="eastAsia"/>
          <w:szCs w:val="24"/>
        </w:rPr>
        <w:t>1961</w:t>
      </w:r>
      <w:r w:rsidR="00554AEE" w:rsidRPr="00DC555B">
        <w:rPr>
          <w:rFonts w:hint="eastAsia"/>
          <w:szCs w:val="24"/>
        </w:rPr>
        <w:t>年</w:t>
      </w:r>
      <w:r w:rsidR="00554AEE" w:rsidRPr="00DC555B">
        <w:rPr>
          <w:rFonts w:hint="eastAsia"/>
          <w:szCs w:val="24"/>
        </w:rPr>
        <w:t>,</w:t>
      </w:r>
      <w:r w:rsidR="00554AEE" w:rsidRPr="00DC555B">
        <w:rPr>
          <w:rFonts w:hint="eastAsia"/>
          <w:szCs w:val="24"/>
        </w:rPr>
        <w:t>贝尔实验室的</w:t>
      </w:r>
      <w:r w:rsidR="00554AEE" w:rsidRPr="00DC555B">
        <w:rPr>
          <w:rFonts w:hint="eastAsia"/>
          <w:szCs w:val="24"/>
        </w:rPr>
        <w:t xml:space="preserve">Dodson </w:t>
      </w:r>
      <w:r w:rsidR="00554AEE" w:rsidRPr="00DC555B">
        <w:rPr>
          <w:rFonts w:hint="eastAsia"/>
          <w:szCs w:val="24"/>
        </w:rPr>
        <w:t>和</w:t>
      </w:r>
      <w:r w:rsidR="00554AEE" w:rsidRPr="00DC555B">
        <w:rPr>
          <w:rFonts w:hint="eastAsia"/>
          <w:szCs w:val="24"/>
        </w:rPr>
        <w:t xml:space="preserve">Howard </w:t>
      </w:r>
      <w:r w:rsidR="00554AEE" w:rsidRPr="00DC555B">
        <w:rPr>
          <w:rFonts w:hint="eastAsia"/>
          <w:szCs w:val="24"/>
        </w:rPr>
        <w:t>在</w:t>
      </w:r>
      <w:r w:rsidR="000D6A2A" w:rsidRPr="00DC555B">
        <w:rPr>
          <w:rFonts w:hint="eastAsia"/>
          <w:szCs w:val="24"/>
        </w:rPr>
        <w:t>对</w:t>
      </w:r>
      <w:r w:rsidR="00554AEE" w:rsidRPr="00DC555B">
        <w:rPr>
          <w:rFonts w:hint="eastAsia"/>
          <w:szCs w:val="24"/>
        </w:rPr>
        <w:t>电子产品的</w:t>
      </w:r>
      <w:r w:rsidR="000D6A2A" w:rsidRPr="00DC555B">
        <w:rPr>
          <w:rFonts w:hint="eastAsia"/>
          <w:szCs w:val="24"/>
        </w:rPr>
        <w:t>进行可靠性研究时，将温度作为应力水平，对半导体器件采用了步进应力</w:t>
      </w:r>
      <w:r w:rsidR="00554AEE" w:rsidRPr="00DC555B">
        <w:rPr>
          <w:rFonts w:hint="eastAsia"/>
          <w:szCs w:val="24"/>
        </w:rPr>
        <w:t>试验法</w:t>
      </w:r>
      <w:r w:rsidR="005850BE" w:rsidRPr="00DC555B">
        <w:rPr>
          <w:rFonts w:hint="eastAsia"/>
          <w:szCs w:val="24"/>
          <w:vertAlign w:val="superscript"/>
        </w:rPr>
        <w:t>[8</w:t>
      </w:r>
      <w:r w:rsidR="00554AEE" w:rsidRPr="00DC555B">
        <w:rPr>
          <w:rFonts w:hint="eastAsia"/>
          <w:szCs w:val="24"/>
          <w:vertAlign w:val="superscript"/>
        </w:rPr>
        <w:t>]</w:t>
      </w:r>
      <w:r w:rsidR="00554AEE" w:rsidRPr="00DC555B">
        <w:rPr>
          <w:rFonts w:hint="eastAsia"/>
          <w:szCs w:val="24"/>
        </w:rPr>
        <w:t>，在此方法中一个样本的失效其实是要经历几个不同压力的结果（除开初始压力）。</w:t>
      </w:r>
      <w:r w:rsidR="000D6A2A" w:rsidRPr="00DC555B">
        <w:rPr>
          <w:rFonts w:hint="eastAsia"/>
          <w:szCs w:val="24"/>
        </w:rPr>
        <w:t>所以当采用步进应力试验时，统计分析的关键就在于如何将</w:t>
      </w:r>
      <w:r w:rsidR="00554AEE" w:rsidRPr="00DC555B">
        <w:rPr>
          <w:rFonts w:hint="eastAsia"/>
          <w:szCs w:val="24"/>
        </w:rPr>
        <w:t>每个加速应力水平下产品的寿命信息</w:t>
      </w:r>
      <w:r w:rsidR="000D6A2A" w:rsidRPr="00DC555B">
        <w:rPr>
          <w:rFonts w:hint="eastAsia"/>
          <w:szCs w:val="24"/>
        </w:rPr>
        <w:t>从失效数据中分离出来。对此，</w:t>
      </w:r>
      <w:r w:rsidR="00554AEE" w:rsidRPr="00DC555B">
        <w:rPr>
          <w:rFonts w:hint="eastAsia"/>
          <w:szCs w:val="24"/>
        </w:rPr>
        <w:t>1980</w:t>
      </w:r>
      <w:r w:rsidR="00554AEE" w:rsidRPr="00DC555B">
        <w:rPr>
          <w:rFonts w:hint="eastAsia"/>
          <w:szCs w:val="24"/>
        </w:rPr>
        <w:t>年</w:t>
      </w:r>
      <w:r w:rsidR="00554AEE" w:rsidRPr="00DC555B">
        <w:rPr>
          <w:rFonts w:hint="eastAsia"/>
          <w:szCs w:val="24"/>
        </w:rPr>
        <w:t xml:space="preserve">Nelson </w:t>
      </w:r>
      <w:r w:rsidR="00554AEE" w:rsidRPr="00DC555B">
        <w:rPr>
          <w:rFonts w:hint="eastAsia"/>
          <w:szCs w:val="24"/>
        </w:rPr>
        <w:t>提出了著名的</w:t>
      </w:r>
      <w:r w:rsidR="00554AEE" w:rsidRPr="00DC555B">
        <w:rPr>
          <w:rFonts w:hint="eastAsia"/>
          <w:szCs w:val="24"/>
        </w:rPr>
        <w:t>Nelson</w:t>
      </w:r>
      <w:r w:rsidR="00554AEE" w:rsidRPr="00DC555B">
        <w:rPr>
          <w:rFonts w:hint="eastAsia"/>
          <w:szCs w:val="24"/>
        </w:rPr>
        <w:t>原理</w:t>
      </w:r>
      <w:r w:rsidR="000D6A2A" w:rsidRPr="00DC555B">
        <w:rPr>
          <w:rFonts w:hint="eastAsia"/>
          <w:szCs w:val="24"/>
        </w:rPr>
        <w:t>，很好的解决了这一问题</w:t>
      </w:r>
      <w:r w:rsidR="005850BE" w:rsidRPr="00DC555B">
        <w:rPr>
          <w:rFonts w:hint="eastAsia"/>
          <w:szCs w:val="24"/>
          <w:vertAlign w:val="superscript"/>
        </w:rPr>
        <w:t>[9</w:t>
      </w:r>
      <w:r w:rsidR="00554AEE" w:rsidRPr="00DC555B">
        <w:rPr>
          <w:rFonts w:hint="eastAsia"/>
          <w:szCs w:val="24"/>
          <w:vertAlign w:val="superscript"/>
        </w:rPr>
        <w:t>]</w:t>
      </w:r>
      <w:r w:rsidR="00554AEE" w:rsidRPr="00DC555B">
        <w:rPr>
          <w:rFonts w:hint="eastAsia"/>
          <w:szCs w:val="24"/>
        </w:rPr>
        <w:t>，这一原理</w:t>
      </w:r>
      <w:r w:rsidR="000D6A2A" w:rsidRPr="00DC555B">
        <w:rPr>
          <w:rFonts w:hint="eastAsia"/>
          <w:szCs w:val="24"/>
        </w:rPr>
        <w:t>是通过建立累积失效模型，从而可以将</w:t>
      </w:r>
      <w:r w:rsidR="00554AEE" w:rsidRPr="00DC555B">
        <w:rPr>
          <w:rFonts w:hint="eastAsia"/>
          <w:szCs w:val="24"/>
        </w:rPr>
        <w:t>不同加速应力水平下的</w:t>
      </w:r>
      <w:r w:rsidR="000D6A2A" w:rsidRPr="00DC555B">
        <w:rPr>
          <w:rFonts w:hint="eastAsia"/>
          <w:szCs w:val="24"/>
        </w:rPr>
        <w:t>失效数据通过</w:t>
      </w:r>
      <w:r w:rsidR="00554AEE" w:rsidRPr="00DC555B">
        <w:rPr>
          <w:rFonts w:hint="eastAsia"/>
          <w:szCs w:val="24"/>
        </w:rPr>
        <w:t>公式</w:t>
      </w:r>
      <w:r w:rsidR="000D6A2A" w:rsidRPr="00DC555B">
        <w:rPr>
          <w:rFonts w:hint="eastAsia"/>
          <w:szCs w:val="24"/>
        </w:rPr>
        <w:t>折算</w:t>
      </w:r>
      <w:r w:rsidR="00554AEE" w:rsidRPr="00DC555B">
        <w:rPr>
          <w:rFonts w:hint="eastAsia"/>
          <w:szCs w:val="24"/>
        </w:rPr>
        <w:t>,</w:t>
      </w:r>
      <w:r w:rsidR="00554AEE" w:rsidRPr="00DC555B">
        <w:rPr>
          <w:rFonts w:hint="eastAsia"/>
          <w:szCs w:val="24"/>
        </w:rPr>
        <w:t>这一原理</w:t>
      </w:r>
      <w:r w:rsidR="000D6A2A" w:rsidRPr="00DC555B">
        <w:rPr>
          <w:rFonts w:hint="eastAsia"/>
          <w:szCs w:val="24"/>
        </w:rPr>
        <w:t>的提出解决了步进应力寿命试验的关键问题，推动了步进应力试验的发展</w:t>
      </w:r>
      <w:r w:rsidR="00554AEE" w:rsidRPr="00DC555B">
        <w:rPr>
          <w:rFonts w:hint="eastAsia"/>
          <w:szCs w:val="24"/>
        </w:rPr>
        <w:t>。</w:t>
      </w:r>
      <w:r w:rsidR="00B20429" w:rsidRPr="00DC555B">
        <w:rPr>
          <w:rFonts w:hint="eastAsia"/>
          <w:szCs w:val="24"/>
        </w:rPr>
        <w:t>1958</w:t>
      </w:r>
      <w:r w:rsidR="00B20429" w:rsidRPr="00DC555B">
        <w:rPr>
          <w:rFonts w:hint="eastAsia"/>
          <w:szCs w:val="24"/>
        </w:rPr>
        <w:t>年</w:t>
      </w:r>
      <w:r w:rsidR="00B20429" w:rsidRPr="00DC555B">
        <w:rPr>
          <w:rFonts w:hint="eastAsia"/>
          <w:szCs w:val="24"/>
        </w:rPr>
        <w:t>,</w:t>
      </w:r>
      <w:r w:rsidR="00B32993" w:rsidRPr="00DC555B">
        <w:rPr>
          <w:rFonts w:hint="eastAsia"/>
          <w:szCs w:val="24"/>
        </w:rPr>
        <w:t xml:space="preserve"> </w:t>
      </w:r>
      <w:r w:rsidR="00B20429" w:rsidRPr="00DC555B">
        <w:rPr>
          <w:rFonts w:hint="eastAsia"/>
          <w:szCs w:val="24"/>
        </w:rPr>
        <w:t>Kimme</w:t>
      </w:r>
      <w:r w:rsidR="00B32993" w:rsidRPr="00DC555B">
        <w:rPr>
          <w:rFonts w:hint="eastAsia"/>
          <w:szCs w:val="24"/>
        </w:rPr>
        <w:t xml:space="preserve"> </w:t>
      </w:r>
      <w:r w:rsidR="00B32993" w:rsidRPr="00DC555B">
        <w:rPr>
          <w:rFonts w:hint="eastAsia"/>
          <w:szCs w:val="24"/>
        </w:rPr>
        <w:t>第一次尝试将应力随时间不断上升</w:t>
      </w:r>
      <w:r w:rsidR="00D94BB5" w:rsidRPr="00DC555B">
        <w:rPr>
          <w:rFonts w:hint="eastAsia"/>
          <w:szCs w:val="24"/>
        </w:rPr>
        <w:t>的方法，这也就是</w:t>
      </w:r>
      <w:r w:rsidR="00B20429" w:rsidRPr="00DC555B">
        <w:rPr>
          <w:rFonts w:hint="eastAsia"/>
          <w:szCs w:val="24"/>
        </w:rPr>
        <w:t>序进</w:t>
      </w:r>
      <w:r w:rsidR="00D94BB5" w:rsidRPr="00DC555B">
        <w:rPr>
          <w:rFonts w:hint="eastAsia"/>
          <w:szCs w:val="24"/>
        </w:rPr>
        <w:t>压力寿命试验。事实证明序进压力可以更快地导致样本</w:t>
      </w:r>
      <w:r w:rsidR="00B20429" w:rsidRPr="00DC555B">
        <w:rPr>
          <w:rFonts w:hint="eastAsia"/>
          <w:szCs w:val="24"/>
        </w:rPr>
        <w:t>失效</w:t>
      </w:r>
      <w:r w:rsidR="00B20429" w:rsidRPr="00DC555B">
        <w:rPr>
          <w:rFonts w:hint="eastAsia"/>
          <w:szCs w:val="24"/>
        </w:rPr>
        <w:t>,</w:t>
      </w:r>
      <w:r w:rsidR="00D94BB5" w:rsidRPr="00DC555B">
        <w:rPr>
          <w:rFonts w:hint="eastAsia"/>
          <w:szCs w:val="24"/>
        </w:rPr>
        <w:t>当然试验</w:t>
      </w:r>
      <w:r w:rsidR="00B20429" w:rsidRPr="00DC555B">
        <w:rPr>
          <w:rFonts w:hint="eastAsia"/>
          <w:szCs w:val="24"/>
        </w:rPr>
        <w:t>效率</w:t>
      </w:r>
      <w:r w:rsidR="00D94BB5" w:rsidRPr="00DC555B">
        <w:rPr>
          <w:rFonts w:hint="eastAsia"/>
          <w:szCs w:val="24"/>
        </w:rPr>
        <w:t>也进一步提高</w:t>
      </w:r>
      <w:r w:rsidR="00B20429" w:rsidRPr="00DC555B">
        <w:rPr>
          <w:rFonts w:hint="eastAsia"/>
          <w:szCs w:val="24"/>
        </w:rPr>
        <w:t>。</w:t>
      </w:r>
      <w:r w:rsidR="00881736" w:rsidRPr="00DC555B">
        <w:rPr>
          <w:rFonts w:hint="eastAsia"/>
          <w:szCs w:val="24"/>
        </w:rPr>
        <w:t>由于这一</w:t>
      </w:r>
      <w:r w:rsidR="00D94BB5" w:rsidRPr="00DC555B">
        <w:rPr>
          <w:rFonts w:hint="eastAsia"/>
          <w:szCs w:val="24"/>
        </w:rPr>
        <w:t>优势</w:t>
      </w:r>
      <w:r w:rsidR="00D94BB5" w:rsidRPr="00DC555B">
        <w:rPr>
          <w:rFonts w:hint="eastAsia"/>
          <w:szCs w:val="24"/>
        </w:rPr>
        <w:t>,</w:t>
      </w:r>
      <w:r w:rsidR="00881736" w:rsidRPr="00DC555B">
        <w:rPr>
          <w:rFonts w:hint="eastAsia"/>
          <w:szCs w:val="24"/>
        </w:rPr>
        <w:t>序进应力试验方法也</w:t>
      </w:r>
      <w:r w:rsidR="00D94BB5" w:rsidRPr="00DC555B">
        <w:rPr>
          <w:rFonts w:hint="eastAsia"/>
          <w:szCs w:val="24"/>
        </w:rPr>
        <w:t>逐渐</w:t>
      </w:r>
      <w:r w:rsidR="00881736" w:rsidRPr="00DC555B">
        <w:rPr>
          <w:rFonts w:hint="eastAsia"/>
          <w:szCs w:val="24"/>
        </w:rPr>
        <w:t>被应用，</w:t>
      </w:r>
      <w:r w:rsidR="00D94BB5" w:rsidRPr="00DC555B">
        <w:rPr>
          <w:rFonts w:hint="eastAsia"/>
          <w:szCs w:val="24"/>
        </w:rPr>
        <w:t>并</w:t>
      </w:r>
      <w:r w:rsidR="00881736" w:rsidRPr="00DC555B">
        <w:rPr>
          <w:rFonts w:hint="eastAsia"/>
          <w:szCs w:val="24"/>
        </w:rPr>
        <w:t>且</w:t>
      </w:r>
      <w:r w:rsidR="00D94BB5" w:rsidRPr="00DC555B">
        <w:rPr>
          <w:rFonts w:hint="eastAsia"/>
          <w:szCs w:val="24"/>
        </w:rPr>
        <w:t>成为</w:t>
      </w:r>
      <w:r w:rsidR="00881736" w:rsidRPr="00DC555B">
        <w:rPr>
          <w:rFonts w:hint="eastAsia"/>
          <w:szCs w:val="24"/>
        </w:rPr>
        <w:t>加速寿命试验的其中一种</w:t>
      </w:r>
      <w:r w:rsidR="00D94BB5" w:rsidRPr="00DC555B">
        <w:rPr>
          <w:rFonts w:hint="eastAsia"/>
          <w:szCs w:val="24"/>
        </w:rPr>
        <w:t>基本试验方法。</w:t>
      </w:r>
    </w:p>
    <w:p w14:paraId="6ABBBEF5" w14:textId="77777777" w:rsidR="005C5944" w:rsidRPr="00DC555B" w:rsidRDefault="00881736" w:rsidP="00DC555B">
      <w:pPr>
        <w:spacing w:line="360" w:lineRule="auto"/>
        <w:ind w:firstLine="430"/>
        <w:rPr>
          <w:szCs w:val="24"/>
        </w:rPr>
      </w:pPr>
      <w:r w:rsidRPr="00DC555B">
        <w:rPr>
          <w:rFonts w:hint="eastAsia"/>
          <w:szCs w:val="24"/>
        </w:rPr>
        <w:t>加速寿命试验</w:t>
      </w:r>
      <w:r w:rsidR="007B6917" w:rsidRPr="00DC555B">
        <w:rPr>
          <w:rFonts w:hint="eastAsia"/>
          <w:szCs w:val="24"/>
        </w:rPr>
        <w:t>从</w:t>
      </w:r>
      <w:r w:rsidR="007B6917" w:rsidRPr="00DC555B">
        <w:rPr>
          <w:rFonts w:hint="eastAsia"/>
          <w:szCs w:val="24"/>
        </w:rPr>
        <w:t>20</w:t>
      </w:r>
      <w:r w:rsidR="007B6917" w:rsidRPr="00DC555B">
        <w:rPr>
          <w:rFonts w:hint="eastAsia"/>
          <w:szCs w:val="24"/>
        </w:rPr>
        <w:t>世纪</w:t>
      </w:r>
      <w:r w:rsidR="007B6917" w:rsidRPr="00DC555B">
        <w:rPr>
          <w:rFonts w:hint="eastAsia"/>
          <w:szCs w:val="24"/>
        </w:rPr>
        <w:t>70</w:t>
      </w:r>
      <w:r w:rsidR="007B6917" w:rsidRPr="00DC555B">
        <w:rPr>
          <w:rFonts w:hint="eastAsia"/>
          <w:szCs w:val="24"/>
        </w:rPr>
        <w:t>年代进入我国开始，就得到了工业界以及统计学界的广泛关注并且在边研究边应用的状态下取得了许多优异的成果。</w:t>
      </w:r>
      <w:r w:rsidR="001C7E49" w:rsidRPr="00DC555B">
        <w:rPr>
          <w:rFonts w:hint="eastAsia"/>
          <w:szCs w:val="24"/>
        </w:rPr>
        <w:t>茆诗松</w:t>
      </w:r>
      <w:r w:rsidR="001C7E49" w:rsidRPr="00DC555B">
        <w:rPr>
          <w:rFonts w:hint="eastAsia"/>
          <w:szCs w:val="24"/>
          <w:vertAlign w:val="superscript"/>
        </w:rPr>
        <w:t>[</w:t>
      </w:r>
      <w:r w:rsidR="005850BE" w:rsidRPr="00DC555B">
        <w:rPr>
          <w:rFonts w:hint="eastAsia"/>
          <w:szCs w:val="24"/>
          <w:vertAlign w:val="superscript"/>
        </w:rPr>
        <w:t>10</w:t>
      </w:r>
      <w:r w:rsidR="001C7E49" w:rsidRPr="00DC555B">
        <w:rPr>
          <w:rFonts w:hint="eastAsia"/>
          <w:szCs w:val="24"/>
          <w:vertAlign w:val="superscript"/>
        </w:rPr>
        <w:t>]</w:t>
      </w:r>
      <w:r w:rsidR="001C7E49" w:rsidRPr="00DC555B">
        <w:rPr>
          <w:rFonts w:hint="eastAsia"/>
          <w:szCs w:val="24"/>
        </w:rPr>
        <w:t>在</w:t>
      </w:r>
      <w:r w:rsidR="001C7E49" w:rsidRPr="00DC555B">
        <w:rPr>
          <w:rFonts w:hint="eastAsia"/>
          <w:szCs w:val="24"/>
        </w:rPr>
        <w:t>1985</w:t>
      </w:r>
      <w:r w:rsidR="001C7E49" w:rsidRPr="00DC555B">
        <w:rPr>
          <w:rFonts w:hint="eastAsia"/>
          <w:szCs w:val="24"/>
        </w:rPr>
        <w:t>年对基于指数分布下步进应力加速寿命试验进行了统计分析。</w:t>
      </w:r>
      <w:r w:rsidR="001C7E49" w:rsidRPr="00DC555B">
        <w:rPr>
          <w:rFonts w:hint="eastAsia"/>
          <w:szCs w:val="24"/>
        </w:rPr>
        <w:t>1991</w:t>
      </w:r>
      <w:r w:rsidR="001C7E49" w:rsidRPr="00DC555B">
        <w:rPr>
          <w:rFonts w:hint="eastAsia"/>
          <w:szCs w:val="24"/>
        </w:rPr>
        <w:t>年仲崇新</w:t>
      </w:r>
      <w:r w:rsidR="000D6A2A" w:rsidRPr="00DC555B">
        <w:rPr>
          <w:rFonts w:hint="eastAsia"/>
          <w:szCs w:val="24"/>
        </w:rPr>
        <w:t>,</w:t>
      </w:r>
      <w:r w:rsidR="000D6A2A" w:rsidRPr="00DC555B">
        <w:rPr>
          <w:rFonts w:hint="eastAsia"/>
          <w:szCs w:val="24"/>
        </w:rPr>
        <w:t>和</w:t>
      </w:r>
      <w:r w:rsidR="001C7E49" w:rsidRPr="00DC555B">
        <w:rPr>
          <w:rFonts w:hint="eastAsia"/>
          <w:szCs w:val="24"/>
        </w:rPr>
        <w:t>张志华</w:t>
      </w:r>
      <w:r w:rsidR="00252D0E">
        <w:rPr>
          <w:rFonts w:hint="eastAsia"/>
          <w:szCs w:val="24"/>
          <w:vertAlign w:val="superscript"/>
        </w:rPr>
        <w:t>[11</w:t>
      </w:r>
      <w:r w:rsidR="00EB42A1" w:rsidRPr="00DC555B">
        <w:rPr>
          <w:rFonts w:hint="eastAsia"/>
          <w:szCs w:val="24"/>
          <w:vertAlign w:val="superscript"/>
        </w:rPr>
        <w:t>]</w:t>
      </w:r>
      <w:r w:rsidR="000D6A2A" w:rsidRPr="00DC555B">
        <w:rPr>
          <w:rFonts w:hint="eastAsia"/>
          <w:szCs w:val="24"/>
        </w:rPr>
        <w:t>通过</w:t>
      </w:r>
      <w:r w:rsidR="001C7E49" w:rsidRPr="00DC555B">
        <w:rPr>
          <w:rFonts w:hint="eastAsia"/>
          <w:szCs w:val="24"/>
        </w:rPr>
        <w:t>定时和定数截尾</w:t>
      </w:r>
      <w:r w:rsidR="000D6A2A" w:rsidRPr="00DC555B">
        <w:rPr>
          <w:rFonts w:hint="eastAsia"/>
          <w:szCs w:val="24"/>
        </w:rPr>
        <w:t>手段获取寿命信息的方式，对寿命服从指数分布时</w:t>
      </w:r>
      <w:r w:rsidR="001C7E49" w:rsidRPr="00DC555B">
        <w:rPr>
          <w:rFonts w:hint="eastAsia"/>
          <w:szCs w:val="24"/>
        </w:rPr>
        <w:t>步进应力加速寿命试验进行统计分析</w:t>
      </w:r>
      <w:r w:rsidR="005A235D" w:rsidRPr="00DC555B">
        <w:rPr>
          <w:rFonts w:hint="eastAsia"/>
          <w:szCs w:val="24"/>
        </w:rPr>
        <w:t>。</w:t>
      </w:r>
      <w:r w:rsidR="001C7E49" w:rsidRPr="00DC555B">
        <w:rPr>
          <w:rFonts w:hint="eastAsia"/>
          <w:szCs w:val="24"/>
        </w:rPr>
        <w:t>1993</w:t>
      </w:r>
      <w:r w:rsidR="001C7E49" w:rsidRPr="00DC555B">
        <w:rPr>
          <w:rFonts w:hint="eastAsia"/>
          <w:szCs w:val="24"/>
        </w:rPr>
        <w:t>年仲崇新和茆诗松研究了指数分布场合下加速寿命试验的</w:t>
      </w:r>
      <w:r w:rsidR="001C7E49" w:rsidRPr="00DC555B">
        <w:rPr>
          <w:rFonts w:hint="eastAsia"/>
          <w:szCs w:val="24"/>
        </w:rPr>
        <w:t>Bayes</w:t>
      </w:r>
      <w:r w:rsidR="001C7E49" w:rsidRPr="00DC555B">
        <w:rPr>
          <w:rFonts w:hint="eastAsia"/>
          <w:szCs w:val="24"/>
        </w:rPr>
        <w:t>估计</w:t>
      </w:r>
      <w:r w:rsidR="00252D0E">
        <w:rPr>
          <w:rFonts w:hint="eastAsia"/>
          <w:szCs w:val="24"/>
          <w:vertAlign w:val="superscript"/>
        </w:rPr>
        <w:t>[12]</w:t>
      </w:r>
      <w:r w:rsidR="001C7E49" w:rsidRPr="00DC555B">
        <w:rPr>
          <w:rFonts w:hint="eastAsia"/>
          <w:szCs w:val="24"/>
        </w:rPr>
        <w:t>。</w:t>
      </w:r>
      <w:r w:rsidR="00C65E52" w:rsidRPr="00DC555B">
        <w:rPr>
          <w:rFonts w:hint="eastAsia"/>
          <w:szCs w:val="24"/>
        </w:rPr>
        <w:t>这些研究结果为后续研究提供了基础。汤银才</w:t>
      </w:r>
      <w:r w:rsidR="000D6A2A" w:rsidRPr="00DC555B">
        <w:rPr>
          <w:rFonts w:hint="eastAsia"/>
          <w:szCs w:val="24"/>
        </w:rPr>
        <w:t>以及</w:t>
      </w:r>
      <w:r w:rsidR="00C65E52" w:rsidRPr="00DC555B">
        <w:rPr>
          <w:rFonts w:hint="eastAsia"/>
          <w:szCs w:val="24"/>
        </w:rPr>
        <w:t>费鹤良</w:t>
      </w:r>
      <w:r w:rsidR="00C65E52" w:rsidRPr="00DC555B">
        <w:rPr>
          <w:rFonts w:hint="eastAsia"/>
          <w:szCs w:val="24"/>
          <w:vertAlign w:val="superscript"/>
        </w:rPr>
        <w:t>[</w:t>
      </w:r>
      <w:r w:rsidR="00252D0E">
        <w:rPr>
          <w:rFonts w:hint="eastAsia"/>
          <w:szCs w:val="24"/>
          <w:vertAlign w:val="superscript"/>
        </w:rPr>
        <w:t>13</w:t>
      </w:r>
      <w:r w:rsidR="00C65E52" w:rsidRPr="00DC555B">
        <w:rPr>
          <w:rFonts w:hint="eastAsia"/>
          <w:szCs w:val="24"/>
          <w:vertAlign w:val="superscript"/>
        </w:rPr>
        <w:t>]</w:t>
      </w:r>
      <w:r w:rsidR="00C65E52" w:rsidRPr="00DC555B">
        <w:rPr>
          <w:rFonts w:hint="eastAsia"/>
          <w:szCs w:val="24"/>
        </w:rPr>
        <w:t xml:space="preserve"> </w:t>
      </w:r>
      <w:r w:rsidR="000D6A2A" w:rsidRPr="00DC555B">
        <w:rPr>
          <w:rFonts w:hint="eastAsia"/>
          <w:szCs w:val="24"/>
        </w:rPr>
        <w:t>对序进应力加速寿命试验的方法，给出了寿命服从</w:t>
      </w:r>
      <w:r w:rsidR="00C65E52" w:rsidRPr="00DC555B">
        <w:rPr>
          <w:rFonts w:hint="eastAsia"/>
          <w:szCs w:val="24"/>
        </w:rPr>
        <w:t xml:space="preserve">Weibull </w:t>
      </w:r>
      <w:r w:rsidR="00C65E52" w:rsidRPr="00DC555B">
        <w:rPr>
          <w:rFonts w:hint="eastAsia"/>
          <w:szCs w:val="24"/>
        </w:rPr>
        <w:t>分布的</w:t>
      </w:r>
      <w:r w:rsidR="000D6A2A" w:rsidRPr="00DC555B">
        <w:rPr>
          <w:rFonts w:hint="eastAsia"/>
          <w:szCs w:val="24"/>
        </w:rPr>
        <w:t>时的</w:t>
      </w:r>
      <w:r w:rsidR="00C65E52" w:rsidRPr="00DC555B">
        <w:rPr>
          <w:rFonts w:hint="eastAsia"/>
          <w:szCs w:val="24"/>
        </w:rPr>
        <w:t xml:space="preserve">Bayes </w:t>
      </w:r>
      <w:r w:rsidR="00C65E52" w:rsidRPr="00DC555B">
        <w:rPr>
          <w:rFonts w:hint="eastAsia"/>
          <w:szCs w:val="24"/>
        </w:rPr>
        <w:t>分析</w:t>
      </w:r>
      <w:r w:rsidR="000D6A2A" w:rsidRPr="00DC555B">
        <w:rPr>
          <w:rFonts w:hint="eastAsia"/>
          <w:szCs w:val="24"/>
        </w:rPr>
        <w:t>方法，在此方法中对后验分布用吉布斯抽样方法来求得参数的贝叶斯估计量</w:t>
      </w:r>
      <w:r w:rsidR="00C65E52" w:rsidRPr="00DC555B">
        <w:rPr>
          <w:rFonts w:hint="eastAsia"/>
          <w:szCs w:val="24"/>
        </w:rPr>
        <w:t>。</w:t>
      </w:r>
      <w:r w:rsidR="00D35BD9" w:rsidRPr="00DC555B">
        <w:rPr>
          <w:rFonts w:hint="eastAsia"/>
          <w:szCs w:val="24"/>
        </w:rPr>
        <w:t>殷向康和沈宝中</w:t>
      </w:r>
      <w:r w:rsidR="00DB0308" w:rsidRPr="00DC555B">
        <w:rPr>
          <w:rFonts w:hint="eastAsia"/>
          <w:szCs w:val="24"/>
          <w:vertAlign w:val="superscript"/>
        </w:rPr>
        <w:t>[</w:t>
      </w:r>
      <w:r w:rsidR="00252D0E">
        <w:rPr>
          <w:rFonts w:hint="eastAsia"/>
          <w:szCs w:val="24"/>
          <w:vertAlign w:val="superscript"/>
        </w:rPr>
        <w:t>14</w:t>
      </w:r>
      <w:r w:rsidR="00DB0308" w:rsidRPr="00DC555B">
        <w:rPr>
          <w:rFonts w:hint="eastAsia"/>
          <w:szCs w:val="24"/>
          <w:vertAlign w:val="superscript"/>
        </w:rPr>
        <w:t>]</w:t>
      </w:r>
      <w:r w:rsidR="000D6A2A" w:rsidRPr="00DC555B">
        <w:rPr>
          <w:rFonts w:hint="eastAsia"/>
          <w:szCs w:val="24"/>
        </w:rPr>
        <w:t xml:space="preserve"> </w:t>
      </w:r>
      <w:r w:rsidR="000D6A2A" w:rsidRPr="00DC555B">
        <w:rPr>
          <w:rFonts w:hint="eastAsia"/>
          <w:szCs w:val="24"/>
        </w:rPr>
        <w:t>导出了序进应力试验下寿命服从</w:t>
      </w:r>
      <w:r w:rsidR="00DB0308" w:rsidRPr="00DC555B">
        <w:rPr>
          <w:rFonts w:hint="eastAsia"/>
          <w:szCs w:val="24"/>
        </w:rPr>
        <w:t>Weibull</w:t>
      </w:r>
      <w:r w:rsidR="00DB0308" w:rsidRPr="00DC555B">
        <w:rPr>
          <w:rFonts w:hint="eastAsia"/>
          <w:szCs w:val="24"/>
        </w:rPr>
        <w:t>分布</w:t>
      </w:r>
      <w:r w:rsidR="000D6A2A" w:rsidRPr="00DC555B">
        <w:rPr>
          <w:rFonts w:hint="eastAsia"/>
          <w:szCs w:val="24"/>
        </w:rPr>
        <w:t>的</w:t>
      </w:r>
      <w:r w:rsidR="00D35BD9" w:rsidRPr="00DC555B">
        <w:rPr>
          <w:rFonts w:hint="eastAsia"/>
          <w:szCs w:val="24"/>
        </w:rPr>
        <w:t>参数的</w:t>
      </w:r>
      <w:r w:rsidR="004B4457" w:rsidRPr="00DC555B">
        <w:rPr>
          <w:rFonts w:hint="eastAsia"/>
          <w:szCs w:val="24"/>
        </w:rPr>
        <w:t>极大</w:t>
      </w:r>
      <w:r w:rsidR="00D35BD9" w:rsidRPr="00DC555B">
        <w:rPr>
          <w:rFonts w:hint="eastAsia"/>
          <w:szCs w:val="24"/>
        </w:rPr>
        <w:t>似然估计</w:t>
      </w:r>
      <w:r w:rsidR="00502CD6" w:rsidRPr="00DC555B">
        <w:rPr>
          <w:rFonts w:hint="eastAsia"/>
          <w:szCs w:val="24"/>
        </w:rPr>
        <w:t>、</w:t>
      </w:r>
      <w:r w:rsidR="00DB0308" w:rsidRPr="00DC555B">
        <w:rPr>
          <w:rFonts w:hint="eastAsia"/>
          <w:szCs w:val="24"/>
        </w:rPr>
        <w:t>同时此文献</w:t>
      </w:r>
      <w:r w:rsidR="004B4457" w:rsidRPr="00DC555B">
        <w:rPr>
          <w:rFonts w:hint="eastAsia"/>
          <w:szCs w:val="24"/>
        </w:rPr>
        <w:t>也</w:t>
      </w:r>
      <w:r w:rsidR="00DB0308" w:rsidRPr="00DC555B">
        <w:rPr>
          <w:rFonts w:hint="eastAsia"/>
          <w:szCs w:val="24"/>
        </w:rPr>
        <w:t>指出</w:t>
      </w:r>
      <w:r w:rsidR="00502CD6" w:rsidRPr="00DC555B">
        <w:rPr>
          <w:rFonts w:hint="eastAsia"/>
          <w:szCs w:val="24"/>
        </w:rPr>
        <w:t>，</w:t>
      </w:r>
      <w:r w:rsidR="004B4457" w:rsidRPr="00DC555B">
        <w:rPr>
          <w:rFonts w:hint="eastAsia"/>
          <w:szCs w:val="24"/>
        </w:rPr>
        <w:t>当试验数据需要满足一定的约束条件时序进应力试验的极大似然估计才会存在，即并不是所有的序进都会存在极大似然估计。</w:t>
      </w:r>
      <w:r w:rsidR="000D6A2A" w:rsidRPr="00DC555B">
        <w:rPr>
          <w:szCs w:val="24"/>
        </w:rPr>
        <w:t xml:space="preserve"> </w:t>
      </w:r>
    </w:p>
    <w:p w14:paraId="6ABBBEF6" w14:textId="77777777" w:rsidR="0073273C" w:rsidRPr="00DC555B" w:rsidRDefault="005C5944" w:rsidP="00DC555B">
      <w:pPr>
        <w:spacing w:line="360" w:lineRule="auto"/>
        <w:ind w:firstLine="420"/>
        <w:rPr>
          <w:szCs w:val="24"/>
        </w:rPr>
      </w:pPr>
      <w:r w:rsidRPr="00DC555B">
        <w:rPr>
          <w:rFonts w:hint="eastAsia"/>
          <w:szCs w:val="24"/>
        </w:rPr>
        <w:t>EM</w:t>
      </w:r>
      <w:r w:rsidRPr="00DC555B">
        <w:rPr>
          <w:rFonts w:hint="eastAsia"/>
          <w:szCs w:val="24"/>
        </w:rPr>
        <w:t>算法作为处理不</w:t>
      </w:r>
      <w:r w:rsidR="00502CD6" w:rsidRPr="00DC555B">
        <w:rPr>
          <w:rFonts w:hint="eastAsia"/>
          <w:szCs w:val="24"/>
        </w:rPr>
        <w:t>完全数据求最大似然估计的有效方法，在可靠性分析中也有着应用。</w:t>
      </w:r>
      <w:r w:rsidR="00252D0E">
        <w:rPr>
          <w:rFonts w:hint="eastAsia"/>
          <w:szCs w:val="24"/>
          <w:vertAlign w:val="superscript"/>
        </w:rPr>
        <w:t>[1</w:t>
      </w:r>
      <w:r w:rsidRPr="00DC555B">
        <w:rPr>
          <w:rFonts w:hint="eastAsia"/>
          <w:szCs w:val="24"/>
          <w:vertAlign w:val="superscript"/>
        </w:rPr>
        <w:t>5]</w:t>
      </w:r>
      <w:r w:rsidRPr="00DC555B">
        <w:rPr>
          <w:rFonts w:hint="eastAsia"/>
          <w:szCs w:val="24"/>
        </w:rPr>
        <w:t>讨论了利用</w:t>
      </w:r>
      <w:r w:rsidRPr="00DC555B">
        <w:rPr>
          <w:rFonts w:hint="eastAsia"/>
          <w:szCs w:val="24"/>
        </w:rPr>
        <w:t xml:space="preserve"> EM </w:t>
      </w:r>
      <w:r w:rsidRPr="00DC555B">
        <w:rPr>
          <w:rFonts w:hint="eastAsia"/>
          <w:szCs w:val="24"/>
        </w:rPr>
        <w:t>算法解决威布尔分布下缺失数据似然估计的统</w:t>
      </w:r>
      <w:r w:rsidR="00252D0E">
        <w:rPr>
          <w:rFonts w:hint="eastAsia"/>
          <w:szCs w:val="24"/>
        </w:rPr>
        <w:t>计推断。</w:t>
      </w:r>
      <w:r w:rsidR="00911A36" w:rsidRPr="00DC555B">
        <w:rPr>
          <w:rFonts w:hint="eastAsia"/>
          <w:szCs w:val="24"/>
        </w:rPr>
        <w:t>关于一次性产品的可靠性分析研究</w:t>
      </w:r>
      <w:r w:rsidRPr="00DC555B">
        <w:rPr>
          <w:rFonts w:hint="eastAsia"/>
          <w:szCs w:val="24"/>
        </w:rPr>
        <w:t>大多都是在恒定压力寿命试验下进行的</w:t>
      </w:r>
      <w:r w:rsidR="00681D54" w:rsidRPr="00DC555B">
        <w:rPr>
          <w:rFonts w:hint="eastAsia"/>
          <w:szCs w:val="24"/>
        </w:rPr>
        <w:t>：</w:t>
      </w:r>
      <w:r w:rsidRPr="00DC555B">
        <w:rPr>
          <w:szCs w:val="24"/>
        </w:rPr>
        <w:t>Sohn</w:t>
      </w:r>
      <w:r w:rsidR="00252D0E">
        <w:rPr>
          <w:rFonts w:hint="eastAsia"/>
          <w:szCs w:val="24"/>
          <w:vertAlign w:val="superscript"/>
        </w:rPr>
        <w:t>[16</w:t>
      </w:r>
      <w:r w:rsidRPr="00DC555B">
        <w:rPr>
          <w:rFonts w:hint="eastAsia"/>
          <w:szCs w:val="24"/>
          <w:vertAlign w:val="superscript"/>
        </w:rPr>
        <w:t>]</w:t>
      </w:r>
      <w:r w:rsidRPr="00DC555B">
        <w:rPr>
          <w:rFonts w:hint="eastAsia"/>
          <w:szCs w:val="24"/>
        </w:rPr>
        <w:t>为基于</w:t>
      </w:r>
      <w:r w:rsidRPr="00DC555B">
        <w:rPr>
          <w:szCs w:val="24"/>
        </w:rPr>
        <w:t>logistic</w:t>
      </w:r>
      <w:r w:rsidRPr="00DC555B">
        <w:rPr>
          <w:rFonts w:hint="eastAsia"/>
          <w:szCs w:val="24"/>
        </w:rPr>
        <w:t xml:space="preserve"> </w:t>
      </w:r>
      <w:r w:rsidRPr="00DC555B">
        <w:rPr>
          <w:rFonts w:hint="eastAsia"/>
          <w:szCs w:val="24"/>
        </w:rPr>
        <w:t>寿命分布下一次性用品模型提供了最优试验方案。</w:t>
      </w:r>
      <w:r w:rsidR="00911A36" w:rsidRPr="00DC555B">
        <w:rPr>
          <w:rFonts w:hint="eastAsia"/>
          <w:szCs w:val="24"/>
        </w:rPr>
        <w:t>2009</w:t>
      </w:r>
      <w:r w:rsidR="00911A36" w:rsidRPr="00DC555B">
        <w:rPr>
          <w:rFonts w:hint="eastAsia"/>
          <w:szCs w:val="24"/>
        </w:rPr>
        <w:t>年</w:t>
      </w:r>
      <w:r w:rsidR="00911A36" w:rsidRPr="00DC555B">
        <w:rPr>
          <w:rFonts w:hint="eastAsia"/>
          <w:szCs w:val="24"/>
          <w:lang w:val="en-CA"/>
        </w:rPr>
        <w:t>Fan et.al</w:t>
      </w:r>
      <w:r w:rsidR="00911A36" w:rsidRPr="00DC555B">
        <w:rPr>
          <w:rFonts w:hint="eastAsia"/>
          <w:szCs w:val="24"/>
          <w:vertAlign w:val="superscript"/>
          <w:lang w:val="en-CA"/>
        </w:rPr>
        <w:t xml:space="preserve"> [</w:t>
      </w:r>
      <w:r w:rsidR="00252D0E">
        <w:rPr>
          <w:rFonts w:hint="eastAsia"/>
          <w:szCs w:val="24"/>
          <w:vertAlign w:val="superscript"/>
          <w:lang w:val="en-CA"/>
        </w:rPr>
        <w:t>17</w:t>
      </w:r>
      <w:r w:rsidR="00911A36" w:rsidRPr="00DC555B">
        <w:rPr>
          <w:rFonts w:hint="eastAsia"/>
          <w:szCs w:val="24"/>
          <w:vertAlign w:val="superscript"/>
          <w:lang w:val="en-CA"/>
        </w:rPr>
        <w:t>]</w:t>
      </w:r>
      <w:r w:rsidR="00911A36" w:rsidRPr="00DC555B">
        <w:rPr>
          <w:szCs w:val="24"/>
          <w:lang w:val="en-CA"/>
        </w:rPr>
        <w:t xml:space="preserve"> </w:t>
      </w:r>
      <w:r w:rsidR="00911A36" w:rsidRPr="00DC555B">
        <w:rPr>
          <w:szCs w:val="24"/>
          <w:lang w:val="en-CA"/>
        </w:rPr>
        <w:t>利用</w:t>
      </w:r>
      <w:r w:rsidR="00911A36" w:rsidRPr="00DC555B">
        <w:rPr>
          <w:rFonts w:hint="eastAsia"/>
          <w:szCs w:val="24"/>
        </w:rPr>
        <w:t>Bayes</w:t>
      </w:r>
      <w:r w:rsidR="00321EBA" w:rsidRPr="00DC555B">
        <w:rPr>
          <w:rFonts w:hint="eastAsia"/>
          <w:szCs w:val="24"/>
        </w:rPr>
        <w:t>方法分析拥有高可靠性的一次性用品</w:t>
      </w:r>
      <w:r w:rsidRPr="00DC555B">
        <w:rPr>
          <w:rFonts w:hint="eastAsia"/>
          <w:szCs w:val="24"/>
        </w:rPr>
        <w:t>，他们提出了三种贝叶斯先验</w:t>
      </w:r>
      <w:r w:rsidRPr="00DC555B">
        <w:rPr>
          <w:rFonts w:hint="eastAsia"/>
          <w:szCs w:val="24"/>
        </w:rPr>
        <w:t>:</w:t>
      </w:r>
      <w:r w:rsidRPr="00DC555B">
        <w:rPr>
          <w:rFonts w:hint="eastAsia"/>
          <w:szCs w:val="24"/>
        </w:rPr>
        <w:t>指数，正态和贝塔，以及它们的仿真结果表明：当数据具有足够的信息时，这三种先验的效果是相同的</w:t>
      </w:r>
      <w:r w:rsidR="00911A36" w:rsidRPr="00DC555B">
        <w:rPr>
          <w:rFonts w:hint="eastAsia"/>
          <w:szCs w:val="24"/>
        </w:rPr>
        <w:t>。</w:t>
      </w:r>
      <w:r w:rsidR="00681D54" w:rsidRPr="00DC555B">
        <w:rPr>
          <w:rFonts w:hint="eastAsia"/>
          <w:szCs w:val="24"/>
          <w:lang w:val="en-CA"/>
        </w:rPr>
        <w:t xml:space="preserve">Balakishnan </w:t>
      </w:r>
      <w:r w:rsidR="00502CD6" w:rsidRPr="00DC555B">
        <w:rPr>
          <w:szCs w:val="24"/>
          <w:lang w:val="en-CA"/>
        </w:rPr>
        <w:t>和</w:t>
      </w:r>
      <w:r w:rsidR="00502CD6" w:rsidRPr="00DC555B">
        <w:rPr>
          <w:rFonts w:hint="eastAsia"/>
          <w:szCs w:val="24"/>
          <w:lang w:val="en-CA"/>
        </w:rPr>
        <w:t xml:space="preserve"> </w:t>
      </w:r>
      <w:r w:rsidR="00681D54" w:rsidRPr="00DC555B">
        <w:rPr>
          <w:szCs w:val="24"/>
          <w:lang w:val="en-CA"/>
        </w:rPr>
        <w:t>Lin</w:t>
      </w:r>
      <w:r w:rsidR="00681D54" w:rsidRPr="00DC555B">
        <w:rPr>
          <w:rFonts w:hint="eastAsia"/>
          <w:szCs w:val="24"/>
          <w:lang w:val="en-CA"/>
        </w:rPr>
        <w:t>g</w:t>
      </w:r>
      <w:r w:rsidR="00681D54" w:rsidRPr="00DC555B">
        <w:rPr>
          <w:rFonts w:hint="eastAsia"/>
          <w:szCs w:val="24"/>
          <w:vertAlign w:val="superscript"/>
          <w:lang w:val="en-CA"/>
        </w:rPr>
        <w:t>[</w:t>
      </w:r>
      <w:r w:rsidR="00252D0E">
        <w:rPr>
          <w:rFonts w:hint="eastAsia"/>
          <w:szCs w:val="24"/>
          <w:vertAlign w:val="superscript"/>
          <w:lang w:val="en-CA"/>
        </w:rPr>
        <w:t>18</w:t>
      </w:r>
      <w:r w:rsidR="00681D54" w:rsidRPr="00DC555B">
        <w:rPr>
          <w:rFonts w:hint="eastAsia"/>
          <w:szCs w:val="24"/>
          <w:vertAlign w:val="superscript"/>
          <w:lang w:val="en-CA"/>
        </w:rPr>
        <w:t>]</w:t>
      </w:r>
      <w:r w:rsidR="00681D54" w:rsidRPr="00DC555B">
        <w:rPr>
          <w:rFonts w:hint="eastAsia"/>
          <w:szCs w:val="24"/>
          <w:lang w:val="en-CA"/>
        </w:rPr>
        <w:t>用</w:t>
      </w:r>
      <w:r w:rsidR="00681D54" w:rsidRPr="00DC555B">
        <w:rPr>
          <w:rFonts w:hint="eastAsia"/>
          <w:szCs w:val="24"/>
        </w:rPr>
        <w:t>Bayes</w:t>
      </w:r>
      <w:r w:rsidR="00681D54" w:rsidRPr="00DC555B">
        <w:rPr>
          <w:rFonts w:hint="eastAsia"/>
          <w:szCs w:val="24"/>
        </w:rPr>
        <w:t>方法分析了基于指数分布恒定压力寿命试验的一次性用品。</w:t>
      </w:r>
      <w:r w:rsidR="00681D54" w:rsidRPr="00DC555B">
        <w:rPr>
          <w:rFonts w:hint="eastAsia"/>
          <w:szCs w:val="24"/>
        </w:rPr>
        <w:t xml:space="preserve"> </w:t>
      </w:r>
      <w:r w:rsidR="00911A36" w:rsidRPr="00DC555B">
        <w:rPr>
          <w:rFonts w:hint="eastAsia"/>
          <w:szCs w:val="24"/>
          <w:lang w:val="en-CA"/>
        </w:rPr>
        <w:t xml:space="preserve">Balakishnan </w:t>
      </w:r>
      <w:r w:rsidR="00502CD6" w:rsidRPr="00DC555B">
        <w:rPr>
          <w:szCs w:val="24"/>
          <w:lang w:val="en-CA"/>
        </w:rPr>
        <w:t>和</w:t>
      </w:r>
      <w:r w:rsidR="00911A36" w:rsidRPr="00DC555B">
        <w:rPr>
          <w:szCs w:val="24"/>
          <w:lang w:val="en-CA"/>
        </w:rPr>
        <w:t xml:space="preserve"> Lin</w:t>
      </w:r>
      <w:r w:rsidR="00911A36" w:rsidRPr="00DC555B">
        <w:rPr>
          <w:rFonts w:hint="eastAsia"/>
          <w:szCs w:val="24"/>
          <w:lang w:val="en-CA"/>
        </w:rPr>
        <w:t>g</w:t>
      </w:r>
      <w:r w:rsidR="00911A36" w:rsidRPr="00DC555B">
        <w:rPr>
          <w:rFonts w:hint="eastAsia"/>
          <w:szCs w:val="24"/>
          <w:vertAlign w:val="superscript"/>
          <w:lang w:val="en-CA"/>
        </w:rPr>
        <w:t>[</w:t>
      </w:r>
      <w:r w:rsidR="00252D0E">
        <w:rPr>
          <w:rFonts w:hint="eastAsia"/>
          <w:szCs w:val="24"/>
          <w:vertAlign w:val="superscript"/>
          <w:lang w:val="en-CA"/>
        </w:rPr>
        <w:t>19</w:t>
      </w:r>
      <w:r w:rsidR="00911A36" w:rsidRPr="00DC555B">
        <w:rPr>
          <w:rFonts w:hint="eastAsia"/>
          <w:szCs w:val="24"/>
          <w:vertAlign w:val="superscript"/>
          <w:lang w:val="en-CA"/>
        </w:rPr>
        <w:t>]</w:t>
      </w:r>
      <w:r w:rsidR="00911A36" w:rsidRPr="00DC555B">
        <w:rPr>
          <w:rFonts w:hint="eastAsia"/>
          <w:szCs w:val="24"/>
          <w:lang w:val="en-CA"/>
        </w:rPr>
        <w:t>用</w:t>
      </w:r>
      <w:r w:rsidR="00911A36" w:rsidRPr="00DC555B">
        <w:rPr>
          <w:rFonts w:hint="eastAsia"/>
          <w:szCs w:val="24"/>
          <w:lang w:val="en-CA"/>
        </w:rPr>
        <w:t>EM</w:t>
      </w:r>
      <w:r w:rsidR="00911A36" w:rsidRPr="00DC555B">
        <w:rPr>
          <w:rFonts w:hint="eastAsia"/>
          <w:szCs w:val="24"/>
          <w:lang w:val="en-CA"/>
        </w:rPr>
        <w:t>算法</w:t>
      </w:r>
      <w:r w:rsidR="00321EBA" w:rsidRPr="00DC555B">
        <w:rPr>
          <w:rFonts w:hint="eastAsia"/>
          <w:szCs w:val="24"/>
        </w:rPr>
        <w:t>分析</w:t>
      </w:r>
      <w:r w:rsidR="00911A36" w:rsidRPr="00DC555B">
        <w:rPr>
          <w:rFonts w:hint="eastAsia"/>
          <w:szCs w:val="24"/>
        </w:rPr>
        <w:t>了</w:t>
      </w:r>
      <w:r w:rsidR="004066C1" w:rsidRPr="00DC555B">
        <w:rPr>
          <w:rFonts w:hint="eastAsia"/>
          <w:szCs w:val="24"/>
        </w:rPr>
        <w:t>基于</w:t>
      </w:r>
      <w:r w:rsidR="00321EBA" w:rsidRPr="00DC555B">
        <w:rPr>
          <w:rFonts w:hint="eastAsia"/>
          <w:szCs w:val="24"/>
        </w:rPr>
        <w:t>指数分布</w:t>
      </w:r>
      <w:r w:rsidR="004066C1" w:rsidRPr="00DC555B">
        <w:rPr>
          <w:rFonts w:hint="eastAsia"/>
          <w:szCs w:val="24"/>
        </w:rPr>
        <w:t>下</w:t>
      </w:r>
      <w:r w:rsidRPr="00DC555B">
        <w:rPr>
          <w:rFonts w:hint="eastAsia"/>
          <w:szCs w:val="24"/>
        </w:rPr>
        <w:t>单应力因素的一次性用品的统计分析</w:t>
      </w:r>
      <w:r w:rsidR="00911A36" w:rsidRPr="00DC555B">
        <w:rPr>
          <w:rFonts w:hint="eastAsia"/>
          <w:szCs w:val="24"/>
        </w:rPr>
        <w:t>，</w:t>
      </w:r>
      <w:r w:rsidRPr="00DC555B">
        <w:rPr>
          <w:rFonts w:hint="eastAsia"/>
          <w:szCs w:val="24"/>
        </w:rPr>
        <w:t>并且进一步延伸到多应力因素。</w:t>
      </w:r>
      <w:r w:rsidR="00252D0E">
        <w:rPr>
          <w:rFonts w:hint="eastAsia"/>
          <w:szCs w:val="24"/>
          <w:vertAlign w:val="superscript"/>
          <w:lang w:val="en-CA"/>
        </w:rPr>
        <w:t>[20</w:t>
      </w:r>
      <w:r w:rsidR="002015BD" w:rsidRPr="00DC555B">
        <w:rPr>
          <w:rFonts w:hint="eastAsia"/>
          <w:szCs w:val="24"/>
          <w:vertAlign w:val="superscript"/>
          <w:lang w:val="en-CA"/>
        </w:rPr>
        <w:t>]</w:t>
      </w:r>
      <w:r w:rsidR="00252D0E">
        <w:rPr>
          <w:rFonts w:hint="eastAsia"/>
          <w:szCs w:val="24"/>
          <w:lang w:val="en-CA"/>
        </w:rPr>
        <w:t>则</w:t>
      </w:r>
      <w:r w:rsidR="002015BD" w:rsidRPr="00DC555B">
        <w:rPr>
          <w:rFonts w:hint="eastAsia"/>
          <w:szCs w:val="24"/>
          <w:lang w:val="en-CA"/>
        </w:rPr>
        <w:t>做了</w:t>
      </w:r>
      <w:r w:rsidR="004066C1" w:rsidRPr="00DC555B">
        <w:rPr>
          <w:rFonts w:hint="eastAsia"/>
          <w:szCs w:val="24"/>
        </w:rPr>
        <w:t>伽马分布下</w:t>
      </w:r>
      <w:r w:rsidR="00321EBA" w:rsidRPr="00DC555B">
        <w:rPr>
          <w:rFonts w:hint="eastAsia"/>
          <w:szCs w:val="24"/>
        </w:rPr>
        <w:t>的一次性用品</w:t>
      </w:r>
      <w:r w:rsidR="002015BD" w:rsidRPr="00DC555B">
        <w:rPr>
          <w:rFonts w:hint="eastAsia"/>
          <w:szCs w:val="24"/>
        </w:rPr>
        <w:t>在多重应力因素的影响下的分析</w:t>
      </w:r>
      <w:r w:rsidR="00911A36" w:rsidRPr="00DC555B">
        <w:rPr>
          <w:rFonts w:hint="eastAsia"/>
          <w:szCs w:val="24"/>
        </w:rPr>
        <w:t>。</w:t>
      </w:r>
      <w:r w:rsidR="00502CD6" w:rsidRPr="00DC555B">
        <w:rPr>
          <w:rFonts w:hint="eastAsia"/>
          <w:szCs w:val="24"/>
        </w:rPr>
        <w:t>此外</w:t>
      </w:r>
      <w:r w:rsidR="002015BD" w:rsidRPr="00DC555B">
        <w:rPr>
          <w:rFonts w:hint="eastAsia"/>
          <w:szCs w:val="24"/>
        </w:rPr>
        <w:t>还做了在恒定压力寿命试验下竞争风险模型的</w:t>
      </w:r>
      <w:r w:rsidR="002015BD" w:rsidRPr="00DC555B">
        <w:rPr>
          <w:rFonts w:hint="eastAsia"/>
          <w:szCs w:val="24"/>
        </w:rPr>
        <w:t>EM</w:t>
      </w:r>
      <w:r w:rsidR="002015BD" w:rsidRPr="00DC555B">
        <w:rPr>
          <w:rFonts w:hint="eastAsia"/>
          <w:szCs w:val="24"/>
        </w:rPr>
        <w:t>算法分析。其实竞争风险产品加速寿命试验问题最早也是由</w:t>
      </w:r>
      <w:r w:rsidR="002015BD" w:rsidRPr="00DC555B">
        <w:rPr>
          <w:rFonts w:hint="eastAsia"/>
          <w:szCs w:val="24"/>
        </w:rPr>
        <w:t>Nelson</w:t>
      </w:r>
      <w:r w:rsidR="002015BD" w:rsidRPr="00DC555B">
        <w:rPr>
          <w:rFonts w:hint="eastAsia"/>
          <w:szCs w:val="24"/>
        </w:rPr>
        <w:t>提出来的，但是没有引起足够的重视，因此使得竞争失效这一研究仍然处于初始阶段。</w:t>
      </w:r>
    </w:p>
    <w:p w14:paraId="6ABBBEF7" w14:textId="77777777" w:rsidR="002015BD" w:rsidRPr="00DC555B" w:rsidRDefault="00517A9E" w:rsidP="00DC555B">
      <w:pPr>
        <w:pStyle w:val="Heading2"/>
        <w:ind w:firstLine="420"/>
      </w:pPr>
      <w:bookmarkStart w:id="14" w:name="_Toc5829575"/>
      <w:r w:rsidRPr="00DC555B">
        <w:rPr>
          <w:rFonts w:hint="eastAsia"/>
        </w:rPr>
        <w:t>第三节</w:t>
      </w:r>
      <w:r w:rsidRPr="00DC555B">
        <w:rPr>
          <w:rFonts w:hint="eastAsia"/>
        </w:rPr>
        <w:t xml:space="preserve">  </w:t>
      </w:r>
      <w:r w:rsidR="001037A1" w:rsidRPr="00DC555B">
        <w:rPr>
          <w:rFonts w:hint="eastAsia"/>
        </w:rPr>
        <w:t>本文主要内容</w:t>
      </w:r>
      <w:bookmarkEnd w:id="14"/>
    </w:p>
    <w:p w14:paraId="6ABBBEF8" w14:textId="77777777" w:rsidR="00517A9E" w:rsidRPr="00DC555B" w:rsidRDefault="000B2009" w:rsidP="00DC555B">
      <w:pPr>
        <w:spacing w:line="360" w:lineRule="auto"/>
        <w:textAlignment w:val="center"/>
        <w:rPr>
          <w:szCs w:val="24"/>
        </w:rPr>
      </w:pPr>
      <w:r w:rsidRPr="00DC555B">
        <w:rPr>
          <w:rFonts w:hint="eastAsia"/>
          <w:szCs w:val="24"/>
        </w:rPr>
        <w:t xml:space="preserve"> </w:t>
      </w:r>
    </w:p>
    <w:p w14:paraId="6ABBBEF9" w14:textId="77777777" w:rsidR="000B2009" w:rsidRPr="00DC555B" w:rsidRDefault="00D0631B" w:rsidP="00DC555B">
      <w:pPr>
        <w:spacing w:line="360" w:lineRule="auto"/>
        <w:ind w:firstLine="420"/>
        <w:textAlignment w:val="center"/>
        <w:rPr>
          <w:szCs w:val="24"/>
          <w:lang w:val="en-CA"/>
        </w:rPr>
      </w:pPr>
      <w:r w:rsidRPr="00DC555B">
        <w:rPr>
          <w:rFonts w:hint="eastAsia"/>
          <w:szCs w:val="24"/>
          <w:lang w:val="en-CA"/>
        </w:rPr>
        <w:t>本文所做的工作主要是受</w:t>
      </w:r>
      <w:r w:rsidRPr="00DC555B">
        <w:rPr>
          <w:rFonts w:hint="eastAsia"/>
          <w:szCs w:val="24"/>
          <w:lang w:val="en-CA"/>
        </w:rPr>
        <w:t xml:space="preserve">Balakishnan </w:t>
      </w:r>
      <w:r w:rsidR="00502CD6" w:rsidRPr="00DC555B">
        <w:rPr>
          <w:szCs w:val="24"/>
          <w:lang w:val="en-CA"/>
        </w:rPr>
        <w:t>和</w:t>
      </w:r>
      <w:r w:rsidRPr="00DC555B">
        <w:rPr>
          <w:szCs w:val="24"/>
          <w:lang w:val="en-CA"/>
        </w:rPr>
        <w:t xml:space="preserve"> Lin</w:t>
      </w:r>
      <w:r w:rsidRPr="00DC555B">
        <w:rPr>
          <w:rFonts w:hint="eastAsia"/>
          <w:szCs w:val="24"/>
          <w:lang w:val="en-CA"/>
        </w:rPr>
        <w:t>g</w:t>
      </w:r>
      <w:r w:rsidRPr="00DC555B">
        <w:rPr>
          <w:rFonts w:hint="eastAsia"/>
          <w:szCs w:val="24"/>
          <w:lang w:val="en-CA"/>
        </w:rPr>
        <w:t>用恒定应力寿命试验对一次性产品寿命分析的启发，在一次性产品的寿命分析中加入竞争风险，将竞争失效时间设为指数分布，并且采用步进应力寿命试验对竞争风险模型下的一次性产品进行统计分析。</w:t>
      </w:r>
    </w:p>
    <w:p w14:paraId="6ABBBEFA" w14:textId="77777777" w:rsidR="00557273" w:rsidRPr="00DC555B" w:rsidRDefault="00D0631B" w:rsidP="00DC555B">
      <w:pPr>
        <w:spacing w:line="360" w:lineRule="auto"/>
        <w:ind w:firstLine="420"/>
        <w:textAlignment w:val="center"/>
        <w:rPr>
          <w:szCs w:val="24"/>
          <w:lang w:val="en-CA"/>
        </w:rPr>
      </w:pPr>
      <w:r w:rsidRPr="00DC555B">
        <w:rPr>
          <w:rFonts w:hint="eastAsia"/>
          <w:szCs w:val="24"/>
          <w:lang w:val="en-CA"/>
        </w:rPr>
        <w:t>本文首先在第一章介绍了本模型的研究意义以及背景介绍，因为一次性产品的特点是不能通过试验观测到真实的寿命，因此传</w:t>
      </w:r>
      <w:r w:rsidR="00502CD6" w:rsidRPr="00DC555B">
        <w:rPr>
          <w:rFonts w:hint="eastAsia"/>
          <w:szCs w:val="24"/>
          <w:lang w:val="en-CA"/>
        </w:rPr>
        <w:t>统的寿命试验方法对于一次性产品将不再适用，又因为产品的高可靠性、</w:t>
      </w:r>
      <w:r w:rsidRPr="00DC555B">
        <w:rPr>
          <w:rFonts w:hint="eastAsia"/>
          <w:szCs w:val="24"/>
          <w:lang w:val="en-CA"/>
        </w:rPr>
        <w:t>长寿命的特点，将加速寿命试验运用到模型中，通过对一次性产品竞争风险的研究，制造商可以对一次性产品的性能做出改进。然后阐述了国内外有关于加速寿命试验的</w:t>
      </w:r>
      <w:r w:rsidR="00106BFC" w:rsidRPr="00DC555B">
        <w:rPr>
          <w:rFonts w:hint="eastAsia"/>
          <w:szCs w:val="24"/>
          <w:lang w:val="en-CA"/>
        </w:rPr>
        <w:t>相关</w:t>
      </w:r>
      <w:r w:rsidRPr="00DC555B">
        <w:rPr>
          <w:rFonts w:hint="eastAsia"/>
          <w:szCs w:val="24"/>
          <w:lang w:val="en-CA"/>
        </w:rPr>
        <w:t>研究</w:t>
      </w:r>
      <w:r w:rsidR="00106BFC" w:rsidRPr="00DC555B">
        <w:rPr>
          <w:rFonts w:hint="eastAsia"/>
          <w:szCs w:val="24"/>
          <w:lang w:val="en-CA"/>
        </w:rPr>
        <w:t>、</w:t>
      </w:r>
      <w:r w:rsidR="00106BFC" w:rsidRPr="00DC555B">
        <w:rPr>
          <w:rFonts w:hint="eastAsia"/>
          <w:szCs w:val="24"/>
          <w:lang w:val="en-CA"/>
        </w:rPr>
        <w:t>EM</w:t>
      </w:r>
      <w:r w:rsidR="00106BFC" w:rsidRPr="00DC555B">
        <w:rPr>
          <w:rFonts w:hint="eastAsia"/>
          <w:szCs w:val="24"/>
          <w:lang w:val="en-CA"/>
        </w:rPr>
        <w:t>算法，贝叶斯算法在产品可靠性分析中的应用以及有关一次性产品可靠性的相关研究</w:t>
      </w:r>
      <w:r w:rsidR="00502CD6" w:rsidRPr="00DC555B">
        <w:rPr>
          <w:rFonts w:hint="eastAsia"/>
          <w:szCs w:val="24"/>
          <w:lang w:val="en-CA"/>
        </w:rPr>
        <w:t>。</w:t>
      </w:r>
    </w:p>
    <w:p w14:paraId="6ABBBEFB" w14:textId="77777777" w:rsidR="00502CD6" w:rsidRPr="00DC555B" w:rsidRDefault="00557273" w:rsidP="00DC555B">
      <w:pPr>
        <w:spacing w:line="360" w:lineRule="auto"/>
        <w:ind w:firstLine="420"/>
        <w:textAlignment w:val="center"/>
        <w:rPr>
          <w:szCs w:val="24"/>
          <w:lang w:val="en-CA"/>
        </w:rPr>
      </w:pPr>
      <w:r w:rsidRPr="00DC555B">
        <w:rPr>
          <w:rFonts w:hint="eastAsia"/>
          <w:szCs w:val="24"/>
          <w:lang w:val="en-CA"/>
        </w:rPr>
        <w:t>第二章是有关于加速寿命试验的基本理论，</w:t>
      </w:r>
      <w:r w:rsidRPr="00DC555B">
        <w:rPr>
          <w:rFonts w:hint="eastAsia"/>
          <w:szCs w:val="24"/>
          <w:lang w:val="en-CA"/>
        </w:rPr>
        <w:t>EM</w:t>
      </w:r>
      <w:r w:rsidR="00106BFC" w:rsidRPr="00DC555B">
        <w:rPr>
          <w:rFonts w:hint="eastAsia"/>
          <w:szCs w:val="24"/>
          <w:lang w:val="en-CA"/>
        </w:rPr>
        <w:t>算法</w:t>
      </w:r>
      <w:r w:rsidRPr="00DC555B">
        <w:rPr>
          <w:rFonts w:hint="eastAsia"/>
          <w:szCs w:val="24"/>
          <w:lang w:val="en-CA"/>
        </w:rPr>
        <w:t>，贝叶斯分析相关理论</w:t>
      </w:r>
      <w:r w:rsidR="00106BFC" w:rsidRPr="00DC555B">
        <w:rPr>
          <w:rFonts w:hint="eastAsia"/>
          <w:szCs w:val="24"/>
          <w:lang w:val="en-CA"/>
        </w:rPr>
        <w:t>的</w:t>
      </w:r>
      <w:r w:rsidRPr="00DC555B">
        <w:rPr>
          <w:rFonts w:hint="eastAsia"/>
          <w:szCs w:val="24"/>
          <w:lang w:val="en-CA"/>
        </w:rPr>
        <w:t>介绍。</w:t>
      </w:r>
      <w:r w:rsidR="00106BFC" w:rsidRPr="00DC555B">
        <w:rPr>
          <w:rFonts w:hint="eastAsia"/>
          <w:szCs w:val="24"/>
          <w:lang w:val="en-CA"/>
        </w:rPr>
        <w:t>并且</w:t>
      </w:r>
      <w:r w:rsidRPr="00DC555B">
        <w:rPr>
          <w:rFonts w:hint="eastAsia"/>
          <w:szCs w:val="24"/>
          <w:lang w:val="en-CA"/>
        </w:rPr>
        <w:t>在本文中关于一次性产品竞争风险模型的研究中将用的这些理论。</w:t>
      </w:r>
    </w:p>
    <w:p w14:paraId="6ABBBEFC" w14:textId="77777777" w:rsidR="00106BFC" w:rsidRPr="00DC555B" w:rsidRDefault="00557273" w:rsidP="00DC555B">
      <w:pPr>
        <w:spacing w:line="360" w:lineRule="auto"/>
        <w:ind w:firstLine="420"/>
        <w:textAlignment w:val="center"/>
        <w:rPr>
          <w:szCs w:val="24"/>
          <w:lang w:val="en-CA"/>
        </w:rPr>
      </w:pPr>
      <w:r w:rsidRPr="00DC555B">
        <w:rPr>
          <w:rFonts w:hint="eastAsia"/>
          <w:szCs w:val="24"/>
          <w:lang w:val="en-CA"/>
        </w:rPr>
        <w:t>第三章是关于一次性产品竞争风险下的模型的阐述以及基本假定，假设一次性产品的竞争失效时间服从指数分布，并且假定有两种竞争风险。由于一次性产品不能重复使用导致的真实寿命很难观测的特点，本文采用</w:t>
      </w:r>
      <w:r w:rsidRPr="00DC555B">
        <w:rPr>
          <w:rFonts w:hint="eastAsia"/>
          <w:szCs w:val="24"/>
          <w:lang w:val="en-CA"/>
        </w:rPr>
        <w:t>EM</w:t>
      </w:r>
      <w:r w:rsidR="00106BFC" w:rsidRPr="00DC555B">
        <w:rPr>
          <w:rFonts w:hint="eastAsia"/>
          <w:szCs w:val="24"/>
          <w:lang w:val="en-CA"/>
        </w:rPr>
        <w:t>算法将真实失效时间作为隐变量对模型进行参数估计，</w:t>
      </w:r>
      <w:r w:rsidRPr="00DC555B">
        <w:rPr>
          <w:rFonts w:hint="eastAsia"/>
          <w:szCs w:val="24"/>
          <w:lang w:val="en-CA"/>
        </w:rPr>
        <w:t>导</w:t>
      </w:r>
      <w:r w:rsidR="00106BFC" w:rsidRPr="00DC555B">
        <w:rPr>
          <w:rFonts w:hint="eastAsia"/>
          <w:szCs w:val="24"/>
          <w:lang w:val="en-CA"/>
        </w:rPr>
        <w:t>出了</w:t>
      </w:r>
      <w:r w:rsidRPr="00DC555B">
        <w:rPr>
          <w:rFonts w:hint="eastAsia"/>
          <w:szCs w:val="24"/>
          <w:lang w:val="en-CA"/>
        </w:rPr>
        <w:t>适用于本模型</w:t>
      </w:r>
      <w:r w:rsidR="00106BFC" w:rsidRPr="00DC555B">
        <w:rPr>
          <w:rFonts w:hint="eastAsia"/>
          <w:szCs w:val="24"/>
          <w:lang w:val="en-CA"/>
        </w:rPr>
        <w:t>参数估计</w:t>
      </w:r>
      <w:r w:rsidRPr="00DC555B">
        <w:rPr>
          <w:rFonts w:hint="eastAsia"/>
          <w:szCs w:val="24"/>
          <w:lang w:val="en-CA"/>
        </w:rPr>
        <w:t>的</w:t>
      </w:r>
      <w:r w:rsidRPr="00DC555B">
        <w:rPr>
          <w:rFonts w:hint="eastAsia"/>
          <w:szCs w:val="24"/>
          <w:lang w:val="en-CA"/>
        </w:rPr>
        <w:t>EM</w:t>
      </w:r>
      <w:r w:rsidR="00106BFC" w:rsidRPr="00DC555B">
        <w:rPr>
          <w:rFonts w:hint="eastAsia"/>
          <w:szCs w:val="24"/>
          <w:lang w:val="en-CA"/>
        </w:rPr>
        <w:t>算法</w:t>
      </w:r>
      <w:r w:rsidRPr="00DC555B">
        <w:rPr>
          <w:rFonts w:hint="eastAsia"/>
          <w:szCs w:val="24"/>
          <w:lang w:val="en-CA"/>
        </w:rPr>
        <w:t>。</w:t>
      </w:r>
      <w:r w:rsidR="00106BFC" w:rsidRPr="00DC555B">
        <w:rPr>
          <w:rFonts w:hint="eastAsia"/>
          <w:szCs w:val="24"/>
          <w:lang w:val="en-CA"/>
        </w:rPr>
        <w:t>然后通过模拟研究说明</w:t>
      </w:r>
      <w:r w:rsidR="00106BFC" w:rsidRPr="00DC555B">
        <w:rPr>
          <w:rFonts w:hint="eastAsia"/>
          <w:szCs w:val="24"/>
          <w:lang w:val="en-CA"/>
        </w:rPr>
        <w:t>EM</w:t>
      </w:r>
      <w:r w:rsidR="00106BFC" w:rsidRPr="00DC555B">
        <w:rPr>
          <w:rFonts w:hint="eastAsia"/>
          <w:szCs w:val="24"/>
          <w:lang w:val="en-CA"/>
        </w:rPr>
        <w:t>算法的有效性。</w:t>
      </w:r>
    </w:p>
    <w:p w14:paraId="6ABBBEFD" w14:textId="77777777" w:rsidR="00106BFC" w:rsidRPr="00DC555B" w:rsidRDefault="00106BFC" w:rsidP="00DC555B">
      <w:pPr>
        <w:spacing w:line="360" w:lineRule="auto"/>
        <w:ind w:firstLine="480"/>
        <w:textAlignment w:val="center"/>
        <w:rPr>
          <w:szCs w:val="24"/>
          <w:lang w:val="en-CA"/>
        </w:rPr>
      </w:pPr>
      <w:r w:rsidRPr="00DC555B">
        <w:rPr>
          <w:rFonts w:hint="eastAsia"/>
          <w:szCs w:val="24"/>
          <w:lang w:val="en-CA"/>
        </w:rPr>
        <w:t>第四章是基于第三章的模型阐述和基本假定</w:t>
      </w:r>
      <w:r w:rsidRPr="00DC555B">
        <w:rPr>
          <w:rFonts w:hint="eastAsia"/>
          <w:color w:val="FF0000"/>
          <w:szCs w:val="24"/>
          <w:lang w:val="en-CA"/>
        </w:rPr>
        <w:t>，</w:t>
      </w:r>
      <w:r w:rsidRPr="00DC555B">
        <w:rPr>
          <w:rFonts w:hint="eastAsia"/>
          <w:color w:val="000000" w:themeColor="text1"/>
          <w:szCs w:val="24"/>
          <w:lang w:val="en-CA"/>
        </w:rPr>
        <w:t>同时结合模型的背景信息将参数都设为同样</w:t>
      </w:r>
      <w:r w:rsidR="000D6A2A" w:rsidRPr="00DC555B">
        <w:rPr>
          <w:rFonts w:hint="eastAsia"/>
          <w:color w:val="000000" w:themeColor="text1"/>
          <w:szCs w:val="24"/>
          <w:lang w:val="en-CA"/>
        </w:rPr>
        <w:t>的均匀分布</w:t>
      </w:r>
      <w:r w:rsidRPr="00DC555B">
        <w:rPr>
          <w:rFonts w:hint="eastAsia"/>
          <w:szCs w:val="24"/>
          <w:lang w:val="en-CA"/>
        </w:rPr>
        <w:t>。并且也通过模拟研究说明了贝叶斯估计方法对本模型的有效性。</w:t>
      </w:r>
    </w:p>
    <w:p w14:paraId="6ABBBEFE" w14:textId="77777777" w:rsidR="00557273" w:rsidRPr="00DC555B" w:rsidRDefault="00106BFC" w:rsidP="00DC555B">
      <w:pPr>
        <w:spacing w:line="360" w:lineRule="auto"/>
        <w:ind w:firstLine="480"/>
        <w:textAlignment w:val="center"/>
        <w:rPr>
          <w:szCs w:val="24"/>
          <w:lang w:val="en-CA"/>
        </w:rPr>
      </w:pPr>
      <w:r w:rsidRPr="00DC555B">
        <w:rPr>
          <w:rFonts w:hint="eastAsia"/>
          <w:szCs w:val="24"/>
          <w:lang w:val="en-CA"/>
        </w:rPr>
        <w:t>第五章是本文的总结，并对有关本论文的相关研究进行展望。</w:t>
      </w:r>
      <w:r w:rsidRPr="00DC555B">
        <w:rPr>
          <w:szCs w:val="24"/>
          <w:lang w:val="en-CA"/>
        </w:rPr>
        <w:t xml:space="preserve"> </w:t>
      </w:r>
    </w:p>
    <w:p w14:paraId="6ABBBEFF" w14:textId="77777777" w:rsidR="001C5371" w:rsidRPr="00DC555B" w:rsidRDefault="00871516" w:rsidP="00DC555B">
      <w:pPr>
        <w:pStyle w:val="Heading1"/>
      </w:pPr>
      <w:r w:rsidRPr="00DC555B">
        <w:br w:type="page"/>
      </w:r>
      <w:bookmarkStart w:id="15" w:name="_Toc5829576"/>
      <w:r w:rsidR="001E156F" w:rsidRPr="00DC555B">
        <w:t>第二章</w:t>
      </w:r>
      <w:r w:rsidR="001E156F" w:rsidRPr="00DC555B">
        <w:rPr>
          <w:rFonts w:hint="eastAsia"/>
        </w:rPr>
        <w:t xml:space="preserve"> </w:t>
      </w:r>
      <w:r w:rsidR="001E156F" w:rsidRPr="00DC555B">
        <w:rPr>
          <w:rFonts w:hint="eastAsia"/>
        </w:rPr>
        <w:t>基本理论</w:t>
      </w:r>
      <w:bookmarkEnd w:id="15"/>
    </w:p>
    <w:p w14:paraId="6ABBBF00" w14:textId="77777777" w:rsidR="003F2F74" w:rsidRPr="00DC555B" w:rsidRDefault="00517A9E" w:rsidP="00DC555B">
      <w:pPr>
        <w:pStyle w:val="Heading2"/>
        <w:ind w:firstLine="420"/>
      </w:pPr>
      <w:bookmarkStart w:id="16" w:name="_Toc5829577"/>
      <w:r w:rsidRPr="00DC555B">
        <w:rPr>
          <w:rFonts w:hint="eastAsia"/>
        </w:rPr>
        <w:t>第一节</w:t>
      </w:r>
      <w:r w:rsidRPr="00DC555B">
        <w:rPr>
          <w:rFonts w:hint="eastAsia"/>
        </w:rPr>
        <w:t xml:space="preserve">  </w:t>
      </w:r>
      <w:r w:rsidR="001E156F" w:rsidRPr="00DC555B">
        <w:rPr>
          <w:rFonts w:hint="eastAsia"/>
        </w:rPr>
        <w:t>加速寿命试验的</w:t>
      </w:r>
      <w:r w:rsidR="003F2F74" w:rsidRPr="00DC555B">
        <w:rPr>
          <w:rFonts w:hint="eastAsia"/>
        </w:rPr>
        <w:t>相关</w:t>
      </w:r>
      <w:r w:rsidR="001E156F" w:rsidRPr="00DC555B">
        <w:rPr>
          <w:rFonts w:hint="eastAsia"/>
        </w:rPr>
        <w:t>理论</w:t>
      </w:r>
      <w:bookmarkEnd w:id="16"/>
      <w:r w:rsidR="001E156F" w:rsidRPr="00DC555B">
        <w:rPr>
          <w:rFonts w:hint="eastAsia"/>
        </w:rPr>
        <w:t xml:space="preserve"> </w:t>
      </w:r>
    </w:p>
    <w:p w14:paraId="6ABBBF01" w14:textId="77777777" w:rsidR="00517A9E" w:rsidRPr="00DC555B" w:rsidRDefault="00517A9E" w:rsidP="00DC555B">
      <w:pPr>
        <w:spacing w:line="360" w:lineRule="auto"/>
        <w:ind w:firstLineChars="300" w:firstLine="720"/>
        <w:rPr>
          <w:rFonts w:asciiTheme="majorEastAsia" w:eastAsiaTheme="majorEastAsia" w:hAnsiTheme="majorEastAsia"/>
          <w:szCs w:val="24"/>
        </w:rPr>
      </w:pPr>
    </w:p>
    <w:p w14:paraId="6ABBBF02" w14:textId="77777777" w:rsidR="00291F6F" w:rsidRPr="00DC555B" w:rsidRDefault="003F2F74" w:rsidP="00DC555B">
      <w:pPr>
        <w:spacing w:line="360" w:lineRule="auto"/>
        <w:ind w:firstLine="420"/>
        <w:rPr>
          <w:rFonts w:asciiTheme="majorEastAsia" w:eastAsiaTheme="majorEastAsia" w:hAnsiTheme="majorEastAsia"/>
          <w:szCs w:val="24"/>
        </w:rPr>
      </w:pPr>
      <w:r w:rsidRPr="00DC555B">
        <w:rPr>
          <w:rFonts w:asciiTheme="majorEastAsia" w:eastAsiaTheme="majorEastAsia" w:hAnsiTheme="majorEastAsia" w:hint="eastAsia"/>
          <w:szCs w:val="24"/>
        </w:rPr>
        <w:t>一、</w:t>
      </w:r>
      <w:r w:rsidR="001E156F" w:rsidRPr="00DC555B">
        <w:rPr>
          <w:rFonts w:asciiTheme="majorEastAsia" w:eastAsiaTheme="majorEastAsia" w:hAnsiTheme="majorEastAsia" w:hint="eastAsia"/>
          <w:szCs w:val="24"/>
        </w:rPr>
        <w:t>加速寿命试验概念</w:t>
      </w:r>
    </w:p>
    <w:p w14:paraId="6ABBBF03" w14:textId="77777777" w:rsidR="00825EDE" w:rsidRPr="00DC555B" w:rsidRDefault="00B53D4F" w:rsidP="00DC555B">
      <w:pPr>
        <w:spacing w:line="360" w:lineRule="auto"/>
        <w:ind w:firstLine="420"/>
        <w:rPr>
          <w:color w:val="000000" w:themeColor="text1"/>
          <w:szCs w:val="24"/>
        </w:rPr>
      </w:pPr>
      <w:r w:rsidRPr="00DC555B">
        <w:rPr>
          <w:rFonts w:hint="eastAsia"/>
          <w:color w:val="000000" w:themeColor="text1"/>
          <w:szCs w:val="24"/>
        </w:rPr>
        <w:t>为了</w:t>
      </w:r>
      <w:r w:rsidR="00825EDE" w:rsidRPr="00DC555B">
        <w:rPr>
          <w:rFonts w:hint="eastAsia"/>
          <w:color w:val="000000" w:themeColor="text1"/>
          <w:szCs w:val="24"/>
        </w:rPr>
        <w:t>了解产品的性能和可靠性水平</w:t>
      </w:r>
      <w:r w:rsidRPr="00DC555B">
        <w:rPr>
          <w:rFonts w:hint="eastAsia"/>
          <w:color w:val="000000" w:themeColor="text1"/>
          <w:szCs w:val="24"/>
        </w:rPr>
        <w:t>，可以使用寿命试验</w:t>
      </w:r>
      <w:r w:rsidR="00750B40" w:rsidRPr="00DC555B">
        <w:rPr>
          <w:rFonts w:hint="eastAsia"/>
          <w:color w:val="000000" w:themeColor="text1"/>
          <w:szCs w:val="24"/>
        </w:rPr>
        <w:t>。</w:t>
      </w:r>
      <w:r w:rsidRPr="00DC555B">
        <w:rPr>
          <w:rFonts w:hint="eastAsia"/>
          <w:color w:val="000000" w:themeColor="text1"/>
          <w:szCs w:val="24"/>
        </w:rPr>
        <w:t>具体做法就是在一批产品中抽取一些样本</w:t>
      </w:r>
      <w:r w:rsidR="00D24CD3" w:rsidRPr="00DC555B">
        <w:rPr>
          <w:rFonts w:hint="eastAsia"/>
          <w:color w:val="000000" w:themeColor="text1"/>
          <w:szCs w:val="24"/>
        </w:rPr>
        <w:t xml:space="preserve"> </w:t>
      </w:r>
      <w:r w:rsidR="00D24CD3" w:rsidRPr="00DC555B">
        <w:rPr>
          <w:rFonts w:hint="eastAsia"/>
          <w:color w:val="000000" w:themeColor="text1"/>
          <w:szCs w:val="24"/>
        </w:rPr>
        <w:t>，</w:t>
      </w:r>
      <w:r w:rsidRPr="00DC555B">
        <w:rPr>
          <w:rFonts w:hint="eastAsia"/>
          <w:color w:val="000000" w:themeColor="text1"/>
          <w:szCs w:val="24"/>
        </w:rPr>
        <w:t>然后</w:t>
      </w:r>
      <w:r w:rsidR="00825EDE" w:rsidRPr="00DC555B">
        <w:rPr>
          <w:rFonts w:hint="eastAsia"/>
          <w:color w:val="000000" w:themeColor="text1"/>
          <w:szCs w:val="24"/>
        </w:rPr>
        <w:t>跟踪</w:t>
      </w:r>
      <w:r w:rsidRPr="00DC555B">
        <w:rPr>
          <w:rFonts w:hint="eastAsia"/>
          <w:color w:val="000000" w:themeColor="text1"/>
          <w:szCs w:val="24"/>
        </w:rPr>
        <w:t>实际使用过程</w:t>
      </w:r>
      <w:r w:rsidR="00D24CD3" w:rsidRPr="00DC555B">
        <w:rPr>
          <w:rFonts w:hint="eastAsia"/>
          <w:color w:val="000000" w:themeColor="text1"/>
          <w:szCs w:val="24"/>
        </w:rPr>
        <w:t xml:space="preserve"> </w:t>
      </w:r>
      <w:r w:rsidR="00D24CD3" w:rsidRPr="00DC555B">
        <w:rPr>
          <w:rFonts w:hint="eastAsia"/>
          <w:color w:val="000000" w:themeColor="text1"/>
          <w:szCs w:val="24"/>
        </w:rPr>
        <w:t>，</w:t>
      </w:r>
      <w:r w:rsidR="00825EDE" w:rsidRPr="00DC555B">
        <w:rPr>
          <w:rFonts w:hint="eastAsia"/>
          <w:color w:val="000000" w:themeColor="text1"/>
          <w:szCs w:val="24"/>
        </w:rPr>
        <w:t>或在实验室</w:t>
      </w:r>
      <w:r w:rsidRPr="00DC555B">
        <w:rPr>
          <w:rFonts w:hint="eastAsia"/>
          <w:color w:val="000000" w:themeColor="text1"/>
          <w:szCs w:val="24"/>
        </w:rPr>
        <w:t>进行</w:t>
      </w:r>
      <w:r w:rsidR="00825EDE" w:rsidRPr="00DC555B">
        <w:rPr>
          <w:rFonts w:hint="eastAsia"/>
          <w:color w:val="000000" w:themeColor="text1"/>
          <w:szCs w:val="24"/>
        </w:rPr>
        <w:t>模拟</w:t>
      </w:r>
      <w:r w:rsidRPr="00DC555B">
        <w:rPr>
          <w:rFonts w:hint="eastAsia"/>
          <w:color w:val="000000" w:themeColor="text1"/>
          <w:szCs w:val="24"/>
        </w:rPr>
        <w:t>。</w:t>
      </w:r>
      <w:r w:rsidR="000D6A2A" w:rsidRPr="00DC555B">
        <w:rPr>
          <w:rFonts w:hint="eastAsia"/>
          <w:color w:val="000000" w:themeColor="text1"/>
          <w:szCs w:val="24"/>
        </w:rPr>
        <w:t>在试验的过程中要</w:t>
      </w:r>
      <w:r w:rsidR="00825EDE" w:rsidRPr="00DC555B">
        <w:rPr>
          <w:rFonts w:hint="eastAsia"/>
          <w:color w:val="000000" w:themeColor="text1"/>
          <w:szCs w:val="24"/>
        </w:rPr>
        <w:t>记录下样品的失效时间</w:t>
      </w:r>
      <w:r w:rsidR="00825EDE" w:rsidRPr="00DC555B">
        <w:rPr>
          <w:rFonts w:hint="eastAsia"/>
          <w:color w:val="000000" w:themeColor="text1"/>
          <w:szCs w:val="24"/>
        </w:rPr>
        <w:t xml:space="preserve"> (</w:t>
      </w:r>
      <w:r w:rsidR="00825EDE" w:rsidRPr="00DC555B">
        <w:rPr>
          <w:rFonts w:hint="eastAsia"/>
          <w:color w:val="000000" w:themeColor="text1"/>
          <w:szCs w:val="24"/>
        </w:rPr>
        <w:t>即寿命</w:t>
      </w:r>
      <w:r w:rsidR="00825EDE" w:rsidRPr="00DC555B">
        <w:rPr>
          <w:rFonts w:hint="eastAsia"/>
          <w:color w:val="000000" w:themeColor="text1"/>
          <w:szCs w:val="24"/>
        </w:rPr>
        <w:t>)</w:t>
      </w:r>
      <w:r w:rsidR="000D6A2A" w:rsidRPr="00DC555B">
        <w:rPr>
          <w:rFonts w:hint="eastAsia"/>
          <w:color w:val="000000" w:themeColor="text1"/>
          <w:szCs w:val="24"/>
        </w:rPr>
        <w:t>。从而我们可以利用得到的</w:t>
      </w:r>
      <w:r w:rsidR="00301066" w:rsidRPr="00DC555B">
        <w:rPr>
          <w:rFonts w:hint="eastAsia"/>
          <w:color w:val="000000" w:themeColor="text1"/>
          <w:szCs w:val="24"/>
        </w:rPr>
        <w:t>这些样本</w:t>
      </w:r>
      <w:r w:rsidR="00825EDE" w:rsidRPr="00DC555B">
        <w:rPr>
          <w:rFonts w:hint="eastAsia"/>
          <w:color w:val="000000" w:themeColor="text1"/>
          <w:szCs w:val="24"/>
        </w:rPr>
        <w:t>数据</w:t>
      </w:r>
      <w:r w:rsidR="00825EDE" w:rsidRPr="00DC555B">
        <w:rPr>
          <w:rFonts w:hint="eastAsia"/>
          <w:color w:val="000000" w:themeColor="text1"/>
          <w:szCs w:val="24"/>
        </w:rPr>
        <w:t xml:space="preserve"> ,</w:t>
      </w:r>
      <w:r w:rsidR="000D6A2A" w:rsidRPr="00DC555B">
        <w:rPr>
          <w:rFonts w:hint="eastAsia"/>
          <w:color w:val="000000" w:themeColor="text1"/>
          <w:szCs w:val="24"/>
        </w:rPr>
        <w:t>用</w:t>
      </w:r>
      <w:r w:rsidR="00825EDE" w:rsidRPr="00DC555B">
        <w:rPr>
          <w:rFonts w:hint="eastAsia"/>
          <w:color w:val="000000" w:themeColor="text1"/>
          <w:szCs w:val="24"/>
        </w:rPr>
        <w:t>统计</w:t>
      </w:r>
      <w:r w:rsidR="000D6A2A" w:rsidRPr="00DC555B">
        <w:rPr>
          <w:rFonts w:hint="eastAsia"/>
          <w:color w:val="000000" w:themeColor="text1"/>
          <w:szCs w:val="24"/>
        </w:rPr>
        <w:t>的</w:t>
      </w:r>
      <w:r w:rsidR="00825EDE" w:rsidRPr="00DC555B">
        <w:rPr>
          <w:rFonts w:hint="eastAsia"/>
          <w:color w:val="000000" w:themeColor="text1"/>
          <w:szCs w:val="24"/>
        </w:rPr>
        <w:t>方法进行分析</w:t>
      </w:r>
      <w:r w:rsidR="00825EDE" w:rsidRPr="00DC555B">
        <w:rPr>
          <w:rFonts w:hint="eastAsia"/>
          <w:color w:val="000000" w:themeColor="text1"/>
          <w:szCs w:val="24"/>
        </w:rPr>
        <w:t>,</w:t>
      </w:r>
      <w:r w:rsidR="000D6A2A" w:rsidRPr="00DC555B">
        <w:rPr>
          <w:rFonts w:hint="eastAsia"/>
          <w:color w:val="000000" w:themeColor="text1"/>
          <w:szCs w:val="24"/>
        </w:rPr>
        <w:t>就可以估计有关的</w:t>
      </w:r>
      <w:r w:rsidR="00825EDE" w:rsidRPr="00DC555B">
        <w:rPr>
          <w:rFonts w:hint="eastAsia"/>
          <w:color w:val="000000" w:themeColor="text1"/>
          <w:szCs w:val="24"/>
        </w:rPr>
        <w:t>可靠性指标</w:t>
      </w:r>
      <w:r w:rsidR="00825EDE" w:rsidRPr="00DC555B">
        <w:rPr>
          <w:rFonts w:hint="eastAsia"/>
          <w:color w:val="000000" w:themeColor="text1"/>
          <w:szCs w:val="24"/>
        </w:rPr>
        <w:t>,</w:t>
      </w:r>
      <w:r w:rsidR="00825EDE" w:rsidRPr="00DC555B">
        <w:rPr>
          <w:rFonts w:hint="eastAsia"/>
          <w:color w:val="000000" w:themeColor="text1"/>
          <w:szCs w:val="24"/>
        </w:rPr>
        <w:t>从而</w:t>
      </w:r>
      <w:r w:rsidR="000D6A2A" w:rsidRPr="00DC555B">
        <w:rPr>
          <w:rFonts w:hint="eastAsia"/>
          <w:color w:val="000000" w:themeColor="text1"/>
          <w:szCs w:val="24"/>
        </w:rPr>
        <w:t>了解产品的可靠性</w:t>
      </w:r>
      <w:r w:rsidR="00825EDE" w:rsidRPr="00DC555B">
        <w:rPr>
          <w:rFonts w:hint="eastAsia"/>
          <w:color w:val="000000" w:themeColor="text1"/>
          <w:szCs w:val="24"/>
        </w:rPr>
        <w:t>。随着科学技术的发展</w:t>
      </w:r>
      <w:r w:rsidR="00825EDE" w:rsidRPr="00DC555B">
        <w:rPr>
          <w:rFonts w:hint="eastAsia"/>
          <w:color w:val="000000" w:themeColor="text1"/>
          <w:szCs w:val="24"/>
        </w:rPr>
        <w:t xml:space="preserve"> ,</w:t>
      </w:r>
      <w:r w:rsidR="00301066" w:rsidRPr="00DC555B">
        <w:rPr>
          <w:rFonts w:hint="eastAsia"/>
          <w:color w:val="000000" w:themeColor="text1"/>
          <w:szCs w:val="24"/>
        </w:rPr>
        <w:t>出现了许多高可靠、长寿命的产品，</w:t>
      </w:r>
      <w:r w:rsidR="00301066" w:rsidRPr="00DC555B">
        <w:rPr>
          <w:rFonts w:hint="eastAsia"/>
          <w:szCs w:val="24"/>
        </w:rPr>
        <w:t>因为当人们对高可靠性产品的可靠性评估感兴趣时</w:t>
      </w:r>
      <w:r w:rsidR="00301066" w:rsidRPr="00DC555B">
        <w:rPr>
          <w:rFonts w:hint="eastAsia"/>
          <w:color w:val="000000" w:themeColor="text1"/>
          <w:szCs w:val="24"/>
        </w:rPr>
        <w:t>,</w:t>
      </w:r>
      <w:r w:rsidR="00301066" w:rsidRPr="00DC555B">
        <w:rPr>
          <w:rFonts w:hint="eastAsia"/>
          <w:color w:val="000000" w:themeColor="text1"/>
          <w:szCs w:val="24"/>
        </w:rPr>
        <w:t>通常的寿命试验就不能满足短时间内获得</w:t>
      </w:r>
      <w:r w:rsidR="0035545E" w:rsidRPr="00DC555B">
        <w:rPr>
          <w:rFonts w:hint="eastAsia"/>
          <w:color w:val="000000" w:themeColor="text1"/>
          <w:szCs w:val="24"/>
        </w:rPr>
        <w:t>样本数据的需求。</w:t>
      </w:r>
      <w:r w:rsidR="00301066" w:rsidRPr="00DC555B">
        <w:rPr>
          <w:rFonts w:hint="eastAsia"/>
          <w:color w:val="000000" w:themeColor="text1"/>
          <w:szCs w:val="24"/>
        </w:rPr>
        <w:t>这</w:t>
      </w:r>
      <w:r w:rsidR="0035545E" w:rsidRPr="00DC555B">
        <w:rPr>
          <w:rFonts w:hint="eastAsia"/>
          <w:color w:val="000000" w:themeColor="text1"/>
          <w:szCs w:val="24"/>
        </w:rPr>
        <w:t>时就要</w:t>
      </w:r>
      <w:r w:rsidR="00301066" w:rsidRPr="00DC555B">
        <w:rPr>
          <w:rFonts w:hint="eastAsia"/>
          <w:color w:val="000000" w:themeColor="text1"/>
          <w:szCs w:val="24"/>
        </w:rPr>
        <w:t>改进通常的寿命试验方法</w:t>
      </w:r>
      <w:r w:rsidR="00301066" w:rsidRPr="00DC555B">
        <w:rPr>
          <w:rFonts w:hint="eastAsia"/>
          <w:color w:val="000000" w:themeColor="text1"/>
          <w:szCs w:val="24"/>
        </w:rPr>
        <w:t xml:space="preserve"> ,</w:t>
      </w:r>
      <w:r w:rsidR="0035545E" w:rsidRPr="00DC555B">
        <w:rPr>
          <w:rFonts w:hint="eastAsia"/>
          <w:color w:val="000000" w:themeColor="text1"/>
          <w:szCs w:val="24"/>
        </w:rPr>
        <w:t>以便能够</w:t>
      </w:r>
      <w:r w:rsidR="00301066" w:rsidRPr="00DC555B">
        <w:rPr>
          <w:rFonts w:hint="eastAsia"/>
          <w:color w:val="000000" w:themeColor="text1"/>
          <w:szCs w:val="24"/>
        </w:rPr>
        <w:t>在较短的试验时间内</w:t>
      </w:r>
      <w:r w:rsidR="0035545E" w:rsidRPr="00DC555B">
        <w:rPr>
          <w:rFonts w:hint="eastAsia"/>
          <w:color w:val="000000" w:themeColor="text1"/>
          <w:szCs w:val="24"/>
        </w:rPr>
        <w:t>，对高可靠性长寿命的产品也可以</w:t>
      </w:r>
      <w:r w:rsidR="00301066" w:rsidRPr="00DC555B">
        <w:rPr>
          <w:rFonts w:hint="eastAsia"/>
          <w:color w:val="000000" w:themeColor="text1"/>
          <w:szCs w:val="24"/>
        </w:rPr>
        <w:t>获得较多的失效样品</w:t>
      </w:r>
      <w:r w:rsidR="00661A2E" w:rsidRPr="00DC555B">
        <w:rPr>
          <w:rFonts w:hint="eastAsia"/>
          <w:color w:val="000000" w:themeColor="text1"/>
          <w:szCs w:val="24"/>
        </w:rPr>
        <w:t>，大多数的实验表明，高应力水平下的寿命要比于低应力水平下的寿命短（但也有个别少数例外），因此</w:t>
      </w:r>
      <w:r w:rsidR="00301066" w:rsidRPr="00DC555B">
        <w:rPr>
          <w:rFonts w:hint="eastAsia"/>
          <w:color w:val="000000" w:themeColor="text1"/>
          <w:szCs w:val="24"/>
        </w:rPr>
        <w:t>加速寿命试验</w:t>
      </w:r>
      <w:r w:rsidR="0035545E" w:rsidRPr="00DC555B">
        <w:rPr>
          <w:rFonts w:hint="eastAsia"/>
          <w:color w:val="000000" w:themeColor="text1"/>
          <w:szCs w:val="24"/>
        </w:rPr>
        <w:t>应运而生。</w:t>
      </w:r>
      <w:r w:rsidR="00F50899" w:rsidRPr="00DC555B">
        <w:rPr>
          <w:rFonts w:hint="eastAsia"/>
          <w:szCs w:val="24"/>
        </w:rPr>
        <w:t>1967</w:t>
      </w:r>
      <w:r w:rsidR="00F50899" w:rsidRPr="00DC555B">
        <w:rPr>
          <w:rFonts w:hint="eastAsia"/>
          <w:szCs w:val="24"/>
        </w:rPr>
        <w:t>年，美罗姆航展中心提出了加速寿命试验的统一定义。</w:t>
      </w:r>
      <w:r w:rsidR="00075406" w:rsidRPr="00DC555B">
        <w:rPr>
          <w:rFonts w:hint="eastAsia"/>
          <w:color w:val="000000" w:themeColor="text1"/>
          <w:szCs w:val="24"/>
        </w:rPr>
        <w:t>加速寿命试验实际上是在合理的工程和统计假设的基础上，利用与物理失效规则有关的统计模型，对超过正常应力的加速条件下获得的</w:t>
      </w:r>
      <w:r w:rsidR="00777291" w:rsidRPr="00DC555B">
        <w:rPr>
          <w:rFonts w:hint="eastAsia"/>
          <w:color w:val="000000" w:themeColor="text1"/>
          <w:szCs w:val="24"/>
        </w:rPr>
        <w:t>试验样本的可靠信息进行</w:t>
      </w:r>
      <w:r w:rsidR="00075406" w:rsidRPr="00DC555B">
        <w:rPr>
          <w:rFonts w:hint="eastAsia"/>
          <w:color w:val="000000" w:themeColor="text1"/>
          <w:szCs w:val="24"/>
        </w:rPr>
        <w:t>转换</w:t>
      </w:r>
      <w:r w:rsidR="00777291" w:rsidRPr="00DC555B">
        <w:rPr>
          <w:rFonts w:hint="eastAsia"/>
          <w:color w:val="000000" w:themeColor="text1"/>
          <w:szCs w:val="24"/>
        </w:rPr>
        <w:t>，获得在正常应力水平下试样样本可靠性特征的数值估计的试验方法</w:t>
      </w:r>
      <w:r w:rsidR="00252D0E">
        <w:rPr>
          <w:rFonts w:hint="eastAsia"/>
          <w:color w:val="000000" w:themeColor="text1"/>
          <w:szCs w:val="24"/>
          <w:vertAlign w:val="superscript"/>
        </w:rPr>
        <w:t>[21</w:t>
      </w:r>
      <w:r w:rsidR="000D6A2A" w:rsidRPr="00DC555B">
        <w:rPr>
          <w:rFonts w:hint="eastAsia"/>
          <w:color w:val="000000" w:themeColor="text1"/>
          <w:szCs w:val="24"/>
          <w:vertAlign w:val="superscript"/>
        </w:rPr>
        <w:t>]</w:t>
      </w:r>
      <w:r w:rsidR="00075406" w:rsidRPr="00DC555B">
        <w:rPr>
          <w:rFonts w:hint="eastAsia"/>
          <w:color w:val="000000" w:themeColor="text1"/>
          <w:szCs w:val="24"/>
        </w:rPr>
        <w:t>。</w:t>
      </w:r>
    </w:p>
    <w:p w14:paraId="6ABBBF04" w14:textId="77777777" w:rsidR="00075406" w:rsidRPr="00DC555B" w:rsidRDefault="00240536" w:rsidP="00DC555B">
      <w:pPr>
        <w:spacing w:line="360" w:lineRule="auto"/>
        <w:ind w:firstLine="420"/>
        <w:rPr>
          <w:color w:val="000000" w:themeColor="text1"/>
          <w:szCs w:val="24"/>
        </w:rPr>
      </w:pPr>
      <w:r w:rsidRPr="00DC555B">
        <w:rPr>
          <w:color w:val="000000" w:themeColor="text1"/>
          <w:szCs w:val="24"/>
        </w:rPr>
        <w:t>既然在进行加速</w:t>
      </w:r>
      <w:r w:rsidRPr="00DC555B">
        <w:rPr>
          <w:rFonts w:hint="eastAsia"/>
          <w:color w:val="000000" w:themeColor="text1"/>
          <w:szCs w:val="24"/>
        </w:rPr>
        <w:t>寿命试验的时候</w:t>
      </w:r>
      <w:r w:rsidR="00910C3E" w:rsidRPr="00DC555B">
        <w:rPr>
          <w:rFonts w:hint="eastAsia"/>
          <w:color w:val="000000" w:themeColor="text1"/>
          <w:szCs w:val="24"/>
        </w:rPr>
        <w:t xml:space="preserve"> ,</w:t>
      </w:r>
      <w:r w:rsidRPr="00DC555B">
        <w:rPr>
          <w:rFonts w:hint="eastAsia"/>
          <w:color w:val="000000" w:themeColor="text1"/>
          <w:szCs w:val="24"/>
        </w:rPr>
        <w:t>需要加大试验应力，那么使用什么样的应力也是值得考虑的。在寿命试验中的应力指的就是在</w:t>
      </w:r>
      <w:r w:rsidR="00910C3E" w:rsidRPr="00DC555B">
        <w:rPr>
          <w:rFonts w:hint="eastAsia"/>
          <w:color w:val="000000" w:themeColor="text1"/>
          <w:szCs w:val="24"/>
        </w:rPr>
        <w:t>产品上</w:t>
      </w:r>
      <w:r w:rsidRPr="00DC555B">
        <w:rPr>
          <w:rFonts w:hint="eastAsia"/>
          <w:color w:val="000000" w:themeColor="text1"/>
          <w:szCs w:val="24"/>
        </w:rPr>
        <w:t>人为的施加</w:t>
      </w:r>
      <w:r w:rsidR="00910C3E" w:rsidRPr="00DC555B">
        <w:rPr>
          <w:rFonts w:hint="eastAsia"/>
          <w:color w:val="000000" w:themeColor="text1"/>
          <w:szCs w:val="24"/>
        </w:rPr>
        <w:t>的一些试验条件</w:t>
      </w:r>
      <w:r w:rsidR="00910C3E" w:rsidRPr="00DC555B">
        <w:rPr>
          <w:rFonts w:hint="eastAsia"/>
          <w:color w:val="000000" w:themeColor="text1"/>
          <w:szCs w:val="24"/>
        </w:rPr>
        <w:t xml:space="preserve"> ,</w:t>
      </w:r>
      <w:r w:rsidRPr="00DC555B">
        <w:rPr>
          <w:rFonts w:hint="eastAsia"/>
          <w:color w:val="000000" w:themeColor="text1"/>
          <w:szCs w:val="24"/>
        </w:rPr>
        <w:t>从而造成产品故障</w:t>
      </w:r>
      <w:r w:rsidR="00910C3E" w:rsidRPr="00DC555B">
        <w:rPr>
          <w:rFonts w:hint="eastAsia"/>
          <w:color w:val="000000" w:themeColor="text1"/>
          <w:szCs w:val="24"/>
        </w:rPr>
        <w:t>的外部因素</w:t>
      </w:r>
      <w:r w:rsidRPr="00DC555B">
        <w:rPr>
          <w:rFonts w:hint="eastAsia"/>
          <w:color w:val="000000" w:themeColor="text1"/>
          <w:szCs w:val="24"/>
        </w:rPr>
        <w:t>。</w:t>
      </w:r>
      <w:r w:rsidR="00F50899" w:rsidRPr="00DC555B">
        <w:rPr>
          <w:rFonts w:hint="eastAsia"/>
          <w:color w:val="000000" w:themeColor="text1"/>
          <w:szCs w:val="24"/>
        </w:rPr>
        <w:t>由于产品的种类繁多，并且在使用的过程中自身也会受到外部因素的影响。因此</w:t>
      </w:r>
      <w:r w:rsidR="00910C3E" w:rsidRPr="00DC555B">
        <w:rPr>
          <w:rFonts w:hint="eastAsia"/>
          <w:color w:val="000000" w:themeColor="text1"/>
          <w:szCs w:val="24"/>
        </w:rPr>
        <w:t>通常的应力</w:t>
      </w:r>
      <w:r w:rsidR="00F50899" w:rsidRPr="00DC555B">
        <w:rPr>
          <w:rFonts w:hint="eastAsia"/>
          <w:color w:val="000000" w:themeColor="text1"/>
          <w:szCs w:val="24"/>
        </w:rPr>
        <w:t>可有以下几种：</w:t>
      </w:r>
      <w:r w:rsidR="00910C3E" w:rsidRPr="00DC555B">
        <w:rPr>
          <w:rFonts w:hint="eastAsia"/>
          <w:color w:val="000000" w:themeColor="text1"/>
          <w:szCs w:val="24"/>
        </w:rPr>
        <w:t>温度</w:t>
      </w:r>
      <w:r w:rsidR="000D6A2A" w:rsidRPr="00DC555B">
        <w:rPr>
          <w:rFonts w:hint="eastAsia"/>
          <w:color w:val="000000" w:themeColor="text1"/>
          <w:szCs w:val="24"/>
        </w:rPr>
        <w:t xml:space="preserve"> ,</w:t>
      </w:r>
      <w:r w:rsidR="00F50899" w:rsidRPr="00DC555B">
        <w:rPr>
          <w:rFonts w:hint="eastAsia"/>
          <w:color w:val="000000" w:themeColor="text1"/>
          <w:szCs w:val="24"/>
        </w:rPr>
        <w:t>湿度</w:t>
      </w:r>
      <w:r w:rsidR="000D6A2A" w:rsidRPr="00DC555B">
        <w:rPr>
          <w:rFonts w:hint="eastAsia"/>
          <w:color w:val="000000" w:themeColor="text1"/>
          <w:szCs w:val="24"/>
        </w:rPr>
        <w:t>、</w:t>
      </w:r>
      <w:r w:rsidR="00910C3E" w:rsidRPr="00DC555B">
        <w:rPr>
          <w:rFonts w:hint="eastAsia"/>
          <w:color w:val="000000" w:themeColor="text1"/>
          <w:szCs w:val="24"/>
        </w:rPr>
        <w:t>电压、等</w:t>
      </w:r>
      <w:r w:rsidR="00F50899" w:rsidRPr="00DC555B">
        <w:rPr>
          <w:rFonts w:hint="eastAsia"/>
          <w:color w:val="000000" w:themeColor="text1"/>
          <w:szCs w:val="24"/>
        </w:rPr>
        <w:t>，根据产品的特点可以选择相应的应力，有时可以使用</w:t>
      </w:r>
      <w:r w:rsidR="00324FA3" w:rsidRPr="00DC555B">
        <w:rPr>
          <w:rFonts w:hint="eastAsia"/>
          <w:color w:val="000000" w:themeColor="text1"/>
          <w:szCs w:val="24"/>
        </w:rPr>
        <w:t>多重</w:t>
      </w:r>
      <w:r w:rsidR="00F50899" w:rsidRPr="00DC555B">
        <w:rPr>
          <w:rFonts w:hint="eastAsia"/>
          <w:color w:val="000000" w:themeColor="text1"/>
          <w:szCs w:val="24"/>
        </w:rPr>
        <w:t>应力</w:t>
      </w:r>
      <w:r w:rsidR="00910C3E" w:rsidRPr="00DC555B">
        <w:rPr>
          <w:rFonts w:hint="eastAsia"/>
          <w:color w:val="000000" w:themeColor="text1"/>
          <w:szCs w:val="24"/>
        </w:rPr>
        <w:t>。应力水平</w:t>
      </w:r>
      <w:r w:rsidR="00F50899" w:rsidRPr="00DC555B">
        <w:rPr>
          <w:rFonts w:hint="eastAsia"/>
          <w:color w:val="000000" w:themeColor="text1"/>
          <w:szCs w:val="24"/>
        </w:rPr>
        <w:t>是指应力所取的值，比如温度设为</w:t>
      </w:r>
      <w:r w:rsidR="00324FA3" w:rsidRPr="00DC555B">
        <w:rPr>
          <w:rFonts w:hint="eastAsia"/>
          <w:color w:val="000000" w:themeColor="text1"/>
          <w:szCs w:val="24"/>
        </w:rPr>
        <w:t>35</w:t>
      </w:r>
      <w:r w:rsidR="00324FA3" w:rsidRPr="00DC555B">
        <w:rPr>
          <w:rFonts w:hint="eastAsia"/>
          <w:color w:val="000000" w:themeColor="text1"/>
          <w:szCs w:val="24"/>
        </w:rPr>
        <w:t>，</w:t>
      </w:r>
      <w:r w:rsidR="00F50899" w:rsidRPr="00DC555B">
        <w:rPr>
          <w:rFonts w:hint="eastAsia"/>
          <w:color w:val="000000" w:themeColor="text1"/>
          <w:szCs w:val="24"/>
        </w:rPr>
        <w:t>45</w:t>
      </w:r>
      <w:r w:rsidR="00F50899" w:rsidRPr="00DC555B">
        <w:rPr>
          <w:rFonts w:hint="eastAsia"/>
          <w:color w:val="000000" w:themeColor="text1"/>
          <w:szCs w:val="24"/>
        </w:rPr>
        <w:t>摄氏度</w:t>
      </w:r>
      <w:r w:rsidR="00910C3E" w:rsidRPr="00DC555B">
        <w:rPr>
          <w:rFonts w:hint="eastAsia"/>
          <w:color w:val="000000" w:themeColor="text1"/>
          <w:szCs w:val="24"/>
        </w:rPr>
        <w:t>。</w:t>
      </w:r>
      <w:r w:rsidR="00910C3E" w:rsidRPr="00DC555B">
        <w:rPr>
          <w:rFonts w:hint="eastAsia"/>
          <w:color w:val="000000" w:themeColor="text1"/>
          <w:szCs w:val="24"/>
        </w:rPr>
        <w:t xml:space="preserve"> </w:t>
      </w:r>
      <w:r w:rsidR="00324FA3" w:rsidRPr="00DC555B">
        <w:rPr>
          <w:rFonts w:hint="eastAsia"/>
          <w:color w:val="000000" w:themeColor="text1"/>
          <w:szCs w:val="24"/>
        </w:rPr>
        <w:t>产品在通常日常使用的条件下所处的</w:t>
      </w:r>
      <w:r w:rsidR="00910C3E" w:rsidRPr="00DC555B">
        <w:rPr>
          <w:rFonts w:hint="eastAsia"/>
          <w:color w:val="000000" w:themeColor="text1"/>
          <w:szCs w:val="24"/>
        </w:rPr>
        <w:t>应力水平</w:t>
      </w:r>
      <w:r w:rsidR="00910C3E" w:rsidRPr="00DC555B">
        <w:rPr>
          <w:rFonts w:hint="eastAsia"/>
          <w:color w:val="000000" w:themeColor="text1"/>
          <w:szCs w:val="24"/>
        </w:rPr>
        <w:t xml:space="preserve"> ,</w:t>
      </w:r>
      <w:r w:rsidR="00324FA3" w:rsidRPr="00DC555B">
        <w:rPr>
          <w:rFonts w:hint="eastAsia"/>
          <w:color w:val="000000" w:themeColor="text1"/>
          <w:szCs w:val="24"/>
        </w:rPr>
        <w:t>称为</w:t>
      </w:r>
      <w:r w:rsidR="00910C3E" w:rsidRPr="00DC555B">
        <w:rPr>
          <w:rFonts w:hint="eastAsia"/>
          <w:color w:val="000000" w:themeColor="text1"/>
          <w:szCs w:val="24"/>
        </w:rPr>
        <w:t>正常应力水平。</w:t>
      </w:r>
      <w:r w:rsidR="00324FA3" w:rsidRPr="00DC555B">
        <w:rPr>
          <w:rFonts w:hint="eastAsia"/>
          <w:color w:val="000000" w:themeColor="text1"/>
          <w:szCs w:val="24"/>
        </w:rPr>
        <w:t>当将</w:t>
      </w:r>
      <w:r w:rsidR="00910C3E" w:rsidRPr="00DC555B">
        <w:rPr>
          <w:rFonts w:hint="eastAsia"/>
          <w:color w:val="000000" w:themeColor="text1"/>
          <w:szCs w:val="24"/>
        </w:rPr>
        <w:t>应力加大到超过正常应力水平</w:t>
      </w:r>
      <w:r w:rsidR="00910C3E" w:rsidRPr="00DC555B">
        <w:rPr>
          <w:rFonts w:hint="eastAsia"/>
          <w:color w:val="000000" w:themeColor="text1"/>
          <w:szCs w:val="24"/>
        </w:rPr>
        <w:t xml:space="preserve"> ,</w:t>
      </w:r>
      <w:r w:rsidR="00910C3E" w:rsidRPr="00DC555B">
        <w:rPr>
          <w:rFonts w:hint="eastAsia"/>
          <w:color w:val="000000" w:themeColor="text1"/>
          <w:szCs w:val="24"/>
        </w:rPr>
        <w:t>叫做加速应力水平</w:t>
      </w:r>
      <w:r w:rsidR="00324FA3" w:rsidRPr="00DC555B">
        <w:rPr>
          <w:rFonts w:hint="eastAsia"/>
          <w:color w:val="000000" w:themeColor="text1"/>
          <w:szCs w:val="24"/>
        </w:rPr>
        <w:t>。例如我们通常在使用灯泡时</w:t>
      </w:r>
      <w:r w:rsidR="00910C3E" w:rsidRPr="00DC555B">
        <w:rPr>
          <w:rFonts w:hint="eastAsia"/>
          <w:color w:val="000000" w:themeColor="text1"/>
          <w:szCs w:val="24"/>
        </w:rPr>
        <w:t xml:space="preserve"> ,</w:t>
      </w:r>
      <w:r w:rsidR="00324FA3" w:rsidRPr="00DC555B">
        <w:rPr>
          <w:rFonts w:hint="eastAsia"/>
          <w:color w:val="000000" w:themeColor="text1"/>
          <w:szCs w:val="24"/>
        </w:rPr>
        <w:t>可以使用电应力电压</w:t>
      </w:r>
      <w:r w:rsidR="00825EDE" w:rsidRPr="00DC555B">
        <w:rPr>
          <w:rFonts w:hint="eastAsia"/>
          <w:color w:val="000000" w:themeColor="text1"/>
          <w:szCs w:val="24"/>
        </w:rPr>
        <w:t>，电压</w:t>
      </w:r>
      <w:r w:rsidR="00324FA3" w:rsidRPr="00DC555B">
        <w:rPr>
          <w:rFonts w:hint="eastAsia"/>
          <w:color w:val="000000" w:themeColor="text1"/>
          <w:szCs w:val="24"/>
        </w:rPr>
        <w:t>220V</w:t>
      </w:r>
      <w:r w:rsidR="00825EDE" w:rsidRPr="00DC555B">
        <w:rPr>
          <w:rFonts w:hint="eastAsia"/>
          <w:color w:val="000000" w:themeColor="text1"/>
          <w:szCs w:val="24"/>
        </w:rPr>
        <w:t>是我们在使用灯泡时的正常应力水平</w:t>
      </w:r>
      <w:r w:rsidR="00910C3E" w:rsidRPr="00DC555B">
        <w:rPr>
          <w:rFonts w:hint="eastAsia"/>
          <w:color w:val="000000" w:themeColor="text1"/>
          <w:szCs w:val="24"/>
        </w:rPr>
        <w:t xml:space="preserve"> ,</w:t>
      </w:r>
      <w:r w:rsidR="00324FA3" w:rsidRPr="00DC555B">
        <w:rPr>
          <w:rFonts w:hint="eastAsia"/>
          <w:color w:val="000000" w:themeColor="text1"/>
          <w:szCs w:val="24"/>
        </w:rPr>
        <w:t>在对灯泡做加速寿命试验时</w:t>
      </w:r>
      <w:r w:rsidR="00825EDE" w:rsidRPr="00DC555B">
        <w:rPr>
          <w:rFonts w:hint="eastAsia"/>
          <w:color w:val="000000" w:themeColor="text1"/>
          <w:szCs w:val="24"/>
        </w:rPr>
        <w:t>就可以把</w:t>
      </w:r>
      <w:r w:rsidR="00910C3E" w:rsidRPr="00DC555B">
        <w:rPr>
          <w:rFonts w:hint="eastAsia"/>
          <w:color w:val="000000" w:themeColor="text1"/>
          <w:szCs w:val="24"/>
        </w:rPr>
        <w:t>电压加大到</w:t>
      </w:r>
      <w:r w:rsidR="00910C3E" w:rsidRPr="00DC555B">
        <w:rPr>
          <w:rFonts w:hint="eastAsia"/>
          <w:color w:val="000000" w:themeColor="text1"/>
          <w:szCs w:val="24"/>
        </w:rPr>
        <w:t xml:space="preserve"> 300V, </w:t>
      </w:r>
      <w:r w:rsidR="00825EDE" w:rsidRPr="00DC555B">
        <w:rPr>
          <w:rFonts w:hint="eastAsia"/>
          <w:color w:val="000000" w:themeColor="text1"/>
          <w:szCs w:val="24"/>
        </w:rPr>
        <w:t>此时电压</w:t>
      </w:r>
      <w:r w:rsidR="00910C3E" w:rsidRPr="00DC555B">
        <w:rPr>
          <w:rFonts w:hint="eastAsia"/>
          <w:color w:val="000000" w:themeColor="text1"/>
          <w:szCs w:val="24"/>
        </w:rPr>
        <w:t>300V</w:t>
      </w:r>
      <w:r w:rsidR="00910C3E" w:rsidRPr="00DC555B">
        <w:rPr>
          <w:rFonts w:hint="eastAsia"/>
          <w:color w:val="000000" w:themeColor="text1"/>
          <w:szCs w:val="24"/>
        </w:rPr>
        <w:t>就叫做加速应力水平。</w:t>
      </w:r>
    </w:p>
    <w:p w14:paraId="6ABBBF05" w14:textId="77777777" w:rsidR="0035545E" w:rsidRPr="00DC555B" w:rsidRDefault="0035545E" w:rsidP="00DC555B">
      <w:pPr>
        <w:spacing w:line="360" w:lineRule="auto"/>
        <w:ind w:firstLineChars="100" w:firstLine="240"/>
        <w:rPr>
          <w:szCs w:val="24"/>
        </w:rPr>
      </w:pPr>
    </w:p>
    <w:p w14:paraId="6ABBBF06" w14:textId="77777777" w:rsidR="0035545E" w:rsidRPr="00DC555B" w:rsidRDefault="003F2F74" w:rsidP="00DC555B">
      <w:pPr>
        <w:spacing w:line="360" w:lineRule="auto"/>
        <w:ind w:firstLine="420"/>
        <w:rPr>
          <w:rFonts w:asciiTheme="majorEastAsia" w:eastAsiaTheme="majorEastAsia" w:hAnsiTheme="majorEastAsia"/>
          <w:szCs w:val="24"/>
        </w:rPr>
      </w:pPr>
      <w:r w:rsidRPr="00DC555B">
        <w:rPr>
          <w:rFonts w:asciiTheme="majorEastAsia" w:eastAsiaTheme="majorEastAsia" w:hAnsiTheme="majorEastAsia" w:hint="eastAsia"/>
          <w:szCs w:val="24"/>
        </w:rPr>
        <w:t>二、</w:t>
      </w:r>
      <w:r w:rsidR="0035545E" w:rsidRPr="00DC555B">
        <w:rPr>
          <w:rFonts w:asciiTheme="majorEastAsia" w:eastAsiaTheme="majorEastAsia" w:hAnsiTheme="majorEastAsia" w:hint="eastAsia"/>
          <w:szCs w:val="24"/>
        </w:rPr>
        <w:t xml:space="preserve"> 加速寿命试验类型</w:t>
      </w:r>
    </w:p>
    <w:p w14:paraId="6ABBBF07" w14:textId="77777777" w:rsidR="0035545E" w:rsidRPr="00DC555B" w:rsidRDefault="0035545E" w:rsidP="00DC555B">
      <w:pPr>
        <w:spacing w:line="360" w:lineRule="auto"/>
        <w:ind w:firstLine="360"/>
        <w:rPr>
          <w:color w:val="000000" w:themeColor="text1"/>
          <w:szCs w:val="24"/>
        </w:rPr>
      </w:pPr>
      <w:r w:rsidRPr="00DC555B">
        <w:rPr>
          <w:rFonts w:hint="eastAsia"/>
          <w:color w:val="000000" w:themeColor="text1"/>
          <w:szCs w:val="24"/>
        </w:rPr>
        <w:t>加速寿命试验的分类，是按照施加压力的方式来分的，目前是有三种类型</w:t>
      </w:r>
      <w:r w:rsidRPr="00DC555B">
        <w:rPr>
          <w:rFonts w:hint="eastAsia"/>
          <w:color w:val="000000" w:themeColor="text1"/>
          <w:szCs w:val="24"/>
        </w:rPr>
        <w:t xml:space="preserve">: </w:t>
      </w:r>
      <w:r w:rsidRPr="00DC555B">
        <w:rPr>
          <w:rFonts w:hint="eastAsia"/>
          <w:color w:val="000000" w:themeColor="text1"/>
          <w:szCs w:val="24"/>
        </w:rPr>
        <w:t>恒定应力加速寿命试验</w:t>
      </w:r>
      <w:r w:rsidRPr="00DC555B">
        <w:rPr>
          <w:rFonts w:hint="eastAsia"/>
          <w:color w:val="000000" w:themeColor="text1"/>
          <w:szCs w:val="24"/>
        </w:rPr>
        <w:t>(</w:t>
      </w:r>
      <w:r w:rsidRPr="00DC555B">
        <w:rPr>
          <w:rFonts w:hint="eastAsia"/>
          <w:color w:val="000000" w:themeColor="text1"/>
          <w:szCs w:val="24"/>
        </w:rPr>
        <w:t>简称恒加</w:t>
      </w:r>
      <w:r w:rsidRPr="00DC555B">
        <w:rPr>
          <w:rFonts w:hint="eastAsia"/>
          <w:color w:val="000000" w:themeColor="text1"/>
          <w:szCs w:val="24"/>
        </w:rPr>
        <w:t>)</w:t>
      </w:r>
      <w:r w:rsidRPr="00DC555B">
        <w:rPr>
          <w:rFonts w:hint="eastAsia"/>
          <w:color w:val="000000" w:themeColor="text1"/>
          <w:szCs w:val="24"/>
        </w:rPr>
        <w:t>、步进应力加速寿命试验</w:t>
      </w:r>
      <w:r w:rsidRPr="00DC555B">
        <w:rPr>
          <w:rFonts w:hint="eastAsia"/>
          <w:color w:val="000000" w:themeColor="text1"/>
          <w:szCs w:val="24"/>
        </w:rPr>
        <w:t>(</w:t>
      </w:r>
      <w:r w:rsidRPr="00DC555B">
        <w:rPr>
          <w:rFonts w:hint="eastAsia"/>
          <w:color w:val="000000" w:themeColor="text1"/>
          <w:szCs w:val="24"/>
        </w:rPr>
        <w:t>简称步加</w:t>
      </w:r>
      <w:r w:rsidRPr="00DC555B">
        <w:rPr>
          <w:rFonts w:hint="eastAsia"/>
          <w:color w:val="000000" w:themeColor="text1"/>
          <w:szCs w:val="24"/>
        </w:rPr>
        <w:t>)</w:t>
      </w:r>
      <w:r w:rsidRPr="00DC555B">
        <w:rPr>
          <w:rFonts w:hint="eastAsia"/>
          <w:color w:val="000000" w:themeColor="text1"/>
          <w:szCs w:val="24"/>
        </w:rPr>
        <w:t>、序进应力加速寿命试验</w:t>
      </w:r>
      <w:r w:rsidRPr="00DC555B">
        <w:rPr>
          <w:rFonts w:hint="eastAsia"/>
          <w:color w:val="000000" w:themeColor="text1"/>
          <w:szCs w:val="24"/>
        </w:rPr>
        <w:t>(</w:t>
      </w:r>
      <w:r w:rsidRPr="00DC555B">
        <w:rPr>
          <w:rFonts w:hint="eastAsia"/>
          <w:color w:val="000000" w:themeColor="text1"/>
          <w:szCs w:val="24"/>
        </w:rPr>
        <w:t>序加试验</w:t>
      </w:r>
      <w:r w:rsidRPr="00DC555B">
        <w:rPr>
          <w:rFonts w:hint="eastAsia"/>
          <w:color w:val="000000" w:themeColor="text1"/>
          <w:szCs w:val="24"/>
        </w:rPr>
        <w:t>)</w:t>
      </w:r>
      <w:r w:rsidR="00252D0E">
        <w:rPr>
          <w:rFonts w:hint="eastAsia"/>
          <w:color w:val="000000" w:themeColor="text1"/>
          <w:szCs w:val="24"/>
          <w:vertAlign w:val="superscript"/>
        </w:rPr>
        <w:t>[22</w:t>
      </w:r>
      <w:r w:rsidR="00D800C4" w:rsidRPr="00DC555B">
        <w:rPr>
          <w:rFonts w:hint="eastAsia"/>
          <w:color w:val="000000" w:themeColor="text1"/>
          <w:szCs w:val="24"/>
          <w:vertAlign w:val="superscript"/>
        </w:rPr>
        <w:t>]</w:t>
      </w:r>
      <w:r w:rsidRPr="00DC555B">
        <w:rPr>
          <w:rFonts w:hint="eastAsia"/>
          <w:color w:val="000000" w:themeColor="text1"/>
          <w:szCs w:val="24"/>
        </w:rPr>
        <w:t>。</w:t>
      </w:r>
    </w:p>
    <w:p w14:paraId="6ABBBF08" w14:textId="77777777" w:rsidR="00E84015" w:rsidRPr="00DC555B" w:rsidRDefault="00E84015" w:rsidP="00DC555B">
      <w:pPr>
        <w:pStyle w:val="ListParagraph"/>
        <w:numPr>
          <w:ilvl w:val="0"/>
          <w:numId w:val="4"/>
        </w:numPr>
        <w:spacing w:line="360" w:lineRule="auto"/>
        <w:ind w:firstLineChars="0"/>
        <w:rPr>
          <w:color w:val="000000" w:themeColor="text1"/>
          <w:szCs w:val="24"/>
        </w:rPr>
      </w:pPr>
      <w:r w:rsidRPr="00DC555B">
        <w:rPr>
          <w:rFonts w:hint="eastAsia"/>
          <w:color w:val="000000" w:themeColor="text1"/>
          <w:szCs w:val="24"/>
        </w:rPr>
        <w:t>恒定应力加速寿命试验</w:t>
      </w:r>
      <w:r w:rsidR="000D6A2A" w:rsidRPr="00DC555B">
        <w:rPr>
          <w:rFonts w:hint="eastAsia"/>
          <w:color w:val="000000" w:themeColor="text1"/>
          <w:szCs w:val="24"/>
        </w:rPr>
        <w:t>简介</w:t>
      </w:r>
    </w:p>
    <w:p w14:paraId="6ABBBF09" w14:textId="77777777" w:rsidR="00E84015" w:rsidRPr="00DC555B" w:rsidRDefault="00E84015" w:rsidP="00DC555B">
      <w:pPr>
        <w:spacing w:line="360" w:lineRule="auto"/>
        <w:ind w:firstLine="360"/>
        <w:rPr>
          <w:color w:val="000000" w:themeColor="text1"/>
          <w:szCs w:val="24"/>
        </w:rPr>
      </w:pPr>
      <w:r w:rsidRPr="00DC555B">
        <w:rPr>
          <w:rFonts w:hint="eastAsia"/>
          <w:color w:val="000000" w:themeColor="text1"/>
          <w:szCs w:val="24"/>
        </w:rPr>
        <w:t>恒定应力寿命试验，就是</w:t>
      </w:r>
      <w:r w:rsidR="00C709C4" w:rsidRPr="00DC555B">
        <w:rPr>
          <w:rFonts w:hint="eastAsia"/>
          <w:color w:val="000000" w:themeColor="text1"/>
          <w:szCs w:val="24"/>
        </w:rPr>
        <w:t>当对产品施加加速应力时</w:t>
      </w:r>
      <w:r w:rsidRPr="00DC555B">
        <w:rPr>
          <w:rFonts w:hint="eastAsia"/>
          <w:color w:val="000000" w:themeColor="text1"/>
          <w:szCs w:val="24"/>
        </w:rPr>
        <w:t>，加速应力水平保持不变</w:t>
      </w:r>
      <w:r w:rsidR="00D800C4" w:rsidRPr="00DC555B">
        <w:rPr>
          <w:rFonts w:hint="eastAsia"/>
          <w:color w:val="000000" w:themeColor="text1"/>
          <w:szCs w:val="24"/>
          <w:vertAlign w:val="superscript"/>
        </w:rPr>
        <w:t>[28]</w:t>
      </w:r>
      <w:r w:rsidRPr="00DC555B">
        <w:rPr>
          <w:rFonts w:hint="eastAsia"/>
          <w:color w:val="000000" w:themeColor="text1"/>
          <w:szCs w:val="24"/>
        </w:rPr>
        <w:t>。具体做法就是：在一批产品中抽取一些样本，把所有的样本分成几组</w:t>
      </w:r>
      <w:r w:rsidRPr="00DC555B">
        <w:rPr>
          <w:rFonts w:hint="eastAsia"/>
          <w:color w:val="000000" w:themeColor="text1"/>
          <w:szCs w:val="24"/>
        </w:rPr>
        <w:t xml:space="preserve"> ,</w:t>
      </w:r>
      <w:r w:rsidRPr="00DC555B">
        <w:rPr>
          <w:rFonts w:hint="eastAsia"/>
          <w:color w:val="000000" w:themeColor="text1"/>
          <w:szCs w:val="24"/>
        </w:rPr>
        <w:t>当这组样本的加速应力设定好后，这一组的样本就都在这个恒定加速应力水平下进行寿命试验</w:t>
      </w:r>
      <w:r w:rsidRPr="00DC555B">
        <w:rPr>
          <w:rFonts w:hint="eastAsia"/>
          <w:color w:val="000000" w:themeColor="text1"/>
          <w:szCs w:val="24"/>
        </w:rPr>
        <w:t xml:space="preserve"> ,</w:t>
      </w:r>
      <w:r w:rsidRPr="00DC555B">
        <w:rPr>
          <w:rFonts w:hint="eastAsia"/>
          <w:color w:val="000000" w:themeColor="text1"/>
          <w:szCs w:val="24"/>
        </w:rPr>
        <w:t>当然在试验的过程中可以在规定时间</w:t>
      </w:r>
      <w:r w:rsidRPr="00DC555B">
        <w:rPr>
          <w:rFonts w:hint="eastAsia"/>
          <w:color w:val="000000" w:themeColor="text1"/>
          <w:szCs w:val="24"/>
        </w:rPr>
        <w:t xml:space="preserve"> (</w:t>
      </w:r>
      <w:r w:rsidRPr="00DC555B">
        <w:rPr>
          <w:rFonts w:hint="eastAsia"/>
          <w:color w:val="000000" w:themeColor="text1"/>
          <w:szCs w:val="24"/>
        </w:rPr>
        <w:t>亦称截尾时间</w:t>
      </w:r>
      <w:r w:rsidRPr="00DC555B">
        <w:rPr>
          <w:rFonts w:hint="eastAsia"/>
          <w:color w:val="000000" w:themeColor="text1"/>
          <w:szCs w:val="24"/>
        </w:rPr>
        <w:t>)</w:t>
      </w:r>
      <w:r w:rsidRPr="00DC555B">
        <w:rPr>
          <w:rFonts w:hint="eastAsia"/>
          <w:color w:val="000000" w:themeColor="text1"/>
          <w:szCs w:val="24"/>
        </w:rPr>
        <w:t>或规定的失效个数</w:t>
      </w:r>
      <w:r w:rsidRPr="00DC555B">
        <w:rPr>
          <w:rFonts w:hint="eastAsia"/>
          <w:color w:val="000000" w:themeColor="text1"/>
          <w:szCs w:val="24"/>
        </w:rPr>
        <w:t xml:space="preserve"> (</w:t>
      </w:r>
      <w:r w:rsidRPr="00DC555B">
        <w:rPr>
          <w:rFonts w:hint="eastAsia"/>
          <w:color w:val="000000" w:themeColor="text1"/>
          <w:szCs w:val="24"/>
        </w:rPr>
        <w:t>亦称截尾个数</w:t>
      </w:r>
      <w:r w:rsidRPr="00DC555B">
        <w:rPr>
          <w:rFonts w:hint="eastAsia"/>
          <w:color w:val="000000" w:themeColor="text1"/>
          <w:szCs w:val="24"/>
        </w:rPr>
        <w:t>)</w:t>
      </w:r>
      <w:r w:rsidRPr="00DC555B">
        <w:rPr>
          <w:rFonts w:hint="eastAsia"/>
          <w:color w:val="000000" w:themeColor="text1"/>
          <w:szCs w:val="24"/>
        </w:rPr>
        <w:t>时结束，然后统计样本数据，进行统计分析。比如，正常应力水平是</w:t>
      </w:r>
      <m:oMath>
        <m:sSub>
          <m:sSubPr>
            <m:ctrlPr>
              <w:rPr>
                <w:rFonts w:ascii="Cambria Math" w:hAnsi="Cambria Math"/>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0</m:t>
            </m:r>
          </m:sub>
        </m:sSub>
      </m:oMath>
      <w:r w:rsidRPr="00DC555B">
        <w:rPr>
          <w:rFonts w:hint="eastAsia"/>
          <w:color w:val="000000" w:themeColor="text1"/>
          <w:szCs w:val="24"/>
        </w:rPr>
        <w:t>，设定加速应力水平为</w:t>
      </w:r>
      <m:oMath>
        <m:sSub>
          <m:sSubPr>
            <m:ctrlPr>
              <w:rPr>
                <w:rFonts w:ascii="Cambria Math" w:hAnsi="Cambria Math"/>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1</m:t>
            </m:r>
          </m:sub>
        </m:sSub>
      </m:oMath>
      <w:r w:rsidRPr="00DC555B">
        <w:rPr>
          <w:rFonts w:hint="eastAsia"/>
          <w:color w:val="000000" w:themeColor="text1"/>
          <w:szCs w:val="24"/>
        </w:rPr>
        <w:t>，</w:t>
      </w:r>
      <m:oMath>
        <m:sSub>
          <m:sSubPr>
            <m:ctrlPr>
              <w:rPr>
                <w:rFonts w:ascii="Cambria Math" w:hAnsi="Cambria Math"/>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j</m:t>
            </m:r>
          </m:sub>
        </m:sSub>
      </m:oMath>
      <w:r w:rsidR="00FF66FD" w:rsidRPr="00DC555B">
        <w:rPr>
          <w:color w:val="000000" w:themeColor="text1"/>
          <w:szCs w:val="24"/>
        </w:rPr>
        <w:t>，并且符合</w:t>
      </w:r>
      <m:oMath>
        <m:sSub>
          <m:sSubPr>
            <m:ctrlPr>
              <w:rPr>
                <w:rFonts w:ascii="Cambria Math" w:hAnsi="Cambria Math"/>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0</m:t>
            </m:r>
          </m:sub>
        </m:sSub>
        <m:r>
          <m:rPr>
            <m:sty m:val="p"/>
          </m:rPr>
          <w:rPr>
            <w:rFonts w:ascii="Cambria Math" w:hAnsi="Cambria Math"/>
            <w:color w:val="000000" w:themeColor="text1"/>
            <w:szCs w:val="24"/>
          </w:rPr>
          <m:t>&lt;</m:t>
        </m:r>
        <m:sSub>
          <m:sSubPr>
            <m:ctrlPr>
              <w:rPr>
                <w:rFonts w:ascii="Cambria Math" w:hAnsi="Cambria Math"/>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1</m:t>
            </m:r>
          </m:sub>
        </m:sSub>
        <m:r>
          <w:rPr>
            <w:rFonts w:ascii="Cambria Math" w:hAnsi="Cambria Math"/>
            <w:color w:val="000000" w:themeColor="text1"/>
            <w:szCs w:val="24"/>
          </w:rPr>
          <m:t>&lt;</m:t>
        </m:r>
        <m:sSub>
          <m:sSubPr>
            <m:ctrlPr>
              <w:rPr>
                <w:rFonts w:ascii="Cambria Math" w:hAnsi="Cambria Math"/>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2</m:t>
            </m:r>
          </m:sub>
        </m:sSub>
        <m:r>
          <w:rPr>
            <w:rFonts w:ascii="Cambria Math" w:hAnsi="Cambria Math"/>
            <w:color w:val="000000" w:themeColor="text1"/>
            <w:szCs w:val="24"/>
          </w:rPr>
          <m:t>……&lt;</m:t>
        </m:r>
        <m:sSub>
          <m:sSubPr>
            <m:ctrlPr>
              <w:rPr>
                <w:rFonts w:ascii="Cambria Math" w:hAnsi="Cambria Math"/>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j</m:t>
            </m:r>
          </m:sub>
        </m:sSub>
      </m:oMath>
      <w:r w:rsidR="00FF66FD" w:rsidRPr="00DC555B">
        <w:rPr>
          <w:color w:val="000000" w:themeColor="text1"/>
          <w:szCs w:val="24"/>
        </w:rPr>
        <w:t>。</w:t>
      </w:r>
      <w:r w:rsidR="00FF66FD" w:rsidRPr="00DC555B">
        <w:rPr>
          <w:rFonts w:hint="eastAsia"/>
          <w:color w:val="000000" w:themeColor="text1"/>
          <w:szCs w:val="24"/>
        </w:rPr>
        <w:t>把抽取的全部的样本分成</w:t>
      </w:r>
      <w:r w:rsidR="00FF66FD" w:rsidRPr="00DC555B">
        <w:rPr>
          <w:rFonts w:hint="eastAsia"/>
          <w:color w:val="000000" w:themeColor="text1"/>
          <w:szCs w:val="24"/>
        </w:rPr>
        <w:t>j</w:t>
      </w:r>
      <w:r w:rsidR="00FF66FD" w:rsidRPr="00DC555B">
        <w:rPr>
          <w:rFonts w:hint="eastAsia"/>
          <w:color w:val="000000" w:themeColor="text1"/>
          <w:szCs w:val="24"/>
        </w:rPr>
        <w:t>组</w:t>
      </w:r>
      <w:r w:rsidR="00FF66FD" w:rsidRPr="00DC555B">
        <w:rPr>
          <w:rFonts w:hint="eastAsia"/>
          <w:color w:val="000000" w:themeColor="text1"/>
          <w:szCs w:val="24"/>
        </w:rPr>
        <w:t>,</w:t>
      </w:r>
      <w:r w:rsidR="00FF66FD" w:rsidRPr="00DC555B">
        <w:rPr>
          <w:rFonts w:hint="eastAsia"/>
          <w:color w:val="000000" w:themeColor="text1"/>
          <w:szCs w:val="24"/>
        </w:rPr>
        <w:t>然后每组给定一个加速应力水平，比如第</w:t>
      </w:r>
      <w:r w:rsidR="00FF66FD" w:rsidRPr="00DC555B">
        <w:rPr>
          <w:rFonts w:hint="eastAsia"/>
          <w:color w:val="000000" w:themeColor="text1"/>
          <w:szCs w:val="24"/>
        </w:rPr>
        <w:t>j</w:t>
      </w:r>
      <w:r w:rsidR="00FF66FD" w:rsidRPr="00DC555B">
        <w:rPr>
          <w:rFonts w:hint="eastAsia"/>
          <w:color w:val="000000" w:themeColor="text1"/>
          <w:szCs w:val="24"/>
        </w:rPr>
        <w:t>组就在</w:t>
      </w:r>
      <m:oMath>
        <m:sSub>
          <m:sSubPr>
            <m:ctrlPr>
              <w:rPr>
                <w:rFonts w:ascii="Cambria Math" w:hAnsi="Cambria Math"/>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j</m:t>
            </m:r>
          </m:sub>
        </m:sSub>
      </m:oMath>
      <w:r w:rsidR="00FF66FD" w:rsidRPr="00DC555B">
        <w:rPr>
          <w:color w:val="000000" w:themeColor="text1"/>
          <w:szCs w:val="24"/>
        </w:rPr>
        <w:t>水平下，每组就在这一个加速应力水平下</w:t>
      </w:r>
      <w:r w:rsidR="00516571" w:rsidRPr="00DC555B">
        <w:rPr>
          <w:color w:val="000000" w:themeColor="text1"/>
          <w:szCs w:val="24"/>
        </w:rPr>
        <w:t>一直</w:t>
      </w:r>
      <w:r w:rsidR="00FF66FD" w:rsidRPr="00DC555B">
        <w:rPr>
          <w:color w:val="000000" w:themeColor="text1"/>
          <w:szCs w:val="24"/>
        </w:rPr>
        <w:t>进行试验，</w:t>
      </w:r>
      <w:r w:rsidR="00516571" w:rsidRPr="00DC555B">
        <w:rPr>
          <w:color w:val="000000" w:themeColor="text1"/>
          <w:szCs w:val="24"/>
        </w:rPr>
        <w:t>在预先设定的</w:t>
      </w:r>
      <w:r w:rsidR="00516571" w:rsidRPr="00DC555B">
        <w:rPr>
          <w:rFonts w:hint="eastAsia"/>
          <w:color w:val="000000" w:themeColor="text1"/>
          <w:szCs w:val="24"/>
        </w:rPr>
        <w:t>截时或截尾时停止试验。恒定应力寿命试验可以用下图</w:t>
      </w:r>
      <w:r w:rsidR="00C446CB" w:rsidRPr="00C446CB">
        <w:rPr>
          <w:rFonts w:asciiTheme="minorEastAsia" w:hAnsiTheme="minorEastAsia" w:hint="eastAsia"/>
          <w:color w:val="000000" w:themeColor="text1"/>
          <w:szCs w:val="24"/>
        </w:rPr>
        <w:t>(</w:t>
      </w:r>
      <w:r w:rsidR="00C446CB">
        <w:rPr>
          <w:rFonts w:asciiTheme="minorEastAsia" w:hAnsiTheme="minorEastAsia" w:hint="eastAsia"/>
          <w:color w:val="000000" w:themeColor="text1"/>
          <w:szCs w:val="24"/>
        </w:rPr>
        <w:t>2</w:t>
      </w:r>
      <w:r w:rsidR="00C446CB" w:rsidRPr="00C446CB">
        <w:rPr>
          <w:rFonts w:asciiTheme="minorEastAsia" w:hAnsiTheme="minorEastAsia" w:hint="eastAsia"/>
          <w:color w:val="000000" w:themeColor="text1"/>
          <w:szCs w:val="24"/>
        </w:rPr>
        <w:t>-1)</w:t>
      </w:r>
      <w:r w:rsidR="00516571" w:rsidRPr="00DC555B">
        <w:rPr>
          <w:rFonts w:hint="eastAsia"/>
          <w:color w:val="000000" w:themeColor="text1"/>
          <w:szCs w:val="24"/>
        </w:rPr>
        <w:t>表示：</w:t>
      </w:r>
    </w:p>
    <w:p w14:paraId="6ABBBF0A" w14:textId="77777777" w:rsidR="00001140" w:rsidRPr="00DC555B" w:rsidRDefault="00001140" w:rsidP="00DC555B">
      <w:pPr>
        <w:spacing w:line="360" w:lineRule="auto"/>
        <w:rPr>
          <w:color w:val="000000" w:themeColor="text1"/>
          <w:szCs w:val="24"/>
        </w:rPr>
      </w:pPr>
      <w:r w:rsidRPr="00DC555B">
        <w:rPr>
          <w:rFonts w:hint="eastAsia"/>
          <w:noProof/>
          <w:color w:val="000000" w:themeColor="text1"/>
          <w:szCs w:val="24"/>
        </w:rPr>
        <w:t xml:space="preserve">                 </w:t>
      </w:r>
      <w:r w:rsidR="00C446CB">
        <w:rPr>
          <w:noProof/>
          <w:color w:val="000000" w:themeColor="text1"/>
          <w:szCs w:val="24"/>
        </w:rPr>
        <w:drawing>
          <wp:inline distT="0" distB="0" distL="0" distR="0" wp14:anchorId="6ABBC2FB" wp14:editId="6ABBC2FC">
            <wp:extent cx="2578100" cy="19517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png"/>
                    <pic:cNvPicPr/>
                  </pic:nvPicPr>
                  <pic:blipFill>
                    <a:blip r:embed="rId9">
                      <a:extLst>
                        <a:ext uri="{28A0092B-C50C-407E-A947-70E740481C1C}">
                          <a14:useLocalDpi xmlns:a14="http://schemas.microsoft.com/office/drawing/2010/main" val="0"/>
                        </a:ext>
                      </a:extLst>
                    </a:blip>
                    <a:stretch>
                      <a:fillRect/>
                    </a:stretch>
                  </pic:blipFill>
                  <pic:spPr>
                    <a:xfrm>
                      <a:off x="0" y="0"/>
                      <a:ext cx="2578232" cy="1951882"/>
                    </a:xfrm>
                    <a:prstGeom prst="rect">
                      <a:avLst/>
                    </a:prstGeom>
                  </pic:spPr>
                </pic:pic>
              </a:graphicData>
            </a:graphic>
          </wp:inline>
        </w:drawing>
      </w:r>
    </w:p>
    <w:p w14:paraId="6ABBBF0B" w14:textId="77777777" w:rsidR="001034BA" w:rsidRPr="00C446CB" w:rsidRDefault="00001140" w:rsidP="0079575E">
      <w:pPr>
        <w:spacing w:line="360" w:lineRule="auto"/>
        <w:jc w:val="center"/>
        <w:rPr>
          <w:rFonts w:asciiTheme="minorEastAsia" w:hAnsiTheme="minorEastAsia"/>
          <w:szCs w:val="24"/>
        </w:rPr>
      </w:pPr>
      <w:r w:rsidRPr="00C446CB">
        <w:rPr>
          <w:rFonts w:asciiTheme="minorEastAsia" w:hAnsiTheme="minorEastAsia" w:hint="eastAsia"/>
          <w:noProof/>
          <w:color w:val="000000" w:themeColor="text1"/>
          <w:szCs w:val="24"/>
        </w:rPr>
        <w:t>图</w:t>
      </w:r>
      <w:r w:rsidR="00C446CB" w:rsidRPr="00C446CB">
        <w:rPr>
          <w:rFonts w:asciiTheme="minorEastAsia" w:hAnsiTheme="minorEastAsia" w:hint="eastAsia"/>
          <w:noProof/>
          <w:color w:val="000000" w:themeColor="text1"/>
          <w:szCs w:val="24"/>
        </w:rPr>
        <w:t>(</w:t>
      </w:r>
      <w:r w:rsidR="00C446CB">
        <w:rPr>
          <w:rFonts w:asciiTheme="minorEastAsia" w:hAnsiTheme="minorEastAsia" w:hint="eastAsia"/>
          <w:noProof/>
          <w:color w:val="000000" w:themeColor="text1"/>
          <w:szCs w:val="24"/>
        </w:rPr>
        <w:t>2</w:t>
      </w:r>
      <w:r w:rsidR="00C446CB" w:rsidRPr="00C446CB">
        <w:rPr>
          <w:rFonts w:asciiTheme="minorEastAsia" w:hAnsiTheme="minorEastAsia" w:hint="eastAsia"/>
          <w:noProof/>
          <w:color w:val="000000" w:themeColor="text1"/>
          <w:szCs w:val="24"/>
        </w:rPr>
        <w:t>-1)</w:t>
      </w:r>
      <w:r w:rsidR="00C446CB" w:rsidRPr="00C446CB">
        <w:rPr>
          <w:rFonts w:hint="eastAsia"/>
        </w:rPr>
        <w:t xml:space="preserve"> </w:t>
      </w:r>
      <w:r w:rsidR="00C446CB" w:rsidRPr="00C446CB">
        <w:rPr>
          <w:rFonts w:asciiTheme="minorEastAsia" w:hAnsiTheme="minorEastAsia" w:hint="eastAsia"/>
          <w:noProof/>
          <w:color w:val="000000" w:themeColor="text1"/>
          <w:szCs w:val="24"/>
        </w:rPr>
        <w:t>恒定应力寿命试验</w:t>
      </w:r>
      <w:r w:rsidR="00C446CB">
        <w:rPr>
          <w:rFonts w:asciiTheme="minorEastAsia" w:hAnsiTheme="minorEastAsia" w:hint="eastAsia"/>
          <w:noProof/>
          <w:color w:val="000000" w:themeColor="text1"/>
          <w:szCs w:val="24"/>
        </w:rPr>
        <w:t>图</w:t>
      </w:r>
    </w:p>
    <w:p w14:paraId="6ABBBF0C" w14:textId="77777777" w:rsidR="001722AA" w:rsidRPr="00DC555B" w:rsidRDefault="001722AA" w:rsidP="00DC555B">
      <w:pPr>
        <w:pStyle w:val="ListParagraph"/>
        <w:numPr>
          <w:ilvl w:val="0"/>
          <w:numId w:val="4"/>
        </w:numPr>
        <w:spacing w:line="360" w:lineRule="auto"/>
        <w:ind w:firstLineChars="0"/>
        <w:rPr>
          <w:color w:val="000000" w:themeColor="text1"/>
          <w:szCs w:val="24"/>
        </w:rPr>
      </w:pPr>
      <w:r w:rsidRPr="00DC555B">
        <w:rPr>
          <w:rFonts w:hint="eastAsia"/>
          <w:color w:val="000000" w:themeColor="text1"/>
          <w:szCs w:val="24"/>
        </w:rPr>
        <w:t>步进应力加速寿命试验</w:t>
      </w:r>
      <w:r w:rsidR="000D6A2A" w:rsidRPr="00DC555B">
        <w:rPr>
          <w:rFonts w:hint="eastAsia"/>
          <w:color w:val="000000" w:themeColor="text1"/>
          <w:szCs w:val="24"/>
        </w:rPr>
        <w:t>简介</w:t>
      </w:r>
    </w:p>
    <w:p w14:paraId="6ABBBF0D" w14:textId="77777777" w:rsidR="00516571" w:rsidRPr="00DC555B" w:rsidRDefault="001722AA" w:rsidP="00DC555B">
      <w:pPr>
        <w:spacing w:line="360" w:lineRule="auto"/>
        <w:rPr>
          <w:color w:val="000000" w:themeColor="text1"/>
          <w:szCs w:val="24"/>
        </w:rPr>
      </w:pPr>
      <w:r w:rsidRPr="00DC555B">
        <w:rPr>
          <w:rFonts w:hint="eastAsia"/>
          <w:color w:val="000000" w:themeColor="text1"/>
          <w:szCs w:val="24"/>
        </w:rPr>
        <w:t xml:space="preserve">   </w:t>
      </w:r>
      <w:r w:rsidRPr="00DC555B">
        <w:rPr>
          <w:rFonts w:hint="eastAsia"/>
          <w:color w:val="000000" w:themeColor="text1"/>
          <w:szCs w:val="24"/>
        </w:rPr>
        <w:t>步进应力加速寿命试验，就是当对产品施加加速应力时，不同时间段施加不同的加速应力水平，也就是其加速应力水平是呈阶梯上升的</w:t>
      </w:r>
      <w:r w:rsidR="00252D0E">
        <w:rPr>
          <w:rFonts w:hint="eastAsia"/>
          <w:color w:val="000000" w:themeColor="text1"/>
          <w:szCs w:val="24"/>
          <w:vertAlign w:val="superscript"/>
        </w:rPr>
        <w:t>[23</w:t>
      </w:r>
      <w:r w:rsidR="00D800C4" w:rsidRPr="00DC555B">
        <w:rPr>
          <w:rFonts w:hint="eastAsia"/>
          <w:color w:val="000000" w:themeColor="text1"/>
          <w:szCs w:val="24"/>
          <w:vertAlign w:val="superscript"/>
        </w:rPr>
        <w:t>]</w:t>
      </w:r>
      <w:r w:rsidRPr="00DC555B">
        <w:rPr>
          <w:rFonts w:hint="eastAsia"/>
          <w:color w:val="000000" w:themeColor="text1"/>
          <w:szCs w:val="24"/>
        </w:rPr>
        <w:t>。步加试验具体做法则是，仍然先在一批产品中抽取一些样本，把所有的样本先放在某个加速应力水平下进行试验</w:t>
      </w:r>
      <w:r w:rsidRPr="00DC555B">
        <w:rPr>
          <w:rFonts w:hint="eastAsia"/>
          <w:color w:val="000000" w:themeColor="text1"/>
          <w:szCs w:val="24"/>
        </w:rPr>
        <w:t xml:space="preserve"> ,</w:t>
      </w:r>
      <w:r w:rsidRPr="00DC555B">
        <w:rPr>
          <w:rFonts w:hint="eastAsia"/>
          <w:color w:val="000000" w:themeColor="text1"/>
          <w:szCs w:val="24"/>
        </w:rPr>
        <w:t>等到规定时间或规定的失效个数时</w:t>
      </w:r>
      <w:r w:rsidRPr="00DC555B">
        <w:rPr>
          <w:rFonts w:hint="eastAsia"/>
          <w:color w:val="000000" w:themeColor="text1"/>
          <w:szCs w:val="24"/>
        </w:rPr>
        <w:t xml:space="preserve"> ,</w:t>
      </w:r>
      <w:r w:rsidRPr="00DC555B">
        <w:rPr>
          <w:rFonts w:hint="eastAsia"/>
          <w:color w:val="000000" w:themeColor="text1"/>
          <w:szCs w:val="24"/>
        </w:rPr>
        <w:t>把剩余未失效的样本放在更高的加速应力水平下继续进行试验，等到规定时间或规定的失效个数时</w:t>
      </w:r>
      <w:r w:rsidR="000D6A2A" w:rsidRPr="00DC555B">
        <w:rPr>
          <w:rFonts w:hint="eastAsia"/>
          <w:color w:val="000000" w:themeColor="text1"/>
          <w:szCs w:val="24"/>
        </w:rPr>
        <w:t>，</w:t>
      </w:r>
      <w:r w:rsidRPr="00DC555B">
        <w:rPr>
          <w:rFonts w:hint="eastAsia"/>
          <w:color w:val="000000" w:themeColor="text1"/>
          <w:szCs w:val="24"/>
        </w:rPr>
        <w:t>如此进行下去，应力逐步提高</w:t>
      </w:r>
      <w:r w:rsidRPr="00DC555B">
        <w:rPr>
          <w:rFonts w:hint="eastAsia"/>
          <w:color w:val="000000" w:themeColor="text1"/>
          <w:szCs w:val="24"/>
        </w:rPr>
        <w:t xml:space="preserve"> ,</w:t>
      </w:r>
      <w:r w:rsidRPr="00DC555B">
        <w:rPr>
          <w:rFonts w:hint="eastAsia"/>
          <w:color w:val="000000" w:themeColor="text1"/>
          <w:szCs w:val="24"/>
        </w:rPr>
        <w:t>直至到达规定时间或者有规定的样本失效个数为止</w:t>
      </w:r>
      <w:r w:rsidRPr="00DC555B">
        <w:rPr>
          <w:rFonts w:hint="eastAsia"/>
          <w:color w:val="000000" w:themeColor="text1"/>
          <w:szCs w:val="24"/>
        </w:rPr>
        <w:t>,</w:t>
      </w:r>
      <w:r w:rsidRPr="00DC555B">
        <w:rPr>
          <w:rFonts w:hint="eastAsia"/>
          <w:color w:val="000000" w:themeColor="text1"/>
          <w:szCs w:val="24"/>
        </w:rPr>
        <w:t>结束试验。然后统计样本数据，进行统计分析。比如，正常应力水平是</w:t>
      </w:r>
      <m:oMath>
        <m:sSub>
          <m:sSubPr>
            <m:ctrlPr>
              <w:rPr>
                <w:rFonts w:ascii="Cambria Math" w:hAnsi="Cambria Math"/>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0</m:t>
            </m:r>
          </m:sub>
        </m:sSub>
      </m:oMath>
      <w:r w:rsidRPr="00DC555B">
        <w:rPr>
          <w:rFonts w:hint="eastAsia"/>
          <w:color w:val="000000" w:themeColor="text1"/>
          <w:szCs w:val="24"/>
        </w:rPr>
        <w:t>，设定加速应力水平为</w:t>
      </w:r>
      <m:oMath>
        <m:sSub>
          <m:sSubPr>
            <m:ctrlPr>
              <w:rPr>
                <w:rFonts w:ascii="Cambria Math" w:hAnsi="Cambria Math"/>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1</m:t>
            </m:r>
          </m:sub>
        </m:sSub>
      </m:oMath>
      <w:r w:rsidRPr="00DC555B">
        <w:rPr>
          <w:rFonts w:hint="eastAsia"/>
          <w:color w:val="000000" w:themeColor="text1"/>
          <w:szCs w:val="24"/>
        </w:rPr>
        <w:t>，</w:t>
      </w:r>
      <m:oMath>
        <m:sSub>
          <m:sSubPr>
            <m:ctrlPr>
              <w:rPr>
                <w:rFonts w:ascii="Cambria Math" w:hAnsi="Cambria Math"/>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j</m:t>
            </m:r>
          </m:sub>
        </m:sSub>
      </m:oMath>
      <w:r w:rsidRPr="00DC555B">
        <w:rPr>
          <w:color w:val="000000" w:themeColor="text1"/>
          <w:szCs w:val="24"/>
        </w:rPr>
        <w:t>，并且符合</w:t>
      </w:r>
      <m:oMath>
        <m:sSub>
          <m:sSubPr>
            <m:ctrlPr>
              <w:rPr>
                <w:rFonts w:ascii="Cambria Math" w:hAnsi="Cambria Math"/>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0</m:t>
            </m:r>
          </m:sub>
        </m:sSub>
        <m:r>
          <m:rPr>
            <m:sty m:val="p"/>
          </m:rPr>
          <w:rPr>
            <w:rFonts w:ascii="Cambria Math" w:hAnsi="Cambria Math"/>
            <w:color w:val="000000" w:themeColor="text1"/>
            <w:szCs w:val="24"/>
          </w:rPr>
          <m:t>&lt;</m:t>
        </m:r>
        <m:sSub>
          <m:sSubPr>
            <m:ctrlPr>
              <w:rPr>
                <w:rFonts w:ascii="Cambria Math" w:hAnsi="Cambria Math"/>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1</m:t>
            </m:r>
          </m:sub>
        </m:sSub>
        <m:r>
          <w:rPr>
            <w:rFonts w:ascii="Cambria Math" w:hAnsi="Cambria Math"/>
            <w:color w:val="000000" w:themeColor="text1"/>
            <w:szCs w:val="24"/>
          </w:rPr>
          <m:t>&lt;</m:t>
        </m:r>
        <m:sSub>
          <m:sSubPr>
            <m:ctrlPr>
              <w:rPr>
                <w:rFonts w:ascii="Cambria Math" w:hAnsi="Cambria Math"/>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2</m:t>
            </m:r>
          </m:sub>
        </m:sSub>
        <m:r>
          <w:rPr>
            <w:rFonts w:ascii="Cambria Math" w:hAnsi="Cambria Math"/>
            <w:color w:val="000000" w:themeColor="text1"/>
            <w:szCs w:val="24"/>
          </w:rPr>
          <m:t>……&lt;</m:t>
        </m:r>
        <m:sSub>
          <m:sSubPr>
            <m:ctrlPr>
              <w:rPr>
                <w:rFonts w:ascii="Cambria Math" w:hAnsi="Cambria Math"/>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j</m:t>
            </m:r>
          </m:sub>
        </m:sSub>
      </m:oMath>
      <w:r w:rsidRPr="00DC555B">
        <w:rPr>
          <w:color w:val="000000" w:themeColor="text1"/>
          <w:szCs w:val="24"/>
        </w:rPr>
        <w:t>。把所有抽取的样本放在加速应力水平</w:t>
      </w:r>
      <m:oMath>
        <m:sSub>
          <m:sSubPr>
            <m:ctrlPr>
              <w:rPr>
                <w:rFonts w:ascii="Cambria Math" w:hAnsi="Cambria Math"/>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1</m:t>
            </m:r>
          </m:sub>
        </m:sSub>
      </m:oMath>
      <w:r w:rsidRPr="00DC555B">
        <w:rPr>
          <w:rFonts w:hint="eastAsia"/>
          <w:color w:val="000000" w:themeColor="text1"/>
          <w:szCs w:val="24"/>
        </w:rPr>
        <w:t>下，等到</w:t>
      </w:r>
      <w:r w:rsidR="00C709C4" w:rsidRPr="00DC555B">
        <w:rPr>
          <w:rFonts w:hint="eastAsia"/>
          <w:color w:val="000000" w:themeColor="text1"/>
          <w:szCs w:val="24"/>
        </w:rPr>
        <w:t>结束这个加速应力水平下</w:t>
      </w:r>
      <m:oMath>
        <m:sSub>
          <m:sSubPr>
            <m:ctrlPr>
              <w:rPr>
                <w:rFonts w:ascii="Cambria Math" w:hAnsi="Cambria Math"/>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1</m:t>
            </m:r>
          </m:sub>
        </m:sSub>
      </m:oMath>
      <w:r w:rsidR="00C709C4" w:rsidRPr="00DC555B">
        <w:rPr>
          <w:rFonts w:hint="eastAsia"/>
          <w:color w:val="000000" w:themeColor="text1"/>
          <w:szCs w:val="24"/>
        </w:rPr>
        <w:t>的试验。</w:t>
      </w:r>
      <w:r w:rsidR="000902EE" w:rsidRPr="00DC555B">
        <w:rPr>
          <w:rFonts w:hint="eastAsia"/>
          <w:color w:val="000000" w:themeColor="text1"/>
          <w:szCs w:val="24"/>
        </w:rPr>
        <w:t>接下来将剩下的未失效的样本放入加速压力水平</w:t>
      </w:r>
      <m:oMath>
        <m:sSub>
          <m:sSubPr>
            <m:ctrlPr>
              <w:rPr>
                <w:rFonts w:ascii="Cambria Math" w:hAnsi="Cambria Math"/>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2</m:t>
            </m:r>
          </m:sub>
        </m:sSub>
      </m:oMath>
      <w:r w:rsidR="000902EE" w:rsidRPr="00DC555B">
        <w:rPr>
          <w:color w:val="000000" w:themeColor="text1"/>
          <w:szCs w:val="24"/>
        </w:rPr>
        <w:t>下，</w:t>
      </w:r>
      <w:r w:rsidR="000902EE" w:rsidRPr="00DC555B">
        <w:rPr>
          <w:rFonts w:hint="eastAsia"/>
          <w:color w:val="000000" w:themeColor="text1"/>
          <w:szCs w:val="24"/>
        </w:rPr>
        <w:t>等到规定时间或规定的失效个数时结束这个加速应力水平下的试验</w:t>
      </w:r>
      <m:oMath>
        <m:sSub>
          <m:sSubPr>
            <m:ctrlPr>
              <w:rPr>
                <w:rFonts w:ascii="Cambria Math" w:hAnsi="Cambria Math"/>
                <w:color w:val="000000" w:themeColor="text1"/>
                <w:szCs w:val="24"/>
              </w:rPr>
            </m:ctrlPr>
          </m:sSubPr>
          <m:e>
            <m:r>
              <w:rPr>
                <w:rFonts w:ascii="Cambria Math" w:hAnsi="Cambria Math"/>
                <w:color w:val="000000" w:themeColor="text1"/>
                <w:szCs w:val="24"/>
              </w:rPr>
              <m:t>s</m:t>
            </m:r>
          </m:e>
          <m:sub>
            <m:r>
              <w:rPr>
                <w:rFonts w:ascii="Cambria Math" w:hAnsi="Cambria Math"/>
                <w:color w:val="000000" w:themeColor="text1"/>
                <w:szCs w:val="24"/>
              </w:rPr>
              <m:t>2</m:t>
            </m:r>
          </m:sub>
        </m:sSub>
      </m:oMath>
      <w:r w:rsidR="000902EE" w:rsidRPr="00DC555B">
        <w:rPr>
          <w:color w:val="000000" w:themeColor="text1"/>
          <w:szCs w:val="24"/>
        </w:rPr>
        <w:t>的试验，如此进行下去，直到</w:t>
      </w:r>
      <w:r w:rsidR="000D6A2A" w:rsidRPr="00DC555B">
        <w:rPr>
          <w:color w:val="000000" w:themeColor="text1"/>
          <w:szCs w:val="24"/>
        </w:rPr>
        <w:t>达到</w:t>
      </w:r>
      <w:r w:rsidR="000D6A2A" w:rsidRPr="00DC555B">
        <w:rPr>
          <w:rFonts w:hint="eastAsia"/>
          <w:color w:val="000000" w:themeColor="text1"/>
          <w:szCs w:val="24"/>
        </w:rPr>
        <w:t>等到规定时间或规定的失效个数</w:t>
      </w:r>
      <w:r w:rsidR="000902EE" w:rsidRPr="00DC555B">
        <w:rPr>
          <w:rFonts w:hint="eastAsia"/>
          <w:color w:val="000000" w:themeColor="text1"/>
          <w:szCs w:val="24"/>
        </w:rPr>
        <w:t>时，最终结束试验。步进应力寿命试验可以用下</w:t>
      </w:r>
      <w:r w:rsidR="000902EE" w:rsidRPr="0065297F">
        <w:rPr>
          <w:rFonts w:asciiTheme="minorEastAsia" w:hAnsiTheme="minorEastAsia" w:hint="eastAsia"/>
          <w:color w:val="000000" w:themeColor="text1"/>
          <w:szCs w:val="24"/>
        </w:rPr>
        <w:t>图</w:t>
      </w:r>
      <w:r w:rsidR="00C446CB" w:rsidRPr="0065297F">
        <w:rPr>
          <w:rFonts w:asciiTheme="minorEastAsia" w:hAnsiTheme="minorEastAsia" w:hint="eastAsia"/>
          <w:color w:val="000000" w:themeColor="text1"/>
          <w:szCs w:val="24"/>
        </w:rPr>
        <w:t>(2</w:t>
      </w:r>
      <w:r w:rsidR="0065297F" w:rsidRPr="0065297F">
        <w:rPr>
          <w:rFonts w:asciiTheme="minorEastAsia" w:hAnsiTheme="minorEastAsia" w:hint="eastAsia"/>
          <w:color w:val="000000" w:themeColor="text1"/>
          <w:szCs w:val="24"/>
        </w:rPr>
        <w:t>-2)</w:t>
      </w:r>
      <w:r w:rsidR="000902EE" w:rsidRPr="00DC555B">
        <w:rPr>
          <w:rFonts w:hint="eastAsia"/>
          <w:color w:val="000000" w:themeColor="text1"/>
          <w:szCs w:val="24"/>
        </w:rPr>
        <w:t>表示：</w:t>
      </w:r>
    </w:p>
    <w:p w14:paraId="6ABBBF0E" w14:textId="77777777" w:rsidR="00E54427" w:rsidRPr="00DC555B" w:rsidRDefault="00E54427" w:rsidP="00DC555B">
      <w:pPr>
        <w:spacing w:line="360" w:lineRule="auto"/>
        <w:rPr>
          <w:noProof/>
          <w:color w:val="000000" w:themeColor="text1"/>
          <w:szCs w:val="24"/>
        </w:rPr>
      </w:pPr>
      <w:r w:rsidRPr="00DC555B">
        <w:rPr>
          <w:rFonts w:hint="eastAsia"/>
          <w:noProof/>
          <w:color w:val="000000" w:themeColor="text1"/>
          <w:szCs w:val="24"/>
        </w:rPr>
        <w:t xml:space="preserve">          </w:t>
      </w:r>
      <w:r w:rsidR="00D24CD3" w:rsidRPr="00DC555B">
        <w:rPr>
          <w:rFonts w:hint="eastAsia"/>
          <w:noProof/>
          <w:color w:val="000000" w:themeColor="text1"/>
          <w:szCs w:val="24"/>
        </w:rPr>
        <w:t xml:space="preserve">      </w:t>
      </w:r>
      <w:r w:rsidR="00C446CB">
        <w:rPr>
          <w:noProof/>
          <w:color w:val="000000" w:themeColor="text1"/>
          <w:szCs w:val="24"/>
        </w:rPr>
        <w:drawing>
          <wp:inline distT="0" distB="0" distL="0" distR="0" wp14:anchorId="6ABBC2FD" wp14:editId="6ABBC2FE">
            <wp:extent cx="2565400" cy="1922842"/>
            <wp:effectExtent l="0" t="0" r="635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png"/>
                    <pic:cNvPicPr/>
                  </pic:nvPicPr>
                  <pic:blipFill>
                    <a:blip r:embed="rId10">
                      <a:extLst>
                        <a:ext uri="{28A0092B-C50C-407E-A947-70E740481C1C}">
                          <a14:useLocalDpi xmlns:a14="http://schemas.microsoft.com/office/drawing/2010/main" val="0"/>
                        </a:ext>
                      </a:extLst>
                    </a:blip>
                    <a:stretch>
                      <a:fillRect/>
                    </a:stretch>
                  </pic:blipFill>
                  <pic:spPr>
                    <a:xfrm>
                      <a:off x="0" y="0"/>
                      <a:ext cx="2567760" cy="1924611"/>
                    </a:xfrm>
                    <a:prstGeom prst="rect">
                      <a:avLst/>
                    </a:prstGeom>
                  </pic:spPr>
                </pic:pic>
              </a:graphicData>
            </a:graphic>
          </wp:inline>
        </w:drawing>
      </w:r>
    </w:p>
    <w:p w14:paraId="6ABBBF0F" w14:textId="77777777" w:rsidR="00001140" w:rsidRPr="0065297F" w:rsidRDefault="00001140" w:rsidP="0079575E">
      <w:pPr>
        <w:spacing w:line="360" w:lineRule="auto"/>
        <w:jc w:val="center"/>
        <w:rPr>
          <w:rFonts w:asciiTheme="minorEastAsia" w:hAnsiTheme="minorEastAsia"/>
          <w:color w:val="000000" w:themeColor="text1"/>
          <w:szCs w:val="24"/>
        </w:rPr>
      </w:pPr>
      <w:r w:rsidRPr="0065297F">
        <w:rPr>
          <w:rFonts w:asciiTheme="minorEastAsia" w:hAnsiTheme="minorEastAsia" w:hint="eastAsia"/>
          <w:color w:val="000000" w:themeColor="text1"/>
          <w:szCs w:val="24"/>
        </w:rPr>
        <w:t>图</w:t>
      </w:r>
      <w:r w:rsidR="0065297F" w:rsidRPr="0065297F">
        <w:rPr>
          <w:rFonts w:asciiTheme="minorEastAsia" w:hAnsiTheme="minorEastAsia" w:hint="eastAsia"/>
          <w:color w:val="000000" w:themeColor="text1"/>
          <w:szCs w:val="24"/>
        </w:rPr>
        <w:t>(</w:t>
      </w:r>
      <w:r w:rsidRPr="0065297F">
        <w:rPr>
          <w:rFonts w:asciiTheme="minorEastAsia" w:hAnsiTheme="minorEastAsia" w:hint="eastAsia"/>
          <w:color w:val="000000" w:themeColor="text1"/>
          <w:szCs w:val="24"/>
        </w:rPr>
        <w:t>2</w:t>
      </w:r>
      <w:r w:rsidR="0065297F" w:rsidRPr="0065297F">
        <w:rPr>
          <w:rFonts w:asciiTheme="minorEastAsia" w:hAnsiTheme="minorEastAsia" w:hint="eastAsia"/>
          <w:color w:val="000000" w:themeColor="text1"/>
          <w:szCs w:val="24"/>
        </w:rPr>
        <w:t>-2)</w:t>
      </w:r>
      <w:r w:rsidR="00B815AE" w:rsidRPr="00B815AE">
        <w:rPr>
          <w:rFonts w:hint="eastAsia"/>
        </w:rPr>
        <w:t xml:space="preserve"> </w:t>
      </w:r>
      <w:r w:rsidR="00B815AE" w:rsidRPr="00B815AE">
        <w:rPr>
          <w:rFonts w:asciiTheme="minorEastAsia" w:hAnsiTheme="minorEastAsia" w:hint="eastAsia"/>
          <w:color w:val="000000" w:themeColor="text1"/>
          <w:szCs w:val="24"/>
        </w:rPr>
        <w:t>步进应力寿命试验</w:t>
      </w:r>
      <w:r w:rsidR="00B815AE">
        <w:rPr>
          <w:rFonts w:asciiTheme="minorEastAsia" w:hAnsiTheme="minorEastAsia" w:hint="eastAsia"/>
          <w:color w:val="000000" w:themeColor="text1"/>
          <w:szCs w:val="24"/>
        </w:rPr>
        <w:t>图</w:t>
      </w:r>
    </w:p>
    <w:p w14:paraId="6ABBBF10" w14:textId="77777777" w:rsidR="00512810" w:rsidRPr="00DC555B" w:rsidRDefault="000D6A2A" w:rsidP="00B815AE">
      <w:pPr>
        <w:pStyle w:val="a"/>
      </w:pPr>
      <w:r w:rsidRPr="00DC555B">
        <w:rPr>
          <w:rFonts w:hint="eastAsia"/>
        </w:rPr>
        <w:t>在进行步加试验</w:t>
      </w:r>
      <w:r w:rsidRPr="00252D0E">
        <w:rPr>
          <w:rFonts w:hint="eastAsia"/>
        </w:rPr>
        <w:t>时</w:t>
      </w:r>
      <w:r w:rsidR="00C95B8A" w:rsidRPr="00252D0E">
        <w:rPr>
          <w:rFonts w:hint="eastAsia"/>
        </w:rPr>
        <w:t>，在</w:t>
      </w:r>
      <w:r w:rsidR="00C95B8A" w:rsidRPr="00252D0E">
        <w:t>应力水平</w:t>
      </w:r>
      <w:r w:rsidR="009E4D30" w:rsidRPr="00252D0E">
        <w:object w:dxaOrig="240" w:dyaOrig="380" w14:anchorId="6ABBC2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8.75pt" o:ole="">
            <v:imagedata r:id="rId11" o:title=""/>
          </v:shape>
          <o:OLEObject Type="Embed" ProgID="Equation.DSMT4" ShapeID="_x0000_i1025" DrawAspect="Content" ObjectID="_1617179341" r:id="rId12"/>
        </w:object>
      </w:r>
      <w:r w:rsidR="009E4D30" w:rsidRPr="00252D0E">
        <w:t>（</w:t>
      </w:r>
      <w:r w:rsidR="009E4D30" w:rsidRPr="00252D0E">
        <w:rPr>
          <w:rFonts w:hint="eastAsia"/>
        </w:rPr>
        <w:t>j&gt;1</w:t>
      </w:r>
      <w:r w:rsidR="009E4D30" w:rsidRPr="00252D0E">
        <w:t>）</w:t>
      </w:r>
      <w:r w:rsidR="009E4D30" w:rsidRPr="00252D0E">
        <w:t xml:space="preserve"> </w:t>
      </w:r>
      <w:r w:rsidR="00C95B8A" w:rsidRPr="00252D0E">
        <w:rPr>
          <w:rFonts w:hint="eastAsia"/>
        </w:rPr>
        <w:t>下的产品的</w:t>
      </w:r>
      <w:r w:rsidR="00C95B8A" w:rsidRPr="00DC555B">
        <w:rPr>
          <w:rFonts w:hint="eastAsia"/>
        </w:rPr>
        <w:t>所试验的时间</w:t>
      </w:r>
      <w:r w:rsidR="00C95B8A" w:rsidRPr="00DC555B">
        <w:t>的情况下的时间数据因为已经经历过前面的应力，所以显然此时的时间数据已经不是此应</w:t>
      </w:r>
      <w:r w:rsidR="009E4D30" w:rsidRPr="00DC555B">
        <w:t>力水平下的真实数据。因此在进行序进应力寿命试验时，</w:t>
      </w:r>
      <w:r w:rsidR="009E4D30" w:rsidRPr="00252D0E">
        <w:t>当应力水平</w:t>
      </w:r>
      <w:r w:rsidR="009E4D30" w:rsidRPr="00252D0E">
        <w:object w:dxaOrig="240" w:dyaOrig="380" w14:anchorId="6ABBC300">
          <v:shape id="_x0000_i1026" type="#_x0000_t75" style="width:11.25pt;height:18.75pt" o:ole="">
            <v:imagedata r:id="rId11" o:title=""/>
          </v:shape>
          <o:OLEObject Type="Embed" ProgID="Equation.DSMT4" ShapeID="_x0000_i1026" DrawAspect="Content" ObjectID="_1617179342" r:id="rId13"/>
        </w:object>
      </w:r>
      <w:r w:rsidR="009E4D30" w:rsidRPr="00252D0E">
        <w:t>（</w:t>
      </w:r>
      <w:r w:rsidR="009E4D30" w:rsidRPr="00252D0E">
        <w:rPr>
          <w:rFonts w:hint="eastAsia"/>
        </w:rPr>
        <w:t>j&gt;1</w:t>
      </w:r>
      <w:r w:rsidR="009E4D30" w:rsidRPr="00252D0E">
        <w:t>）情况下分析时，在要将产品</w:t>
      </w:r>
      <w:r w:rsidR="00C95B8A" w:rsidRPr="00252D0E">
        <w:t>前</w:t>
      </w:r>
      <w:r w:rsidR="00C95B8A" w:rsidRPr="00252D0E">
        <w:rPr>
          <w:rFonts w:hint="eastAsia"/>
        </w:rPr>
        <w:t>j-1</w:t>
      </w:r>
      <w:r w:rsidR="00C95B8A" w:rsidRPr="00252D0E">
        <w:rPr>
          <w:rFonts w:hint="eastAsia"/>
        </w:rPr>
        <w:t>个</w:t>
      </w:r>
      <w:r w:rsidR="009E4D30" w:rsidRPr="00252D0E">
        <w:rPr>
          <w:rFonts w:hint="eastAsia"/>
        </w:rPr>
        <w:t>应力水平下的经历时间补偿到</w:t>
      </w:r>
      <w:r w:rsidR="009E4D30" w:rsidRPr="00252D0E">
        <w:object w:dxaOrig="240" w:dyaOrig="380" w14:anchorId="6ABBC301">
          <v:shape id="_x0000_i1027" type="#_x0000_t75" style="width:11.25pt;height:18.75pt" o:ole="">
            <v:imagedata r:id="rId14" o:title=""/>
          </v:shape>
          <o:OLEObject Type="Embed" ProgID="Equation.DSMT4" ShapeID="_x0000_i1027" DrawAspect="Content" ObjectID="_1617179343" r:id="rId15"/>
        </w:object>
      </w:r>
      <w:r w:rsidR="009E4D30" w:rsidRPr="00252D0E">
        <w:t>情况下</w:t>
      </w:r>
      <w:r w:rsidR="009E4D30" w:rsidRPr="00DC555B">
        <w:t>。</w:t>
      </w:r>
      <w:r w:rsidR="009E4D30" w:rsidRPr="00DC555B">
        <w:rPr>
          <w:rFonts w:hint="eastAsia"/>
        </w:rPr>
        <w:t>Nelson</w:t>
      </w:r>
      <w:r w:rsidR="009E4D30" w:rsidRPr="00DC555B">
        <w:rPr>
          <w:rFonts w:hint="eastAsia"/>
        </w:rPr>
        <w:t>在</w:t>
      </w:r>
      <w:r w:rsidR="009E4D30" w:rsidRPr="00DC555B">
        <w:rPr>
          <w:rFonts w:hint="eastAsia"/>
        </w:rPr>
        <w:t>1980</w:t>
      </w:r>
      <w:r w:rsidR="009E4D30" w:rsidRPr="00DC555B">
        <w:rPr>
          <w:rFonts w:hint="eastAsia"/>
        </w:rPr>
        <w:t>年对这一情况根据物理失效规律提出了一个假定：产品的残余寿命只和</w:t>
      </w:r>
      <w:r w:rsidR="00C442AD" w:rsidRPr="00DC555B">
        <w:rPr>
          <w:rFonts w:hint="eastAsia"/>
        </w:rPr>
        <w:t>已累积失效的部分和当时的应力水平有关，与累积失效方式无关</w:t>
      </w:r>
      <w:r w:rsidR="00252D0E">
        <w:rPr>
          <w:rFonts w:hint="eastAsia"/>
          <w:vertAlign w:val="superscript"/>
        </w:rPr>
        <w:t>[25</w:t>
      </w:r>
      <w:r w:rsidR="00133EFC" w:rsidRPr="00DC555B">
        <w:rPr>
          <w:rFonts w:hint="eastAsia"/>
          <w:vertAlign w:val="superscript"/>
        </w:rPr>
        <w:t>]</w:t>
      </w:r>
      <w:r w:rsidR="00C442AD" w:rsidRPr="00DC555B">
        <w:rPr>
          <w:rFonts w:hint="eastAsia"/>
        </w:rPr>
        <w:t>。这一假定的数学意义就是：</w:t>
      </w:r>
      <w:r w:rsidR="00C442AD" w:rsidRPr="00FF273F">
        <w:rPr>
          <w:rFonts w:hint="eastAsia"/>
        </w:rPr>
        <w:t>假设某一产品在应力水平</w:t>
      </w:r>
      <w:r w:rsidR="00C442AD" w:rsidRPr="00FF273F">
        <w:rPr>
          <w:rFonts w:hint="eastAsia"/>
        </w:rPr>
        <w:t>s</w:t>
      </w:r>
      <w:r w:rsidR="00C442AD" w:rsidRPr="00FF273F">
        <w:rPr>
          <w:rFonts w:hint="eastAsia"/>
        </w:rPr>
        <w:t>下的寿命分布是</w:t>
      </w:r>
      <w:r w:rsidR="00C442AD" w:rsidRPr="00FF273F">
        <w:object w:dxaOrig="560" w:dyaOrig="360" w14:anchorId="6ABBC302">
          <v:shape id="_x0000_i1028" type="#_x0000_t75" style="width:28.5pt;height:18.75pt" o:ole="">
            <v:imagedata r:id="rId16" o:title=""/>
          </v:shape>
          <o:OLEObject Type="Embed" ProgID="Equation.DSMT4" ShapeID="_x0000_i1028" DrawAspect="Content" ObjectID="_1617179344" r:id="rId17"/>
        </w:object>
      </w:r>
      <w:r w:rsidR="00C442AD" w:rsidRPr="00FF273F">
        <w:t>，则产品在应力水平</w:t>
      </w:r>
      <w:r w:rsidR="00C442AD" w:rsidRPr="00FF273F">
        <w:object w:dxaOrig="220" w:dyaOrig="360" w14:anchorId="6ABBC303">
          <v:shape id="_x0000_i1029" type="#_x0000_t75" style="width:11.25pt;height:18.75pt" o:ole="">
            <v:imagedata r:id="rId18" o:title=""/>
          </v:shape>
          <o:OLEObject Type="Embed" ProgID="Equation.DSMT4" ShapeID="_x0000_i1029" DrawAspect="Content" ObjectID="_1617179345" r:id="rId19"/>
        </w:object>
      </w:r>
      <w:r w:rsidR="00C442AD" w:rsidRPr="00FF273F">
        <w:t>下的工作</w:t>
      </w:r>
      <w:r w:rsidR="00C442AD" w:rsidRPr="00FF273F">
        <w:t xml:space="preserve"> </w:t>
      </w:r>
      <w:r w:rsidR="00C442AD" w:rsidRPr="00FF273F">
        <w:object w:dxaOrig="220" w:dyaOrig="360" w14:anchorId="6ABBC304">
          <v:shape id="_x0000_i1030" type="#_x0000_t75" style="width:11.25pt;height:18.75pt" o:ole="">
            <v:imagedata r:id="rId20" o:title=""/>
          </v:shape>
          <o:OLEObject Type="Embed" ProgID="Equation.DSMT4" ShapeID="_x0000_i1030" DrawAspect="Content" ObjectID="_1617179346" r:id="rId21"/>
        </w:object>
      </w:r>
      <w:r w:rsidR="00C442AD" w:rsidRPr="00FF273F">
        <w:t xml:space="preserve"> </w:t>
      </w:r>
      <w:r w:rsidR="00C442AD" w:rsidRPr="00FF273F">
        <w:t>时间的累积失效概率</w:t>
      </w:r>
      <w:r w:rsidR="001C77D1" w:rsidRPr="00FF273F">
        <w:object w:dxaOrig="700" w:dyaOrig="380" w14:anchorId="6ABBC305">
          <v:shape id="_x0000_i1031" type="#_x0000_t75" style="width:35.25pt;height:18.75pt" o:ole="">
            <v:imagedata r:id="rId22" o:title=""/>
          </v:shape>
          <o:OLEObject Type="Embed" ProgID="Equation.DSMT4" ShapeID="_x0000_i1031" DrawAspect="Content" ObjectID="_1617179347" r:id="rId23"/>
        </w:object>
      </w:r>
      <w:r w:rsidR="00C442AD" w:rsidRPr="00FF273F">
        <w:t xml:space="preserve"> </w:t>
      </w:r>
      <w:r w:rsidR="001C77D1" w:rsidRPr="00FF273F">
        <w:t>相当于该产品在应力水平</w:t>
      </w:r>
      <w:r w:rsidR="001C77D1" w:rsidRPr="00FF273F">
        <w:object w:dxaOrig="240" w:dyaOrig="380" w14:anchorId="6ABBC306">
          <v:shape id="_x0000_i1032" type="#_x0000_t75" style="width:11.25pt;height:18.75pt" o:ole="">
            <v:imagedata r:id="rId24" o:title=""/>
          </v:shape>
          <o:OLEObject Type="Embed" ProgID="Equation.DSMT4" ShapeID="_x0000_i1032" DrawAspect="Content" ObjectID="_1617179348" r:id="rId25"/>
        </w:object>
      </w:r>
      <w:r w:rsidR="001C77D1" w:rsidRPr="00FF273F">
        <w:t xml:space="preserve"> </w:t>
      </w:r>
      <w:r w:rsidR="001C77D1" w:rsidRPr="00FF273F">
        <w:t>下工作</w:t>
      </w:r>
      <w:r w:rsidR="001C77D1" w:rsidRPr="00FF273F">
        <w:object w:dxaOrig="260" w:dyaOrig="380" w14:anchorId="6ABBC307">
          <v:shape id="_x0000_i1033" type="#_x0000_t75" style="width:13.5pt;height:18.75pt" o:ole="">
            <v:imagedata r:id="rId26" o:title=""/>
          </v:shape>
          <o:OLEObject Type="Embed" ProgID="Equation.DSMT4" ShapeID="_x0000_i1033" DrawAspect="Content" ObjectID="_1617179349" r:id="rId27"/>
        </w:object>
      </w:r>
      <w:r w:rsidR="001C77D1" w:rsidRPr="00FF273F">
        <w:t xml:space="preserve"> </w:t>
      </w:r>
      <w:r w:rsidR="001C77D1" w:rsidRPr="00FF273F">
        <w:t>时间的累积失效概率</w:t>
      </w:r>
      <w:r w:rsidR="001C77D1" w:rsidRPr="00FF273F">
        <w:object w:dxaOrig="760" w:dyaOrig="400" w14:anchorId="6ABBC308">
          <v:shape id="_x0000_i1034" type="#_x0000_t75" style="width:37.5pt;height:20.25pt" o:ole="">
            <v:imagedata r:id="rId28" o:title=""/>
          </v:shape>
          <o:OLEObject Type="Embed" ProgID="Equation.DSMT4" ShapeID="_x0000_i1034" DrawAspect="Content" ObjectID="_1617179350" r:id="rId29"/>
        </w:object>
      </w:r>
      <w:r w:rsidR="00D24CD3" w:rsidRPr="00FF273F">
        <w:t>，用</w:t>
      </w:r>
      <w:r w:rsidR="001C77D1" w:rsidRPr="00FF273F">
        <w:t>公式表示即为</w:t>
      </w:r>
      <w:r w:rsidR="001C77D1" w:rsidRPr="00DC555B">
        <w:t>：</w:t>
      </w:r>
      <w:r w:rsidR="001C77D1" w:rsidRPr="00DC555B">
        <w:rPr>
          <w:rFonts w:hint="eastAsia"/>
        </w:rPr>
        <w:t xml:space="preserve">                       </w:t>
      </w:r>
      <w:r w:rsidR="00512810" w:rsidRPr="00DC555B">
        <w:rPr>
          <w:rFonts w:hint="eastAsia"/>
        </w:rPr>
        <w:t xml:space="preserve">        </w:t>
      </w:r>
      <w:r w:rsidR="00512810" w:rsidRPr="00DC555B">
        <w:rPr>
          <w:position w:val="-4"/>
        </w:rPr>
        <w:object w:dxaOrig="180" w:dyaOrig="279" w14:anchorId="6ABBC309">
          <v:shape id="_x0000_i1035" type="#_x0000_t75" style="width:9pt;height:14.25pt" o:ole="">
            <v:imagedata r:id="rId30" o:title=""/>
          </v:shape>
          <o:OLEObject Type="Embed" ProgID="Equation.DSMT4" ShapeID="_x0000_i1035" DrawAspect="Content" ObjectID="_1617179351" r:id="rId31"/>
        </w:object>
      </w:r>
      <w:r w:rsidR="00B815AE">
        <w:rPr>
          <w:rFonts w:hint="eastAsia"/>
        </w:rPr>
        <w:tab/>
      </w:r>
      <w:r w:rsidR="00512810" w:rsidRPr="00DC555B">
        <w:rPr>
          <w:position w:val="-16"/>
        </w:rPr>
        <w:object w:dxaOrig="1579" w:dyaOrig="400" w14:anchorId="6ABBC30A">
          <v:shape id="_x0000_i1036" type="#_x0000_t75" style="width:78.75pt;height:20.25pt" o:ole="">
            <v:imagedata r:id="rId32" o:title=""/>
          </v:shape>
          <o:OLEObject Type="Embed" ProgID="Equation.DSMT4" ShapeID="_x0000_i1036" DrawAspect="Content" ObjectID="_1617179352" r:id="rId33"/>
        </w:object>
      </w:r>
      <w:r w:rsidR="00B815AE">
        <w:rPr>
          <w:rFonts w:hint="eastAsia"/>
          <w:position w:val="-16"/>
        </w:rPr>
        <w:tab/>
      </w:r>
      <w:r w:rsidR="00B815AE" w:rsidRPr="00B815AE">
        <w:rPr>
          <w:rFonts w:asciiTheme="minorEastAsia" w:hAnsiTheme="minorEastAsia"/>
          <w:position w:val="-16"/>
        </w:rPr>
        <w:t>（2-1）</w:t>
      </w:r>
    </w:p>
    <w:p w14:paraId="6ABBBF11" w14:textId="77777777" w:rsidR="00C442AD" w:rsidRPr="00DC555B" w:rsidRDefault="00512810" w:rsidP="00DC555B">
      <w:pPr>
        <w:spacing w:line="360" w:lineRule="auto"/>
        <w:ind w:firstLine="480"/>
        <w:rPr>
          <w:color w:val="000000" w:themeColor="text1"/>
          <w:szCs w:val="24"/>
        </w:rPr>
      </w:pPr>
      <w:r w:rsidRPr="00DC555B">
        <w:rPr>
          <w:rFonts w:hint="eastAsia"/>
          <w:color w:val="000000" w:themeColor="text1"/>
          <w:szCs w:val="24"/>
        </w:rPr>
        <w:t>以指数分布为例，则公式</w:t>
      </w:r>
      <w:r w:rsidR="00B815AE" w:rsidRPr="00B815AE">
        <w:rPr>
          <w:rFonts w:asciiTheme="minorEastAsia" w:hAnsiTheme="minorEastAsia" w:hint="eastAsia"/>
          <w:color w:val="000000" w:themeColor="text1"/>
          <w:szCs w:val="24"/>
        </w:rPr>
        <w:t>（2-1）</w:t>
      </w:r>
      <w:r w:rsidRPr="00DC555B">
        <w:rPr>
          <w:rFonts w:hint="eastAsia"/>
          <w:color w:val="000000" w:themeColor="text1"/>
          <w:szCs w:val="24"/>
        </w:rPr>
        <w:t>就变为</w:t>
      </w:r>
      <w:r w:rsidRPr="00DC555B">
        <w:rPr>
          <w:color w:val="000000" w:themeColor="text1"/>
          <w:position w:val="-32"/>
          <w:szCs w:val="24"/>
        </w:rPr>
        <w:object w:dxaOrig="2720" w:dyaOrig="740" w14:anchorId="6ABBC30B">
          <v:shape id="_x0000_i1037" type="#_x0000_t75" style="width:135.75pt;height:36.75pt" o:ole="">
            <v:imagedata r:id="rId34" o:title=""/>
          </v:shape>
          <o:OLEObject Type="Embed" ProgID="Equation.DSMT4" ShapeID="_x0000_i1037" DrawAspect="Content" ObjectID="_1617179353" r:id="rId35"/>
        </w:object>
      </w:r>
      <w:r w:rsidRPr="00DC555B">
        <w:rPr>
          <w:color w:val="000000" w:themeColor="text1"/>
          <w:szCs w:val="24"/>
        </w:rPr>
        <w:t>，化简就可以得到：</w:t>
      </w:r>
      <w:r w:rsidRPr="00DC555B">
        <w:rPr>
          <w:color w:val="000000" w:themeColor="text1"/>
          <w:position w:val="-30"/>
          <w:szCs w:val="24"/>
        </w:rPr>
        <w:object w:dxaOrig="960" w:dyaOrig="720" w14:anchorId="6ABBC30C">
          <v:shape id="_x0000_i1038" type="#_x0000_t75" style="width:47.25pt;height:36pt" o:ole="">
            <v:imagedata r:id="rId36" o:title=""/>
          </v:shape>
          <o:OLEObject Type="Embed" ProgID="Equation.DSMT4" ShapeID="_x0000_i1038" DrawAspect="Content" ObjectID="_1617179354" r:id="rId37"/>
        </w:object>
      </w:r>
      <w:r w:rsidRPr="00DC555B">
        <w:rPr>
          <w:color w:val="000000" w:themeColor="text1"/>
          <w:szCs w:val="24"/>
        </w:rPr>
        <w:t xml:space="preserve"> </w:t>
      </w:r>
      <w:r w:rsidRPr="00DC555B">
        <w:rPr>
          <w:color w:val="000000" w:themeColor="text1"/>
          <w:szCs w:val="24"/>
        </w:rPr>
        <w:t>。</w:t>
      </w:r>
      <w:r w:rsidR="001C77D1" w:rsidRPr="00DC555B">
        <w:rPr>
          <w:rFonts w:hint="eastAsia"/>
          <w:color w:val="000000" w:themeColor="text1"/>
          <w:szCs w:val="24"/>
        </w:rPr>
        <w:t>利用此假定</w:t>
      </w:r>
      <w:r w:rsidR="00B815AE">
        <w:rPr>
          <w:rFonts w:hint="eastAsia"/>
          <w:color w:val="000000" w:themeColor="text1"/>
          <w:szCs w:val="24"/>
        </w:rPr>
        <w:t>就可以对步进应力水平下的失效数据进行折算。</w:t>
      </w:r>
    </w:p>
    <w:p w14:paraId="6ABBBF12" w14:textId="77777777" w:rsidR="00C95B8A" w:rsidRPr="00DC555B" w:rsidRDefault="00C95B8A" w:rsidP="00DC555B">
      <w:pPr>
        <w:spacing w:line="360" w:lineRule="auto"/>
        <w:rPr>
          <w:color w:val="000000" w:themeColor="text1"/>
          <w:szCs w:val="24"/>
        </w:rPr>
      </w:pPr>
    </w:p>
    <w:p w14:paraId="6ABBBF13" w14:textId="77777777" w:rsidR="000902EE" w:rsidRPr="00DC555B" w:rsidRDefault="000902EE" w:rsidP="00DC555B">
      <w:pPr>
        <w:pStyle w:val="ListParagraph"/>
        <w:numPr>
          <w:ilvl w:val="0"/>
          <w:numId w:val="4"/>
        </w:numPr>
        <w:spacing w:line="360" w:lineRule="auto"/>
        <w:ind w:firstLineChars="0"/>
        <w:rPr>
          <w:color w:val="000000" w:themeColor="text1"/>
          <w:szCs w:val="24"/>
        </w:rPr>
      </w:pPr>
      <w:r w:rsidRPr="00DC555B">
        <w:rPr>
          <w:rFonts w:hint="eastAsia"/>
          <w:color w:val="000000" w:themeColor="text1"/>
          <w:szCs w:val="24"/>
        </w:rPr>
        <w:t>序进应力加速寿命试验</w:t>
      </w:r>
      <w:r w:rsidR="000D6A2A" w:rsidRPr="00DC555B">
        <w:rPr>
          <w:rFonts w:hint="eastAsia"/>
          <w:color w:val="000000" w:themeColor="text1"/>
          <w:szCs w:val="24"/>
        </w:rPr>
        <w:t>简介</w:t>
      </w:r>
    </w:p>
    <w:p w14:paraId="6ABBBF14" w14:textId="77777777" w:rsidR="001C77D1" w:rsidRPr="00DC555B" w:rsidRDefault="000902EE" w:rsidP="00DC555B">
      <w:pPr>
        <w:spacing w:line="360" w:lineRule="auto"/>
        <w:rPr>
          <w:color w:val="000000" w:themeColor="text1"/>
          <w:szCs w:val="24"/>
        </w:rPr>
      </w:pPr>
      <w:r w:rsidRPr="00DC555B">
        <w:rPr>
          <w:rFonts w:hint="eastAsia"/>
          <w:color w:val="000000" w:themeColor="text1"/>
          <w:szCs w:val="24"/>
        </w:rPr>
        <w:t xml:space="preserve">   </w:t>
      </w:r>
      <w:r w:rsidR="001C77D1" w:rsidRPr="00DC555B">
        <w:rPr>
          <w:rFonts w:hint="eastAsia"/>
          <w:color w:val="000000" w:themeColor="text1"/>
          <w:szCs w:val="24"/>
        </w:rPr>
        <w:t xml:space="preserve"> </w:t>
      </w:r>
      <w:r w:rsidRPr="00DC555B">
        <w:rPr>
          <w:rFonts w:hint="eastAsia"/>
          <w:color w:val="000000" w:themeColor="text1"/>
          <w:szCs w:val="24"/>
        </w:rPr>
        <w:t>其实序进应力加速寿命试验和步进应力加速寿命试验基本相</w:t>
      </w:r>
      <w:r w:rsidR="001037A1" w:rsidRPr="00DC555B">
        <w:rPr>
          <w:rFonts w:hint="eastAsia"/>
          <w:color w:val="000000" w:themeColor="text1"/>
          <w:szCs w:val="24"/>
        </w:rPr>
        <w:t>似，不同点就在于序加试验的加速应力水平是随着时间连续上升的，也就是应力水平是时间的递增函数。</w:t>
      </w:r>
      <w:r w:rsidR="000D6A2A" w:rsidRPr="00DC555B">
        <w:rPr>
          <w:rFonts w:hint="eastAsia"/>
          <w:color w:val="000000" w:themeColor="text1"/>
          <w:szCs w:val="24"/>
        </w:rPr>
        <w:t>因为这种情况相对比较</w:t>
      </w:r>
      <w:r w:rsidR="00601B53" w:rsidRPr="00DC555B">
        <w:rPr>
          <w:rFonts w:hint="eastAsia"/>
          <w:color w:val="000000" w:themeColor="text1"/>
          <w:szCs w:val="24"/>
        </w:rPr>
        <w:t>复杂，</w:t>
      </w:r>
      <w:r w:rsidR="000D6A2A" w:rsidRPr="00DC555B">
        <w:rPr>
          <w:rFonts w:hint="eastAsia"/>
          <w:color w:val="000000" w:themeColor="text1"/>
          <w:szCs w:val="24"/>
        </w:rPr>
        <w:t>序进应力的成熟的研究</w:t>
      </w:r>
      <w:r w:rsidR="00601B53" w:rsidRPr="00DC555B">
        <w:rPr>
          <w:rFonts w:hint="eastAsia"/>
          <w:color w:val="000000" w:themeColor="text1"/>
          <w:szCs w:val="24"/>
        </w:rPr>
        <w:t>还较少。</w:t>
      </w:r>
      <w:r w:rsidR="00195399" w:rsidRPr="00DC555B">
        <w:rPr>
          <w:rFonts w:hint="eastAsia"/>
          <w:color w:val="000000" w:themeColor="text1"/>
          <w:szCs w:val="24"/>
        </w:rPr>
        <w:t>下图</w:t>
      </w:r>
      <w:r w:rsidR="00FF273F" w:rsidRPr="00FF273F">
        <w:rPr>
          <w:rFonts w:asciiTheme="minorEastAsia" w:hAnsiTheme="minorEastAsia" w:hint="eastAsia"/>
          <w:color w:val="000000" w:themeColor="text1"/>
          <w:szCs w:val="24"/>
        </w:rPr>
        <w:t>(2-3)</w:t>
      </w:r>
      <w:r w:rsidR="00195399" w:rsidRPr="00DC555B">
        <w:rPr>
          <w:rFonts w:hint="eastAsia"/>
          <w:color w:val="000000" w:themeColor="text1"/>
          <w:szCs w:val="24"/>
        </w:rPr>
        <w:t>表示</w:t>
      </w:r>
      <w:r w:rsidR="000D6A2A" w:rsidRPr="00DC555B">
        <w:rPr>
          <w:rFonts w:hint="eastAsia"/>
          <w:color w:val="000000" w:themeColor="text1"/>
          <w:szCs w:val="24"/>
        </w:rPr>
        <w:t>了序加试验的原理</w:t>
      </w:r>
      <w:r w:rsidR="00195399" w:rsidRPr="00DC555B">
        <w:rPr>
          <w:rFonts w:hint="eastAsia"/>
          <w:color w:val="000000" w:themeColor="text1"/>
          <w:szCs w:val="24"/>
        </w:rPr>
        <w:t>：</w:t>
      </w:r>
    </w:p>
    <w:p w14:paraId="6ABBBF15" w14:textId="77777777" w:rsidR="001C77D1" w:rsidRPr="00DC555B" w:rsidRDefault="001C77D1" w:rsidP="00DC555B">
      <w:pPr>
        <w:spacing w:line="360" w:lineRule="auto"/>
        <w:rPr>
          <w:noProof/>
          <w:color w:val="000000" w:themeColor="text1"/>
          <w:szCs w:val="24"/>
        </w:rPr>
      </w:pPr>
      <w:r w:rsidRPr="00DC555B">
        <w:rPr>
          <w:rFonts w:hint="eastAsia"/>
          <w:noProof/>
          <w:color w:val="000000" w:themeColor="text1"/>
          <w:szCs w:val="24"/>
        </w:rPr>
        <w:t xml:space="preserve">        </w:t>
      </w:r>
      <w:r w:rsidR="00D24CD3" w:rsidRPr="00DC555B">
        <w:rPr>
          <w:rFonts w:hint="eastAsia"/>
          <w:noProof/>
          <w:color w:val="000000" w:themeColor="text1"/>
          <w:szCs w:val="24"/>
        </w:rPr>
        <w:t xml:space="preserve">         </w:t>
      </w:r>
      <w:r w:rsidR="00D24CD3" w:rsidRPr="00DC555B">
        <w:rPr>
          <w:noProof/>
          <w:color w:val="000000" w:themeColor="text1"/>
          <w:szCs w:val="24"/>
        </w:rPr>
        <w:drawing>
          <wp:inline distT="0" distB="0" distL="0" distR="0" wp14:anchorId="6ABBC30D" wp14:editId="6ABBC30E">
            <wp:extent cx="2798445" cy="2121535"/>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8445" cy="2121535"/>
                    </a:xfrm>
                    <a:prstGeom prst="rect">
                      <a:avLst/>
                    </a:prstGeom>
                    <a:noFill/>
                  </pic:spPr>
                </pic:pic>
              </a:graphicData>
            </a:graphic>
          </wp:inline>
        </w:drawing>
      </w:r>
    </w:p>
    <w:p w14:paraId="6ABBBF16" w14:textId="77777777" w:rsidR="00001140" w:rsidRPr="00DC555B" w:rsidRDefault="00001140" w:rsidP="0079575E">
      <w:pPr>
        <w:spacing w:line="360" w:lineRule="auto"/>
        <w:jc w:val="center"/>
        <w:rPr>
          <w:color w:val="000000" w:themeColor="text1"/>
          <w:szCs w:val="24"/>
        </w:rPr>
      </w:pPr>
      <w:r w:rsidRPr="00B815AE">
        <w:rPr>
          <w:rFonts w:asciiTheme="minorEastAsia" w:hAnsiTheme="minorEastAsia" w:hint="eastAsia"/>
          <w:noProof/>
          <w:color w:val="000000" w:themeColor="text1"/>
          <w:szCs w:val="24"/>
        </w:rPr>
        <w:t>图</w:t>
      </w:r>
      <w:r w:rsidR="00B815AE">
        <w:rPr>
          <w:rFonts w:asciiTheme="minorEastAsia" w:hAnsiTheme="minorEastAsia" w:hint="eastAsia"/>
          <w:noProof/>
          <w:color w:val="000000" w:themeColor="text1"/>
          <w:szCs w:val="24"/>
        </w:rPr>
        <w:t>（2-3）</w:t>
      </w:r>
      <w:r w:rsidR="00B815AE" w:rsidRPr="00B815AE">
        <w:rPr>
          <w:rFonts w:hint="eastAsia"/>
          <w:noProof/>
          <w:color w:val="000000" w:themeColor="text1"/>
          <w:szCs w:val="24"/>
        </w:rPr>
        <w:t>序进应力加速寿命试验</w:t>
      </w:r>
      <w:r w:rsidR="00B815AE">
        <w:rPr>
          <w:rFonts w:hint="eastAsia"/>
          <w:noProof/>
          <w:color w:val="000000" w:themeColor="text1"/>
          <w:szCs w:val="24"/>
        </w:rPr>
        <w:t>图</w:t>
      </w:r>
    </w:p>
    <w:p w14:paraId="6ABBBF17" w14:textId="77777777" w:rsidR="001C77D1" w:rsidRPr="00DC555B" w:rsidRDefault="001C77D1" w:rsidP="00DC555B">
      <w:pPr>
        <w:spacing w:line="360" w:lineRule="auto"/>
        <w:rPr>
          <w:color w:val="000000" w:themeColor="text1"/>
          <w:szCs w:val="24"/>
        </w:rPr>
      </w:pPr>
    </w:p>
    <w:p w14:paraId="6ABBBF18" w14:textId="77777777" w:rsidR="000902EE" w:rsidRPr="00DC555B" w:rsidRDefault="00195399" w:rsidP="00DC555B">
      <w:pPr>
        <w:spacing w:line="360" w:lineRule="auto"/>
        <w:ind w:firstLineChars="200" w:firstLine="480"/>
        <w:rPr>
          <w:color w:val="000000" w:themeColor="text1"/>
          <w:szCs w:val="24"/>
        </w:rPr>
      </w:pPr>
      <w:r w:rsidRPr="00DC555B">
        <w:rPr>
          <w:rFonts w:hint="eastAsia"/>
          <w:color w:val="000000" w:themeColor="text1"/>
          <w:szCs w:val="24"/>
        </w:rPr>
        <w:t>三种应力试验都各有优缺点：</w:t>
      </w:r>
      <w:r w:rsidR="001722AA" w:rsidRPr="00DC555B">
        <w:rPr>
          <w:rFonts w:hint="eastAsia"/>
          <w:color w:val="000000" w:themeColor="text1"/>
          <w:szCs w:val="24"/>
        </w:rPr>
        <w:t>这三种应力试验中，恒定应力试验因为没有那么复杂，使用最广泛，研究理论也都相对成熟。恒加试验与步加试验相比，因为每组的样本就都在这个恒定加速应力水平下进行寿命试验，因此耗费的时间相对较长，需要的样本量也相对较多。但是步加试验因为一组样本要经历不同的压力，就有一个问题就是</w:t>
      </w:r>
      <w:r w:rsidR="001722AA" w:rsidRPr="00DC555B">
        <w:rPr>
          <w:rFonts w:hint="eastAsia"/>
          <w:szCs w:val="24"/>
        </w:rPr>
        <w:t>如何从失效数据中分离出每个加速应力水平下产品的寿命信息，累积失效模型解决了这个问题。</w:t>
      </w:r>
      <w:r w:rsidRPr="00DC555B">
        <w:rPr>
          <w:rFonts w:hint="eastAsia"/>
          <w:color w:val="000000" w:themeColor="text1"/>
          <w:szCs w:val="24"/>
        </w:rPr>
        <w:t>与</w:t>
      </w:r>
      <w:r w:rsidR="00601B53" w:rsidRPr="00DC555B">
        <w:rPr>
          <w:rFonts w:hint="eastAsia"/>
          <w:color w:val="000000" w:themeColor="text1"/>
          <w:szCs w:val="24"/>
        </w:rPr>
        <w:t>恒定应力试验</w:t>
      </w:r>
      <w:r w:rsidRPr="00DC555B">
        <w:rPr>
          <w:rFonts w:hint="eastAsia"/>
          <w:color w:val="000000" w:themeColor="text1"/>
          <w:szCs w:val="24"/>
        </w:rPr>
        <w:t>，</w:t>
      </w:r>
      <w:r w:rsidR="00601B53" w:rsidRPr="00DC555B">
        <w:rPr>
          <w:rFonts w:hint="eastAsia"/>
          <w:color w:val="000000" w:themeColor="text1"/>
          <w:szCs w:val="24"/>
        </w:rPr>
        <w:t>步进应力试验相比</w:t>
      </w:r>
      <w:r w:rsidRPr="00DC555B">
        <w:rPr>
          <w:rFonts w:hint="eastAsia"/>
          <w:color w:val="000000" w:themeColor="text1"/>
          <w:szCs w:val="24"/>
        </w:rPr>
        <w:t>而言，</w:t>
      </w:r>
      <w:r w:rsidR="00601B53" w:rsidRPr="00DC555B">
        <w:rPr>
          <w:rFonts w:hint="eastAsia"/>
          <w:color w:val="000000" w:themeColor="text1"/>
          <w:szCs w:val="24"/>
        </w:rPr>
        <w:t>序进应力</w:t>
      </w:r>
      <w:r w:rsidRPr="00DC555B">
        <w:rPr>
          <w:rFonts w:hint="eastAsia"/>
          <w:color w:val="000000" w:themeColor="text1"/>
          <w:szCs w:val="24"/>
        </w:rPr>
        <w:t>试验在使样本失效更快，试验时间更短上的效率</w:t>
      </w:r>
      <w:r w:rsidR="00601B53" w:rsidRPr="00DC555B">
        <w:rPr>
          <w:rFonts w:hint="eastAsia"/>
          <w:color w:val="000000" w:themeColor="text1"/>
          <w:szCs w:val="24"/>
        </w:rPr>
        <w:t>无疑是最高的</w:t>
      </w:r>
      <w:r w:rsidRPr="00DC555B">
        <w:rPr>
          <w:rFonts w:hint="eastAsia"/>
          <w:color w:val="000000" w:themeColor="text1"/>
          <w:szCs w:val="24"/>
        </w:rPr>
        <w:t>，但是，</w:t>
      </w:r>
      <w:r w:rsidR="00601B53" w:rsidRPr="00DC555B">
        <w:rPr>
          <w:rFonts w:hint="eastAsia"/>
          <w:color w:val="000000" w:themeColor="text1"/>
          <w:szCs w:val="24"/>
        </w:rPr>
        <w:t>序进应力试验</w:t>
      </w:r>
      <w:r w:rsidRPr="00DC555B">
        <w:rPr>
          <w:rFonts w:hint="eastAsia"/>
          <w:color w:val="000000" w:themeColor="text1"/>
          <w:szCs w:val="24"/>
        </w:rPr>
        <w:t>在实际中</w:t>
      </w:r>
      <w:r w:rsidR="00601B53" w:rsidRPr="00DC555B">
        <w:rPr>
          <w:rFonts w:hint="eastAsia"/>
          <w:color w:val="000000" w:themeColor="text1"/>
          <w:szCs w:val="24"/>
        </w:rPr>
        <w:t>需要专门的装置来产生符合要求的</w:t>
      </w:r>
      <w:r w:rsidRPr="00DC555B">
        <w:rPr>
          <w:rFonts w:hint="eastAsia"/>
          <w:color w:val="000000" w:themeColor="text1"/>
          <w:szCs w:val="24"/>
        </w:rPr>
        <w:t>加速应力，这就在某种程度上</w:t>
      </w:r>
      <w:r w:rsidR="009C6F3A" w:rsidRPr="00DC555B">
        <w:rPr>
          <w:rFonts w:hint="eastAsia"/>
          <w:color w:val="000000" w:themeColor="text1"/>
          <w:szCs w:val="24"/>
        </w:rPr>
        <w:t>使序进应力方法受限。因此，关于序进应力寿命的研究</w:t>
      </w:r>
      <w:r w:rsidR="001722AA" w:rsidRPr="00DC555B">
        <w:rPr>
          <w:rFonts w:hint="eastAsia"/>
          <w:color w:val="000000" w:themeColor="text1"/>
          <w:szCs w:val="24"/>
        </w:rPr>
        <w:t>理论研究还很少</w:t>
      </w:r>
      <w:r w:rsidR="009C6F3A" w:rsidRPr="00DC555B">
        <w:rPr>
          <w:rFonts w:hint="eastAsia"/>
          <w:color w:val="000000" w:themeColor="text1"/>
          <w:szCs w:val="24"/>
        </w:rPr>
        <w:t>。</w:t>
      </w:r>
    </w:p>
    <w:p w14:paraId="6ABBBF19" w14:textId="77777777" w:rsidR="00601B53" w:rsidRPr="00DC555B" w:rsidRDefault="001722AA" w:rsidP="00DC555B">
      <w:pPr>
        <w:spacing w:line="360" w:lineRule="auto"/>
        <w:rPr>
          <w:color w:val="000000" w:themeColor="text1"/>
          <w:szCs w:val="24"/>
        </w:rPr>
      </w:pPr>
      <w:r w:rsidRPr="00DC555B">
        <w:rPr>
          <w:rFonts w:hint="eastAsia"/>
          <w:color w:val="000000" w:themeColor="text1"/>
          <w:szCs w:val="24"/>
        </w:rPr>
        <w:t>所以，本文就采用步进应力加速寿命试验来对一次性产品进行相关的统计分析。</w:t>
      </w:r>
    </w:p>
    <w:p w14:paraId="6ABBBF1A" w14:textId="77777777" w:rsidR="00601B53" w:rsidRPr="00DC555B" w:rsidRDefault="00601B53" w:rsidP="00DC555B">
      <w:pPr>
        <w:spacing w:line="360" w:lineRule="auto"/>
        <w:rPr>
          <w:color w:val="000000" w:themeColor="text1"/>
          <w:szCs w:val="24"/>
        </w:rPr>
      </w:pPr>
    </w:p>
    <w:p w14:paraId="6ABBBF1B" w14:textId="77777777" w:rsidR="00291F6F" w:rsidRPr="00DC555B" w:rsidRDefault="003F2F74" w:rsidP="00DC555B">
      <w:pPr>
        <w:spacing w:line="360" w:lineRule="auto"/>
        <w:ind w:firstLine="420"/>
        <w:rPr>
          <w:rFonts w:asciiTheme="majorEastAsia" w:eastAsiaTheme="majorEastAsia" w:hAnsiTheme="majorEastAsia"/>
          <w:szCs w:val="24"/>
        </w:rPr>
      </w:pPr>
      <w:r w:rsidRPr="00DC555B">
        <w:rPr>
          <w:rFonts w:asciiTheme="majorEastAsia" w:eastAsiaTheme="majorEastAsia" w:hAnsiTheme="majorEastAsia" w:hint="eastAsia"/>
          <w:szCs w:val="24"/>
        </w:rPr>
        <w:t>三、</w:t>
      </w:r>
      <w:r w:rsidR="00434991" w:rsidRPr="00DC555B">
        <w:rPr>
          <w:rFonts w:asciiTheme="majorEastAsia" w:eastAsiaTheme="majorEastAsia" w:hAnsiTheme="majorEastAsia" w:hint="eastAsia"/>
          <w:szCs w:val="24"/>
        </w:rPr>
        <w:t>加速模型</w:t>
      </w:r>
    </w:p>
    <w:p w14:paraId="6ABBBF1C" w14:textId="77777777" w:rsidR="001034BA" w:rsidRPr="00DC555B" w:rsidRDefault="00750B40" w:rsidP="00DC555B">
      <w:pPr>
        <w:spacing w:line="360" w:lineRule="auto"/>
        <w:ind w:firstLine="420"/>
        <w:rPr>
          <w:color w:val="000000" w:themeColor="text1"/>
          <w:szCs w:val="24"/>
        </w:rPr>
      </w:pPr>
      <w:r w:rsidRPr="00DC555B">
        <w:rPr>
          <w:rFonts w:hint="eastAsia"/>
          <w:color w:val="000000" w:themeColor="text1"/>
          <w:szCs w:val="24"/>
        </w:rPr>
        <w:t>加速寿命试验在运用到产品可靠性分析上的目的就是运用高应力水平下的一</w:t>
      </w:r>
      <w:r w:rsidR="0067390E" w:rsidRPr="00DC555B">
        <w:rPr>
          <w:rFonts w:hint="eastAsia"/>
          <w:color w:val="000000" w:themeColor="text1"/>
          <w:szCs w:val="24"/>
        </w:rPr>
        <w:t>些寿命特征来推出正常应力水平下的寿命特征。这时，要实现这个目的，</w:t>
      </w:r>
      <w:r w:rsidR="000D6A2A" w:rsidRPr="00DC555B">
        <w:rPr>
          <w:rFonts w:hint="eastAsia"/>
          <w:color w:val="000000" w:themeColor="text1"/>
          <w:szCs w:val="24"/>
        </w:rPr>
        <w:t>关键就是要寿命特征与不同的应力水平</w:t>
      </w:r>
      <w:r w:rsidR="006C2092" w:rsidRPr="00DC555B">
        <w:rPr>
          <w:rFonts w:hint="eastAsia"/>
          <w:color w:val="000000" w:themeColor="text1"/>
          <w:szCs w:val="24"/>
        </w:rPr>
        <w:t>的链接函数。这个关系</w:t>
      </w:r>
      <w:r w:rsidR="0067390E" w:rsidRPr="00DC555B">
        <w:rPr>
          <w:rFonts w:hint="eastAsia"/>
          <w:color w:val="000000" w:themeColor="text1"/>
          <w:szCs w:val="24"/>
        </w:rPr>
        <w:t>就是加速模型</w:t>
      </w:r>
      <w:r w:rsidR="006C2092" w:rsidRPr="00DC555B">
        <w:rPr>
          <w:rFonts w:hint="eastAsia"/>
          <w:color w:val="000000" w:themeColor="text1"/>
          <w:szCs w:val="24"/>
        </w:rPr>
        <w:t>也可以称为加速方程。然而一般情况下，</w:t>
      </w:r>
      <w:r w:rsidR="00EB64E4" w:rsidRPr="00DC555B">
        <w:rPr>
          <w:rFonts w:hint="eastAsia"/>
          <w:color w:val="000000" w:themeColor="text1"/>
          <w:szCs w:val="24"/>
        </w:rPr>
        <w:t>其实寿命特征与应力水平</w:t>
      </w:r>
      <w:r w:rsidR="006C2092" w:rsidRPr="00DC555B">
        <w:rPr>
          <w:rFonts w:hint="eastAsia"/>
          <w:color w:val="000000" w:themeColor="text1"/>
          <w:szCs w:val="24"/>
        </w:rPr>
        <w:t>之间大多都是非线性的关系，</w:t>
      </w:r>
      <w:r w:rsidR="00EB64E4" w:rsidRPr="00DC555B">
        <w:rPr>
          <w:rFonts w:hint="eastAsia"/>
          <w:color w:val="000000" w:themeColor="text1"/>
          <w:szCs w:val="24"/>
        </w:rPr>
        <w:t>这时我们可以通过对寿命数据或者是应力水平作适当的变换，如对数变换或者倒数变换，这样使其线性化</w:t>
      </w:r>
      <w:r w:rsidR="00252D0E">
        <w:rPr>
          <w:rFonts w:hint="eastAsia"/>
          <w:color w:val="000000" w:themeColor="text1"/>
          <w:szCs w:val="24"/>
          <w:vertAlign w:val="superscript"/>
        </w:rPr>
        <w:t>[26</w:t>
      </w:r>
      <w:r w:rsidR="00B639C0" w:rsidRPr="00DC555B">
        <w:rPr>
          <w:rFonts w:hint="eastAsia"/>
          <w:color w:val="000000" w:themeColor="text1"/>
          <w:szCs w:val="24"/>
          <w:vertAlign w:val="superscript"/>
        </w:rPr>
        <w:t>]</w:t>
      </w:r>
      <w:r w:rsidR="00EB64E4" w:rsidRPr="00DC555B">
        <w:rPr>
          <w:rFonts w:hint="eastAsia"/>
          <w:color w:val="000000" w:themeColor="text1"/>
          <w:szCs w:val="24"/>
        </w:rPr>
        <w:t>。</w:t>
      </w:r>
    </w:p>
    <w:p w14:paraId="6ABBBF1D" w14:textId="77777777" w:rsidR="00001140" w:rsidRPr="00DC555B" w:rsidRDefault="001034BA" w:rsidP="00DC555B">
      <w:pPr>
        <w:spacing w:line="360" w:lineRule="auto"/>
        <w:rPr>
          <w:color w:val="000000" w:themeColor="text1"/>
          <w:szCs w:val="24"/>
        </w:rPr>
      </w:pPr>
      <w:r w:rsidRPr="00DC555B">
        <w:rPr>
          <w:rFonts w:hint="eastAsia"/>
          <w:color w:val="000000" w:themeColor="text1"/>
          <w:szCs w:val="24"/>
        </w:rPr>
        <w:t xml:space="preserve">               </w:t>
      </w:r>
      <w:r w:rsidR="00D24CD3" w:rsidRPr="00DC555B">
        <w:rPr>
          <w:rFonts w:hint="eastAsia"/>
          <w:noProof/>
          <w:color w:val="000000" w:themeColor="text1"/>
          <w:szCs w:val="24"/>
        </w:rPr>
        <w:t xml:space="preserve">         </w:t>
      </w:r>
      <w:r w:rsidR="00D24CD3" w:rsidRPr="00DC555B">
        <w:rPr>
          <w:noProof/>
          <w:color w:val="000000" w:themeColor="text1"/>
          <w:szCs w:val="24"/>
        </w:rPr>
        <w:drawing>
          <wp:inline distT="0" distB="0" distL="0" distR="0" wp14:anchorId="6ABBC30F" wp14:editId="6ABBC310">
            <wp:extent cx="4354590" cy="1886581"/>
            <wp:effectExtent l="0" t="0" r="8255" b="0"/>
            <wp:docPr id="12" name="图片 12" descr="C:\Users\XIAOXIAO\AppData\Local\Temp\15546609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C:\Users\XIAOXIAO\AppData\Local\Temp\1554660919(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7380" cy="1887790"/>
                    </a:xfrm>
                    <a:prstGeom prst="rect">
                      <a:avLst/>
                    </a:prstGeom>
                    <a:noFill/>
                    <a:ln>
                      <a:noFill/>
                    </a:ln>
                  </pic:spPr>
                </pic:pic>
              </a:graphicData>
            </a:graphic>
          </wp:inline>
        </w:drawing>
      </w:r>
    </w:p>
    <w:p w14:paraId="6ABBBF1E" w14:textId="77777777" w:rsidR="00001140" w:rsidRPr="00B815AE" w:rsidRDefault="00001140" w:rsidP="0079575E">
      <w:pPr>
        <w:spacing w:line="360" w:lineRule="auto"/>
        <w:jc w:val="center"/>
        <w:rPr>
          <w:rFonts w:asciiTheme="minorEastAsia" w:hAnsiTheme="minorEastAsia"/>
          <w:color w:val="000000" w:themeColor="text1"/>
          <w:szCs w:val="24"/>
        </w:rPr>
      </w:pPr>
      <w:r w:rsidRPr="00B815AE">
        <w:rPr>
          <w:rFonts w:asciiTheme="minorEastAsia" w:hAnsiTheme="minorEastAsia" w:hint="eastAsia"/>
          <w:color w:val="000000" w:themeColor="text1"/>
          <w:szCs w:val="24"/>
        </w:rPr>
        <w:t>图</w:t>
      </w:r>
      <w:r w:rsidR="00B815AE" w:rsidRPr="00B815AE">
        <w:rPr>
          <w:rFonts w:asciiTheme="minorEastAsia" w:hAnsiTheme="minorEastAsia" w:hint="eastAsia"/>
          <w:color w:val="000000" w:themeColor="text1"/>
          <w:szCs w:val="24"/>
        </w:rPr>
        <w:t>（2-4）</w:t>
      </w:r>
      <w:r w:rsidR="00B815AE">
        <w:rPr>
          <w:rFonts w:asciiTheme="minorEastAsia" w:hAnsiTheme="minorEastAsia" w:hint="eastAsia"/>
          <w:color w:val="000000" w:themeColor="text1"/>
          <w:szCs w:val="24"/>
        </w:rPr>
        <w:t>加速模型</w:t>
      </w:r>
      <w:r w:rsidR="00F0727D">
        <w:rPr>
          <w:rFonts w:asciiTheme="minorEastAsia" w:hAnsiTheme="minorEastAsia" w:hint="eastAsia"/>
          <w:color w:val="000000" w:themeColor="text1"/>
          <w:szCs w:val="24"/>
        </w:rPr>
        <w:t>图例</w:t>
      </w:r>
    </w:p>
    <w:p w14:paraId="6ABBBF1F" w14:textId="77777777" w:rsidR="00044AF6" w:rsidRPr="00DC555B" w:rsidRDefault="003B4870" w:rsidP="00DC555B">
      <w:pPr>
        <w:spacing w:line="360" w:lineRule="auto"/>
        <w:rPr>
          <w:color w:val="000000" w:themeColor="text1"/>
          <w:szCs w:val="24"/>
        </w:rPr>
      </w:pPr>
      <w:r w:rsidRPr="00DC555B">
        <w:rPr>
          <w:rFonts w:hint="eastAsia"/>
          <w:color w:val="000000" w:themeColor="text1"/>
          <w:szCs w:val="24"/>
        </w:rPr>
        <w:t>下面来介绍几种常用的加速模型：</w:t>
      </w:r>
    </w:p>
    <w:p w14:paraId="6ABBBF20" w14:textId="77777777" w:rsidR="0067390E" w:rsidRPr="00DC555B" w:rsidRDefault="001C77D1" w:rsidP="00DC555B">
      <w:pPr>
        <w:spacing w:line="360" w:lineRule="auto"/>
        <w:rPr>
          <w:color w:val="000000" w:themeColor="text1"/>
          <w:szCs w:val="24"/>
        </w:rPr>
      </w:pPr>
      <w:r w:rsidRPr="00DC555B">
        <w:rPr>
          <w:rFonts w:hint="eastAsia"/>
          <w:color w:val="000000" w:themeColor="text1"/>
          <w:szCs w:val="24"/>
        </w:rPr>
        <w:t>1</w:t>
      </w:r>
      <w:r w:rsidR="00704E1F" w:rsidRPr="00DC555B">
        <w:rPr>
          <w:rFonts w:hint="eastAsia"/>
          <w:color w:val="000000" w:themeColor="text1"/>
          <w:szCs w:val="24"/>
        </w:rPr>
        <w:t xml:space="preserve"> </w:t>
      </w:r>
      <w:r w:rsidRPr="00DC555B">
        <w:rPr>
          <w:rFonts w:hint="eastAsia"/>
          <w:color w:val="000000" w:themeColor="text1"/>
          <w:szCs w:val="24"/>
        </w:rPr>
        <w:t>.</w:t>
      </w:r>
      <w:r w:rsidR="0067390E" w:rsidRPr="00DC555B">
        <w:rPr>
          <w:rFonts w:hint="eastAsia"/>
          <w:bCs/>
          <w:color w:val="000000" w:themeColor="text1"/>
          <w:szCs w:val="24"/>
        </w:rPr>
        <w:t>物理加速模型</w:t>
      </w:r>
    </w:p>
    <w:p w14:paraId="6ABBBF21" w14:textId="77777777" w:rsidR="0067390E" w:rsidRPr="00DC555B" w:rsidRDefault="0067390E" w:rsidP="00DC555B">
      <w:pPr>
        <w:spacing w:line="360" w:lineRule="auto"/>
        <w:ind w:firstLineChars="200" w:firstLine="480"/>
        <w:rPr>
          <w:color w:val="000000" w:themeColor="text1"/>
          <w:szCs w:val="24"/>
        </w:rPr>
      </w:pPr>
      <w:r w:rsidRPr="00DC555B">
        <w:rPr>
          <w:rFonts w:hint="eastAsia"/>
          <w:color w:val="000000" w:themeColor="text1"/>
          <w:szCs w:val="24"/>
        </w:rPr>
        <w:t>物理加速模型</w:t>
      </w:r>
      <w:r w:rsidR="008F2B02" w:rsidRPr="00DC555B">
        <w:rPr>
          <w:rFonts w:hint="eastAsia"/>
          <w:color w:val="000000" w:themeColor="text1"/>
          <w:szCs w:val="24"/>
        </w:rPr>
        <w:t>的提出其实就是基于产品</w:t>
      </w:r>
      <w:r w:rsidR="008F2B02" w:rsidRPr="00DC555B">
        <w:rPr>
          <w:color w:val="000000" w:themeColor="text1"/>
          <w:szCs w:val="24"/>
        </w:rPr>
        <w:t>失效过程的物理化学效应。常见的物理加速模型有两种：</w:t>
      </w:r>
    </w:p>
    <w:p w14:paraId="6ABBBF22" w14:textId="77777777" w:rsidR="008F2B02" w:rsidRPr="00DC555B" w:rsidRDefault="008F2B02" w:rsidP="00DC555B">
      <w:pPr>
        <w:pStyle w:val="ListParagraph"/>
        <w:numPr>
          <w:ilvl w:val="0"/>
          <w:numId w:val="8"/>
        </w:numPr>
        <w:spacing w:line="360" w:lineRule="auto"/>
        <w:ind w:firstLineChars="0"/>
        <w:rPr>
          <w:color w:val="000000" w:themeColor="text1"/>
          <w:szCs w:val="24"/>
        </w:rPr>
      </w:pPr>
      <w:r w:rsidRPr="00DC555B">
        <w:rPr>
          <w:rFonts w:hint="eastAsia"/>
          <w:color w:val="000000" w:themeColor="text1"/>
          <w:szCs w:val="24"/>
        </w:rPr>
        <w:t xml:space="preserve"> </w:t>
      </w:r>
      <w:r w:rsidRPr="00DC555B">
        <w:rPr>
          <w:rFonts w:ascii="Arial" w:hAnsi="Arial" w:cs="Arial"/>
          <w:color w:val="222222"/>
          <w:szCs w:val="24"/>
        </w:rPr>
        <w:t>阿伦尼斯（</w:t>
      </w:r>
      <w:r w:rsidRPr="00DC555B">
        <w:rPr>
          <w:rFonts w:ascii="Arial" w:hAnsi="Arial" w:cs="Arial"/>
          <w:color w:val="222222"/>
          <w:szCs w:val="24"/>
        </w:rPr>
        <w:t>Arrhenius</w:t>
      </w:r>
      <w:r w:rsidRPr="00DC555B">
        <w:rPr>
          <w:rFonts w:ascii="Arial" w:hAnsi="Arial" w:cs="Arial"/>
          <w:color w:val="222222"/>
          <w:szCs w:val="24"/>
        </w:rPr>
        <w:t>）模型</w:t>
      </w:r>
    </w:p>
    <w:p w14:paraId="6ABBBF23" w14:textId="77777777" w:rsidR="00044AF6" w:rsidRPr="00DC555B" w:rsidRDefault="006C2092" w:rsidP="00DC555B">
      <w:pPr>
        <w:tabs>
          <w:tab w:val="left" w:pos="8308"/>
        </w:tabs>
        <w:spacing w:line="360" w:lineRule="auto"/>
        <w:ind w:firstLineChars="200" w:firstLine="480"/>
        <w:rPr>
          <w:rFonts w:ascii="Arial" w:hAnsi="Arial" w:cs="Arial"/>
          <w:color w:val="222222"/>
          <w:szCs w:val="24"/>
        </w:rPr>
      </w:pPr>
      <w:r w:rsidRPr="00DC555B">
        <w:rPr>
          <w:rFonts w:ascii="Arial" w:hAnsi="Arial" w:cs="Arial"/>
          <w:color w:val="222222"/>
          <w:szCs w:val="24"/>
        </w:rPr>
        <w:t>阿伦尼斯</w:t>
      </w:r>
      <w:r w:rsidR="008F2B02" w:rsidRPr="00DC555B">
        <w:rPr>
          <w:rFonts w:ascii="Arial" w:hAnsi="Arial" w:cs="Arial"/>
          <w:color w:val="222222"/>
          <w:szCs w:val="24"/>
        </w:rPr>
        <w:t>模型</w:t>
      </w:r>
      <w:r w:rsidRPr="00DC555B">
        <w:rPr>
          <w:rFonts w:ascii="Arial" w:hAnsi="Arial" w:cs="Arial"/>
          <w:color w:val="222222"/>
          <w:szCs w:val="24"/>
        </w:rPr>
        <w:t>就是将</w:t>
      </w:r>
      <w:r w:rsidR="008F2B02" w:rsidRPr="00DC555B">
        <w:rPr>
          <w:rFonts w:ascii="Arial" w:hAnsi="Arial" w:cs="Arial"/>
          <w:color w:val="222222"/>
          <w:szCs w:val="24"/>
        </w:rPr>
        <w:t>产品寿命和温度</w:t>
      </w:r>
      <w:r w:rsidRPr="00DC555B">
        <w:rPr>
          <w:rFonts w:ascii="Arial" w:hAnsi="Arial" w:cs="Arial"/>
          <w:color w:val="222222"/>
          <w:szCs w:val="24"/>
        </w:rPr>
        <w:t>这种应力联系起来</w:t>
      </w:r>
      <w:r w:rsidR="008F2B02" w:rsidRPr="00DC555B">
        <w:rPr>
          <w:rFonts w:ascii="Arial" w:hAnsi="Arial" w:cs="Arial"/>
          <w:color w:val="222222"/>
          <w:szCs w:val="24"/>
        </w:rPr>
        <w:t>，在实际中</w:t>
      </w:r>
      <w:r w:rsidR="00EB64E4" w:rsidRPr="00DC555B">
        <w:rPr>
          <w:rFonts w:ascii="Arial" w:hAnsi="Arial" w:cs="Arial"/>
          <w:color w:val="222222"/>
          <w:szCs w:val="24"/>
        </w:rPr>
        <w:t>温度是很常见的应力，</w:t>
      </w:r>
      <w:r w:rsidR="00044AF6" w:rsidRPr="00DC555B">
        <w:rPr>
          <w:rFonts w:ascii="Arial" w:hAnsi="Arial" w:cs="Arial" w:hint="eastAsia"/>
          <w:color w:val="222222"/>
          <w:szCs w:val="24"/>
        </w:rPr>
        <w:t>因为高温能</w:t>
      </w:r>
      <w:r w:rsidR="0055147D" w:rsidRPr="00DC555B">
        <w:rPr>
          <w:rFonts w:ascii="Arial" w:hAnsi="Arial" w:cs="Arial" w:hint="eastAsia"/>
          <w:color w:val="222222"/>
          <w:szCs w:val="24"/>
        </w:rPr>
        <w:t>够</w:t>
      </w:r>
      <w:r w:rsidR="00044AF6" w:rsidRPr="00DC555B">
        <w:rPr>
          <w:rFonts w:ascii="Arial" w:hAnsi="Arial" w:cs="Arial" w:hint="eastAsia"/>
          <w:color w:val="222222"/>
          <w:szCs w:val="24"/>
        </w:rPr>
        <w:t>使</w:t>
      </w:r>
      <w:r w:rsidR="0055147D" w:rsidRPr="00DC555B">
        <w:rPr>
          <w:rFonts w:ascii="Arial" w:hAnsi="Arial" w:cs="Arial" w:hint="eastAsia"/>
          <w:color w:val="222222"/>
          <w:szCs w:val="24"/>
        </w:rPr>
        <w:t>一些</w:t>
      </w:r>
      <w:r w:rsidR="00044AF6" w:rsidRPr="00DC555B">
        <w:rPr>
          <w:rFonts w:ascii="Arial" w:hAnsi="Arial" w:cs="Arial" w:hint="eastAsia"/>
          <w:color w:val="222222"/>
          <w:szCs w:val="24"/>
        </w:rPr>
        <w:t>产品</w:t>
      </w:r>
      <w:r w:rsidR="00044AF6" w:rsidRPr="00DC555B">
        <w:rPr>
          <w:rFonts w:ascii="Arial" w:hAnsi="Arial" w:cs="Arial" w:hint="eastAsia"/>
          <w:color w:val="222222"/>
          <w:szCs w:val="24"/>
        </w:rPr>
        <w:t>(</w:t>
      </w:r>
      <w:r w:rsidR="0055147D" w:rsidRPr="00DC555B">
        <w:rPr>
          <w:rFonts w:ascii="Arial" w:hAnsi="Arial" w:cs="Arial" w:hint="eastAsia"/>
          <w:color w:val="222222"/>
          <w:szCs w:val="24"/>
        </w:rPr>
        <w:t>像</w:t>
      </w:r>
      <w:r w:rsidR="00044AF6" w:rsidRPr="00DC555B">
        <w:rPr>
          <w:rFonts w:ascii="Arial" w:hAnsi="Arial" w:cs="Arial" w:hint="eastAsia"/>
          <w:color w:val="222222"/>
          <w:szCs w:val="24"/>
        </w:rPr>
        <w:t>电子元器件</w:t>
      </w:r>
      <w:r w:rsidR="0055147D" w:rsidRPr="00DC555B">
        <w:rPr>
          <w:rFonts w:ascii="Arial" w:hAnsi="Arial" w:cs="Arial" w:hint="eastAsia"/>
          <w:color w:val="222222"/>
          <w:szCs w:val="24"/>
        </w:rPr>
        <w:t>这类的产品</w:t>
      </w:r>
      <w:r w:rsidR="00044AF6" w:rsidRPr="00DC555B">
        <w:rPr>
          <w:rFonts w:ascii="Arial" w:hAnsi="Arial" w:cs="Arial" w:hint="eastAsia"/>
          <w:color w:val="222222"/>
          <w:szCs w:val="24"/>
        </w:rPr>
        <w:t>等</w:t>
      </w:r>
      <w:r w:rsidR="00044AF6" w:rsidRPr="00DC555B">
        <w:rPr>
          <w:rFonts w:ascii="Arial" w:hAnsi="Arial" w:cs="Arial" w:hint="eastAsia"/>
          <w:color w:val="222222"/>
          <w:szCs w:val="24"/>
        </w:rPr>
        <w:t>)</w:t>
      </w:r>
      <w:r w:rsidR="0055147D" w:rsidRPr="00DC555B">
        <w:rPr>
          <w:rFonts w:ascii="Arial" w:hAnsi="Arial" w:cs="Arial" w:hint="eastAsia"/>
          <w:color w:val="222222"/>
          <w:szCs w:val="24"/>
        </w:rPr>
        <w:t>的</w:t>
      </w:r>
      <w:r w:rsidR="00044AF6" w:rsidRPr="00DC555B">
        <w:rPr>
          <w:rFonts w:ascii="Arial" w:hAnsi="Arial" w:cs="Arial" w:hint="eastAsia"/>
          <w:color w:val="222222"/>
          <w:szCs w:val="24"/>
        </w:rPr>
        <w:t>内部</w:t>
      </w:r>
      <w:r w:rsidR="0055147D" w:rsidRPr="00DC555B">
        <w:rPr>
          <w:rFonts w:ascii="Arial" w:hAnsi="Arial" w:cs="Arial" w:hint="eastAsia"/>
          <w:color w:val="222222"/>
          <w:szCs w:val="24"/>
        </w:rPr>
        <w:t>的化学反应加快，从而</w:t>
      </w:r>
      <w:r w:rsidR="00044AF6" w:rsidRPr="00DC555B">
        <w:rPr>
          <w:rFonts w:ascii="Arial" w:hAnsi="Arial" w:cs="Arial" w:hint="eastAsia"/>
          <w:color w:val="222222"/>
          <w:szCs w:val="24"/>
        </w:rPr>
        <w:t>促使产品</w:t>
      </w:r>
      <w:r w:rsidR="0055147D" w:rsidRPr="00DC555B">
        <w:rPr>
          <w:rFonts w:ascii="Arial" w:hAnsi="Arial" w:cs="Arial" w:hint="eastAsia"/>
          <w:color w:val="222222"/>
          <w:szCs w:val="24"/>
        </w:rPr>
        <w:t>更快的</w:t>
      </w:r>
      <w:r w:rsidR="00044AF6" w:rsidRPr="00DC555B">
        <w:rPr>
          <w:rFonts w:ascii="Arial" w:hAnsi="Arial" w:cs="Arial" w:hint="eastAsia"/>
          <w:color w:val="222222"/>
          <w:szCs w:val="24"/>
        </w:rPr>
        <w:t>失效</w:t>
      </w:r>
      <w:r w:rsidR="0055147D" w:rsidRPr="00DC555B">
        <w:rPr>
          <w:rFonts w:ascii="Arial" w:hAnsi="Arial" w:cs="Arial" w:hint="eastAsia"/>
          <w:color w:val="222222"/>
          <w:szCs w:val="24"/>
        </w:rPr>
        <w:t>。在</w:t>
      </w:r>
      <w:r w:rsidR="0055147D" w:rsidRPr="00DC555B">
        <w:rPr>
          <w:rFonts w:ascii="Arial" w:hAnsi="Arial" w:cs="Arial" w:hint="eastAsia"/>
          <w:color w:val="222222"/>
          <w:szCs w:val="24"/>
        </w:rPr>
        <w:t>1880</w:t>
      </w:r>
      <w:r w:rsidR="00044AF6" w:rsidRPr="00DC555B">
        <w:rPr>
          <w:rFonts w:ascii="Arial" w:hAnsi="Arial" w:cs="Arial" w:hint="eastAsia"/>
          <w:color w:val="222222"/>
          <w:szCs w:val="24"/>
        </w:rPr>
        <w:t>阿伦尼斯</w:t>
      </w:r>
      <w:r w:rsidR="0055147D" w:rsidRPr="00DC555B">
        <w:rPr>
          <w:rFonts w:ascii="Arial" w:hAnsi="Arial" w:cs="Arial"/>
          <w:color w:val="222222"/>
          <w:szCs w:val="24"/>
        </w:rPr>
        <w:t>（</w:t>
      </w:r>
      <w:r w:rsidR="0055147D" w:rsidRPr="00DC555B">
        <w:rPr>
          <w:rFonts w:ascii="Arial" w:hAnsi="Arial" w:cs="Arial"/>
          <w:color w:val="222222"/>
          <w:szCs w:val="24"/>
        </w:rPr>
        <w:t>Arrhenius</w:t>
      </w:r>
      <w:r w:rsidR="0055147D" w:rsidRPr="00DC555B">
        <w:rPr>
          <w:rFonts w:ascii="Arial" w:hAnsi="Arial" w:cs="Arial"/>
          <w:color w:val="222222"/>
          <w:szCs w:val="24"/>
        </w:rPr>
        <w:t>）</w:t>
      </w:r>
      <w:r w:rsidR="00044AF6" w:rsidRPr="00DC555B">
        <w:rPr>
          <w:rFonts w:ascii="Arial" w:hAnsi="Arial" w:cs="Arial" w:hint="eastAsia"/>
          <w:color w:val="222222"/>
          <w:szCs w:val="24"/>
        </w:rPr>
        <w:t>研究了这类化学反</w:t>
      </w:r>
      <w:r w:rsidR="0055147D" w:rsidRPr="00DC555B">
        <w:rPr>
          <w:rFonts w:ascii="Arial" w:hAnsi="Arial" w:cs="Arial" w:hint="eastAsia"/>
          <w:color w:val="222222"/>
          <w:szCs w:val="24"/>
        </w:rPr>
        <w:t>应，基于大量数据基础上，他</w:t>
      </w:r>
      <w:r w:rsidR="00044AF6" w:rsidRPr="00DC555B">
        <w:rPr>
          <w:rFonts w:ascii="Arial" w:hAnsi="Arial" w:cs="Arial" w:hint="eastAsia"/>
          <w:color w:val="222222"/>
          <w:szCs w:val="24"/>
        </w:rPr>
        <w:t>提出</w:t>
      </w:r>
      <w:r w:rsidR="0055147D" w:rsidRPr="00DC555B">
        <w:rPr>
          <w:rFonts w:ascii="Arial" w:hAnsi="Arial" w:cs="Arial"/>
          <w:color w:val="222222"/>
          <w:szCs w:val="24"/>
        </w:rPr>
        <w:t>阿伦尼斯（</w:t>
      </w:r>
      <w:r w:rsidR="0055147D" w:rsidRPr="00DC555B">
        <w:rPr>
          <w:rFonts w:ascii="Arial" w:hAnsi="Arial" w:cs="Arial"/>
          <w:color w:val="222222"/>
          <w:szCs w:val="24"/>
        </w:rPr>
        <w:t>Arrhenius</w:t>
      </w:r>
      <w:r w:rsidR="0055147D" w:rsidRPr="00DC555B">
        <w:rPr>
          <w:rFonts w:ascii="Arial" w:hAnsi="Arial" w:cs="Arial"/>
          <w:color w:val="222222"/>
          <w:szCs w:val="24"/>
        </w:rPr>
        <w:t>）</w:t>
      </w:r>
      <w:r w:rsidR="00044AF6" w:rsidRPr="00DC555B">
        <w:rPr>
          <w:rFonts w:ascii="Arial" w:hAnsi="Arial" w:cs="Arial" w:hint="eastAsia"/>
          <w:color w:val="222222"/>
          <w:szCs w:val="24"/>
        </w:rPr>
        <w:t>加速模型</w:t>
      </w:r>
      <w:r w:rsidR="0055147D" w:rsidRPr="00DC555B">
        <w:rPr>
          <w:rFonts w:ascii="Arial" w:hAnsi="Arial" w:cs="Arial" w:hint="eastAsia"/>
          <w:color w:val="222222"/>
          <w:szCs w:val="24"/>
        </w:rPr>
        <w:t>。</w:t>
      </w:r>
    </w:p>
    <w:p w14:paraId="6ABBBF24" w14:textId="77777777" w:rsidR="0055147D" w:rsidRPr="00DC555B" w:rsidRDefault="0055147D" w:rsidP="00DC555B">
      <w:pPr>
        <w:spacing w:line="360" w:lineRule="auto"/>
        <w:rPr>
          <w:rFonts w:ascii="Arial" w:hAnsi="Arial" w:cs="Arial"/>
          <w:color w:val="222222"/>
          <w:szCs w:val="24"/>
        </w:rPr>
      </w:pPr>
      <w:r w:rsidRPr="00DC555B">
        <w:rPr>
          <w:rFonts w:ascii="Arial" w:hAnsi="Arial" w:cs="Arial" w:hint="eastAsia"/>
          <w:color w:val="222222"/>
          <w:szCs w:val="24"/>
        </w:rPr>
        <w:t>表达式如下：</w:t>
      </w:r>
    </w:p>
    <w:p w14:paraId="6ABBBF25" w14:textId="77777777" w:rsidR="00D52C00" w:rsidRPr="00B815AE" w:rsidRDefault="00B815AE" w:rsidP="00B815AE">
      <w:pPr>
        <w:pStyle w:val="a"/>
      </w:pPr>
      <w:r>
        <w:rPr>
          <w:rFonts w:hint="eastAsia"/>
        </w:rPr>
        <w:tab/>
      </w:r>
      <w:r w:rsidR="00B07EC2" w:rsidRPr="00B815AE">
        <w:object w:dxaOrig="900" w:dyaOrig="380" w14:anchorId="6ABBC311">
          <v:shape id="_x0000_i1039" type="#_x0000_t75" style="width:45pt;height:18.75pt" o:ole="">
            <v:imagedata r:id="rId40" o:title=""/>
          </v:shape>
          <o:OLEObject Type="Embed" ProgID="Equation.DSMT4" ShapeID="_x0000_i1039" DrawAspect="Content" ObjectID="_1617179355" r:id="rId41"/>
        </w:object>
      </w:r>
      <w:r>
        <w:rPr>
          <w:rFonts w:hint="eastAsia"/>
        </w:rPr>
        <w:tab/>
      </w:r>
      <w:r w:rsidR="003F11CF" w:rsidRPr="00F0727D">
        <w:rPr>
          <w:rFonts w:asciiTheme="minorEastAsia" w:hAnsiTheme="minorEastAsia"/>
        </w:rPr>
        <w:t>（</w:t>
      </w:r>
      <w:r w:rsidR="00F0727D" w:rsidRPr="00F0727D">
        <w:rPr>
          <w:rFonts w:asciiTheme="minorEastAsia" w:hAnsiTheme="minorEastAsia" w:hint="eastAsia"/>
        </w:rPr>
        <w:t>2-2</w:t>
      </w:r>
      <w:r w:rsidR="003F11CF" w:rsidRPr="00F0727D">
        <w:rPr>
          <w:rFonts w:asciiTheme="minorEastAsia" w:hAnsiTheme="minorEastAsia"/>
        </w:rPr>
        <w:t>）</w:t>
      </w:r>
    </w:p>
    <w:p w14:paraId="6ABBBF26" w14:textId="77777777" w:rsidR="00101552" w:rsidRPr="00DC555B" w:rsidRDefault="00B07EC2" w:rsidP="00DC555B">
      <w:pPr>
        <w:spacing w:line="360" w:lineRule="auto"/>
        <w:rPr>
          <w:rFonts w:ascii="Arial" w:hAnsi="Arial" w:cs="Arial"/>
          <w:color w:val="222222"/>
          <w:szCs w:val="24"/>
        </w:rPr>
      </w:pPr>
      <w:r w:rsidRPr="00DC555B">
        <w:rPr>
          <w:rFonts w:ascii="Arial" w:hAnsi="Arial" w:cs="Arial" w:hint="eastAsia"/>
          <w:color w:val="222222"/>
          <w:szCs w:val="24"/>
        </w:rPr>
        <w:t>此公式中的符号分别</w:t>
      </w:r>
      <w:r w:rsidR="00101552" w:rsidRPr="00DC555B">
        <w:rPr>
          <w:rFonts w:ascii="Arial" w:hAnsi="Arial" w:cs="Arial" w:hint="eastAsia"/>
          <w:color w:val="222222"/>
          <w:szCs w:val="24"/>
        </w:rPr>
        <w:t>有如下解释：</w:t>
      </w:r>
    </w:p>
    <w:p w14:paraId="6ABBBF27" w14:textId="77777777" w:rsidR="00B07EC2" w:rsidRPr="00DC555B" w:rsidRDefault="006C2092" w:rsidP="00DC555B">
      <w:pPr>
        <w:spacing w:line="360" w:lineRule="auto"/>
        <w:ind w:firstLineChars="200" w:firstLine="480"/>
        <w:rPr>
          <w:rFonts w:ascii="Arial" w:hAnsi="Arial" w:cs="Arial"/>
          <w:color w:val="222222"/>
          <w:szCs w:val="24"/>
        </w:rPr>
      </w:pPr>
      <w:r w:rsidRPr="00DC555B">
        <w:rPr>
          <w:rFonts w:ascii="Arial" w:hAnsi="Arial" w:cs="Arial"/>
          <w:color w:val="222222"/>
          <w:position w:val="-10"/>
          <w:szCs w:val="24"/>
        </w:rPr>
        <w:object w:dxaOrig="1860" w:dyaOrig="340" w14:anchorId="6ABBC312">
          <v:shape id="_x0000_i1040" type="#_x0000_t75" style="width:93pt;height:16.5pt" o:ole="">
            <v:imagedata r:id="rId42" o:title=""/>
          </v:shape>
          <o:OLEObject Type="Embed" ProgID="Equation.DSMT4" ShapeID="_x0000_i1040" DrawAspect="Content" ObjectID="_1617179356" r:id="rId43"/>
        </w:object>
      </w:r>
      <w:r w:rsidR="00101552" w:rsidRPr="00DC555B">
        <w:rPr>
          <w:rFonts w:ascii="Arial" w:hAnsi="Arial" w:cs="Arial" w:hint="eastAsia"/>
          <w:color w:val="222222"/>
          <w:szCs w:val="24"/>
        </w:rPr>
        <w:t>。</w:t>
      </w:r>
    </w:p>
    <w:p w14:paraId="6ABBBF28" w14:textId="77777777" w:rsidR="00B07EC2" w:rsidRPr="00DC555B" w:rsidRDefault="00B07EC2" w:rsidP="00DC555B">
      <w:pPr>
        <w:spacing w:line="360" w:lineRule="auto"/>
        <w:ind w:firstLineChars="200" w:firstLine="480"/>
        <w:rPr>
          <w:rFonts w:ascii="Arial" w:hAnsi="Arial" w:cs="Arial"/>
          <w:color w:val="222222"/>
          <w:szCs w:val="24"/>
        </w:rPr>
      </w:pPr>
      <w:r w:rsidRPr="00DC555B">
        <w:rPr>
          <w:rFonts w:ascii="Arial" w:hAnsi="Arial" w:cs="Arial"/>
          <w:color w:val="222222"/>
          <w:szCs w:val="24"/>
        </w:rPr>
        <w:t>A</w:t>
      </w:r>
      <w:r w:rsidR="00101552" w:rsidRPr="00DC555B">
        <w:rPr>
          <w:rFonts w:ascii="Arial" w:hAnsi="Arial" w:cs="Arial" w:hint="eastAsia"/>
          <w:color w:val="222222"/>
          <w:szCs w:val="24"/>
        </w:rPr>
        <w:t>就</w:t>
      </w:r>
      <w:r w:rsidRPr="00DC555B">
        <w:rPr>
          <w:rFonts w:ascii="Arial" w:hAnsi="Arial" w:cs="Arial" w:hint="eastAsia"/>
          <w:color w:val="222222"/>
          <w:szCs w:val="24"/>
        </w:rPr>
        <w:t>是一个常数</w:t>
      </w:r>
      <w:r w:rsidR="00101552" w:rsidRPr="00DC555B">
        <w:rPr>
          <w:rFonts w:ascii="Arial" w:hAnsi="Arial" w:cs="Arial" w:hint="eastAsia"/>
          <w:color w:val="222222"/>
          <w:szCs w:val="24"/>
        </w:rPr>
        <w:t>，并</w:t>
      </w:r>
      <w:r w:rsidRPr="00DC555B">
        <w:rPr>
          <w:rFonts w:ascii="Arial" w:hAnsi="Arial" w:cs="Arial" w:hint="eastAsia"/>
          <w:color w:val="222222"/>
          <w:szCs w:val="24"/>
        </w:rPr>
        <w:t>且</w:t>
      </w:r>
      <w:r w:rsidR="00101552" w:rsidRPr="00DC555B">
        <w:rPr>
          <w:rFonts w:ascii="Arial" w:hAnsi="Arial" w:cs="Arial" w:hint="eastAsia"/>
          <w:color w:val="222222"/>
          <w:szCs w:val="24"/>
        </w:rPr>
        <w:t>A</w:t>
      </w:r>
      <m:oMath>
        <m:r>
          <m:rPr>
            <m:sty m:val="p"/>
          </m:rPr>
          <w:rPr>
            <w:rFonts w:ascii="Cambria Math" w:hAnsi="Cambria Math" w:cs="Arial"/>
            <w:color w:val="222222"/>
            <w:szCs w:val="24"/>
          </w:rPr>
          <m:t>&gt;0</m:t>
        </m:r>
      </m:oMath>
      <w:r w:rsidR="00101552" w:rsidRPr="00DC555B">
        <w:rPr>
          <w:rFonts w:ascii="Arial" w:hAnsi="Arial" w:cs="Arial"/>
          <w:color w:val="222222"/>
          <w:szCs w:val="24"/>
        </w:rPr>
        <w:t>。</w:t>
      </w:r>
    </w:p>
    <w:p w14:paraId="6ABBBF29" w14:textId="77777777" w:rsidR="00B07EC2" w:rsidRPr="00DC555B" w:rsidRDefault="00B07EC2" w:rsidP="00DC555B">
      <w:pPr>
        <w:spacing w:line="360" w:lineRule="auto"/>
        <w:ind w:firstLineChars="200" w:firstLine="480"/>
        <w:rPr>
          <w:rFonts w:ascii="Arial" w:hAnsi="Arial" w:cs="Arial"/>
          <w:color w:val="222222"/>
          <w:szCs w:val="24"/>
        </w:rPr>
      </w:pPr>
      <w:r w:rsidRPr="00DC555B">
        <w:rPr>
          <w:rFonts w:ascii="Arial" w:hAnsi="Arial" w:cs="Arial"/>
          <w:color w:val="222222"/>
          <w:szCs w:val="24"/>
        </w:rPr>
        <w:t>E</w:t>
      </w:r>
      <w:r w:rsidRPr="00DC555B">
        <w:rPr>
          <w:rFonts w:ascii="Arial" w:hAnsi="Arial" w:cs="Arial" w:hint="eastAsia"/>
          <w:color w:val="222222"/>
          <w:szCs w:val="24"/>
        </w:rPr>
        <w:t>是激活能</w:t>
      </w:r>
      <w:r w:rsidR="00101552" w:rsidRPr="00DC555B">
        <w:rPr>
          <w:rFonts w:ascii="Arial" w:hAnsi="Arial" w:cs="Arial" w:hint="eastAsia"/>
          <w:color w:val="222222"/>
          <w:szCs w:val="24"/>
        </w:rPr>
        <w:t>，</w:t>
      </w:r>
      <w:r w:rsidRPr="00DC555B">
        <w:rPr>
          <w:rFonts w:ascii="Arial" w:hAnsi="Arial" w:cs="Arial" w:hint="eastAsia"/>
          <w:color w:val="222222"/>
          <w:szCs w:val="24"/>
        </w:rPr>
        <w:t>与材料有关</w:t>
      </w:r>
      <w:r w:rsidR="00101552" w:rsidRPr="00DC555B">
        <w:rPr>
          <w:rFonts w:ascii="Arial" w:hAnsi="Arial" w:cs="Arial"/>
          <w:color w:val="222222"/>
          <w:szCs w:val="24"/>
        </w:rPr>
        <w:t>，</w:t>
      </w:r>
      <w:r w:rsidRPr="00DC555B">
        <w:rPr>
          <w:rFonts w:ascii="Arial" w:hAnsi="Arial" w:cs="Arial" w:hint="eastAsia"/>
          <w:color w:val="222222"/>
          <w:szCs w:val="24"/>
        </w:rPr>
        <w:t>单位是电子伏特</w:t>
      </w:r>
      <w:r w:rsidR="004D3C15" w:rsidRPr="00DC555B">
        <w:rPr>
          <w:rFonts w:ascii="Arial" w:hAnsi="Arial" w:cs="Arial" w:hint="eastAsia"/>
          <w:color w:val="222222"/>
          <w:szCs w:val="24"/>
        </w:rPr>
        <w:t>，符号是</w:t>
      </w:r>
      <w:r w:rsidR="004D3C15" w:rsidRPr="00DC555B">
        <w:rPr>
          <w:rFonts w:ascii="Arial" w:hAnsi="Arial" w:cs="Arial"/>
          <w:color w:val="222222"/>
          <w:position w:val="-6"/>
          <w:szCs w:val="24"/>
        </w:rPr>
        <w:object w:dxaOrig="320" w:dyaOrig="220" w14:anchorId="6ABBC313">
          <v:shape id="_x0000_i1041" type="#_x0000_t75" style="width:15.75pt;height:11.25pt" o:ole="">
            <v:imagedata r:id="rId44" o:title=""/>
          </v:shape>
          <o:OLEObject Type="Embed" ProgID="Equation.DSMT4" ShapeID="_x0000_i1041" DrawAspect="Content" ObjectID="_1617179357" r:id="rId45"/>
        </w:object>
      </w:r>
      <w:r w:rsidR="004D3C15" w:rsidRPr="00DC555B">
        <w:rPr>
          <w:rFonts w:ascii="Arial" w:hAnsi="Arial" w:cs="Arial"/>
          <w:color w:val="222222"/>
          <w:szCs w:val="24"/>
        </w:rPr>
        <w:t xml:space="preserve"> </w:t>
      </w:r>
      <w:r w:rsidR="00101552" w:rsidRPr="00DC555B">
        <w:rPr>
          <w:rFonts w:ascii="Arial" w:hAnsi="Arial" w:cs="Arial" w:hint="eastAsia"/>
          <w:color w:val="222222"/>
          <w:szCs w:val="24"/>
        </w:rPr>
        <w:t>。</w:t>
      </w:r>
      <w:r w:rsidR="00101552" w:rsidRPr="00DC555B">
        <w:rPr>
          <w:rFonts w:ascii="Arial" w:hAnsi="Arial" w:cs="Arial"/>
          <w:color w:val="222222"/>
          <w:szCs w:val="24"/>
        </w:rPr>
        <w:t xml:space="preserve"> </w:t>
      </w:r>
    </w:p>
    <w:p w14:paraId="6ABBBF2A" w14:textId="77777777" w:rsidR="00E40733" w:rsidRPr="00DC555B" w:rsidRDefault="00101552" w:rsidP="00DC555B">
      <w:pPr>
        <w:spacing w:line="360" w:lineRule="auto"/>
        <w:ind w:firstLineChars="200" w:firstLine="480"/>
        <w:rPr>
          <w:rFonts w:ascii="Arial" w:hAnsi="Arial" w:cs="Arial"/>
          <w:color w:val="222222"/>
          <w:szCs w:val="24"/>
        </w:rPr>
      </w:pPr>
      <w:r w:rsidRPr="00DC555B">
        <w:rPr>
          <w:rFonts w:ascii="Arial" w:hAnsi="Arial" w:cs="Arial" w:hint="eastAsia"/>
          <w:color w:val="222222"/>
          <w:szCs w:val="24"/>
        </w:rPr>
        <w:t>K</w:t>
      </w:r>
      <w:r w:rsidR="00B07EC2" w:rsidRPr="00DC555B">
        <w:rPr>
          <w:rFonts w:ascii="Arial" w:hAnsi="Arial" w:cs="Arial" w:hint="eastAsia"/>
          <w:color w:val="222222"/>
          <w:szCs w:val="24"/>
        </w:rPr>
        <w:t>是波尔兹曼常数</w:t>
      </w:r>
      <w:r w:rsidR="004D3C15" w:rsidRPr="00DC555B">
        <w:rPr>
          <w:rFonts w:ascii="Arial" w:hAnsi="Arial" w:cs="Arial" w:hint="eastAsia"/>
          <w:color w:val="222222"/>
          <w:szCs w:val="24"/>
        </w:rPr>
        <w:t>，为</w:t>
      </w:r>
      <m:oMath>
        <m:r>
          <m:rPr>
            <m:sty m:val="p"/>
          </m:rPr>
          <w:rPr>
            <w:rFonts w:ascii="Cambria Math" w:hAnsi="Cambria Math" w:cs="Arial"/>
            <w:color w:val="222222"/>
            <w:szCs w:val="24"/>
          </w:rPr>
          <m:t>8.617×</m:t>
        </m:r>
        <m:sSup>
          <m:sSupPr>
            <m:ctrlPr>
              <w:rPr>
                <w:rFonts w:ascii="Cambria Math" w:hAnsi="Cambria Math" w:cs="Arial"/>
                <w:color w:val="222222"/>
                <w:szCs w:val="24"/>
              </w:rPr>
            </m:ctrlPr>
          </m:sSupPr>
          <m:e>
            <m:r>
              <w:rPr>
                <w:rFonts w:ascii="Cambria Math" w:hAnsi="Cambria Math" w:cs="Arial"/>
                <w:color w:val="222222"/>
                <w:szCs w:val="24"/>
              </w:rPr>
              <m:t>10</m:t>
            </m:r>
          </m:e>
          <m:sup>
            <m:r>
              <w:rPr>
                <w:rFonts w:ascii="Cambria Math" w:hAnsi="Cambria Math" w:cs="Arial"/>
                <w:color w:val="222222"/>
                <w:szCs w:val="24"/>
              </w:rPr>
              <m:t>-5</m:t>
            </m:r>
          </m:sup>
        </m:sSup>
      </m:oMath>
      <w:r w:rsidR="004D3C15" w:rsidRPr="00DC555B">
        <w:rPr>
          <w:rFonts w:ascii="Arial" w:hAnsi="Arial" w:cs="Arial"/>
          <w:color w:val="222222"/>
          <w:position w:val="-10"/>
          <w:szCs w:val="24"/>
        </w:rPr>
        <w:object w:dxaOrig="639" w:dyaOrig="360" w14:anchorId="6ABBC314">
          <v:shape id="_x0000_i1042" type="#_x0000_t75" style="width:32.25pt;height:18.75pt" o:ole="">
            <v:imagedata r:id="rId46" o:title=""/>
          </v:shape>
          <o:OLEObject Type="Embed" ProgID="Equation.DSMT4" ShapeID="_x0000_i1042" DrawAspect="Content" ObjectID="_1617179358" r:id="rId47"/>
        </w:object>
      </w:r>
      <w:r w:rsidR="004D3C15" w:rsidRPr="00DC555B">
        <w:rPr>
          <w:rFonts w:ascii="Arial" w:hAnsi="Arial" w:cs="Arial"/>
          <w:color w:val="222222"/>
          <w:szCs w:val="24"/>
        </w:rPr>
        <w:t>。那么</w:t>
      </w:r>
      <w:r w:rsidR="00E40733" w:rsidRPr="00DC555B">
        <w:rPr>
          <w:rFonts w:ascii="Arial" w:hAnsi="Arial" w:cs="Arial"/>
          <w:color w:val="222222"/>
          <w:position w:val="-10"/>
          <w:szCs w:val="24"/>
        </w:rPr>
        <w:object w:dxaOrig="540" w:dyaOrig="340" w14:anchorId="6ABBC315">
          <v:shape id="_x0000_i1043" type="#_x0000_t75" style="width:27pt;height:16.5pt" o:ole="">
            <v:imagedata r:id="rId48" o:title=""/>
          </v:shape>
          <o:OLEObject Type="Embed" ProgID="Equation.DSMT4" ShapeID="_x0000_i1043" DrawAspect="Content" ObjectID="_1617179359" r:id="rId49"/>
        </w:object>
      </w:r>
      <w:r w:rsidR="00E40733" w:rsidRPr="00DC555B">
        <w:rPr>
          <w:rFonts w:ascii="Arial" w:hAnsi="Arial" w:cs="Arial" w:hint="eastAsia"/>
          <w:color w:val="222222"/>
          <w:szCs w:val="24"/>
        </w:rPr>
        <w:t>的单位是温度</w:t>
      </w:r>
      <w:r w:rsidR="00E40733" w:rsidRPr="00DC555B">
        <w:rPr>
          <w:rFonts w:ascii="Arial" w:hAnsi="Arial" w:cs="Arial"/>
          <w:color w:val="222222"/>
          <w:szCs w:val="24"/>
        </w:rPr>
        <w:t>，也可称为</w:t>
      </w:r>
      <w:r w:rsidR="00B07EC2" w:rsidRPr="00DC555B">
        <w:rPr>
          <w:rFonts w:ascii="Arial" w:hAnsi="Arial" w:cs="Arial" w:hint="eastAsia"/>
          <w:color w:val="222222"/>
          <w:szCs w:val="24"/>
        </w:rPr>
        <w:t>激活温度</w:t>
      </w:r>
      <w:r w:rsidR="00E40733" w:rsidRPr="00DC555B">
        <w:rPr>
          <w:rFonts w:ascii="Arial" w:hAnsi="Arial" w:cs="Arial" w:hint="eastAsia"/>
          <w:color w:val="222222"/>
          <w:szCs w:val="24"/>
        </w:rPr>
        <w:t>。</w:t>
      </w:r>
    </w:p>
    <w:p w14:paraId="6ABBBF2B" w14:textId="77777777" w:rsidR="00E40733" w:rsidRPr="00DC555B" w:rsidRDefault="00E40733" w:rsidP="00DC555B">
      <w:pPr>
        <w:spacing w:line="360" w:lineRule="auto"/>
        <w:ind w:firstLineChars="200" w:firstLine="480"/>
        <w:rPr>
          <w:rFonts w:ascii="Arial" w:hAnsi="Arial" w:cs="Arial"/>
          <w:color w:val="222222"/>
          <w:szCs w:val="24"/>
        </w:rPr>
      </w:pPr>
      <w:r w:rsidRPr="00DC555B">
        <w:rPr>
          <w:rFonts w:ascii="Arial" w:hAnsi="Arial" w:cs="Arial" w:hint="eastAsia"/>
          <w:color w:val="222222"/>
          <w:szCs w:val="24"/>
        </w:rPr>
        <w:t>T</w:t>
      </w:r>
      <w:r w:rsidRPr="00DC555B">
        <w:rPr>
          <w:rFonts w:ascii="Arial" w:hAnsi="Arial" w:cs="Arial" w:hint="eastAsia"/>
          <w:color w:val="222222"/>
          <w:szCs w:val="24"/>
        </w:rPr>
        <w:t>是绝对温度，它</w:t>
      </w:r>
      <w:r w:rsidRPr="00DC555B">
        <w:rPr>
          <w:rFonts w:ascii="Arial" w:hAnsi="Arial" w:cs="Arial" w:hint="eastAsia"/>
          <w:color w:val="222222"/>
          <w:szCs w:val="24"/>
        </w:rPr>
        <w:t>=</w:t>
      </w:r>
      <w:r w:rsidR="00B07EC2" w:rsidRPr="00DC555B">
        <w:rPr>
          <w:rFonts w:ascii="Arial" w:hAnsi="Arial" w:cs="Arial" w:hint="eastAsia"/>
          <w:color w:val="222222"/>
          <w:szCs w:val="24"/>
        </w:rPr>
        <w:t>摄氏</w:t>
      </w:r>
      <w:r w:rsidRPr="00DC555B">
        <w:rPr>
          <w:rFonts w:ascii="Arial" w:hAnsi="Arial" w:cs="Arial" w:hint="eastAsia"/>
          <w:color w:val="222222"/>
          <w:szCs w:val="24"/>
        </w:rPr>
        <w:t>温度</w:t>
      </w:r>
      <w:r w:rsidRPr="00DC555B">
        <w:rPr>
          <w:rFonts w:ascii="Arial" w:hAnsi="Arial" w:cs="Arial" w:hint="eastAsia"/>
          <w:color w:val="222222"/>
          <w:szCs w:val="24"/>
        </w:rPr>
        <w:t>+</w:t>
      </w:r>
      <w:r w:rsidRPr="00DC555B">
        <w:rPr>
          <w:rFonts w:ascii="Arial" w:hAnsi="Arial" w:cs="Arial"/>
          <w:color w:val="222222"/>
          <w:position w:val="-6"/>
          <w:szCs w:val="24"/>
        </w:rPr>
        <w:object w:dxaOrig="420" w:dyaOrig="279" w14:anchorId="6ABBC316">
          <v:shape id="_x0000_i1044" type="#_x0000_t75" style="width:21pt;height:14.25pt" o:ole="">
            <v:imagedata r:id="rId50" o:title=""/>
          </v:shape>
          <o:OLEObject Type="Embed" ProgID="Equation.DSMT4" ShapeID="_x0000_i1044" DrawAspect="Content" ObjectID="_1617179360" r:id="rId51"/>
        </w:object>
      </w:r>
      <w:r w:rsidRPr="00DC555B">
        <w:rPr>
          <w:rFonts w:ascii="Arial" w:hAnsi="Arial" w:cs="Arial"/>
          <w:color w:val="222222"/>
          <w:szCs w:val="24"/>
        </w:rPr>
        <w:t>。</w:t>
      </w:r>
    </w:p>
    <w:p w14:paraId="6ABBBF2C" w14:textId="77777777" w:rsidR="00B07EC2" w:rsidRPr="00DC555B" w:rsidRDefault="00E40733" w:rsidP="00DC555B">
      <w:pPr>
        <w:spacing w:line="360" w:lineRule="auto"/>
        <w:ind w:firstLineChars="200" w:firstLine="480"/>
        <w:rPr>
          <w:rFonts w:ascii="Arial" w:hAnsi="Arial" w:cs="Arial"/>
          <w:color w:val="222222"/>
          <w:szCs w:val="24"/>
        </w:rPr>
      </w:pPr>
      <w:r w:rsidRPr="00DC555B">
        <w:rPr>
          <w:rFonts w:ascii="Arial" w:hAnsi="Arial" w:cs="Arial" w:hint="eastAsia"/>
          <w:color w:val="222222"/>
          <w:szCs w:val="24"/>
        </w:rPr>
        <w:t>从</w:t>
      </w:r>
      <w:r w:rsidRPr="00DC555B">
        <w:rPr>
          <w:rFonts w:ascii="Arial" w:hAnsi="Arial" w:cs="Arial"/>
          <w:color w:val="222222"/>
          <w:szCs w:val="24"/>
        </w:rPr>
        <w:t xml:space="preserve"> Arrhenius</w:t>
      </w:r>
      <w:r w:rsidRPr="00DC555B">
        <w:rPr>
          <w:rFonts w:ascii="Arial" w:hAnsi="Arial" w:cs="Arial"/>
          <w:color w:val="222222"/>
          <w:szCs w:val="24"/>
        </w:rPr>
        <w:t>模型可以看到</w:t>
      </w:r>
      <w:r w:rsidR="000E0337" w:rsidRPr="00DC555B">
        <w:rPr>
          <w:rFonts w:ascii="Arial" w:hAnsi="Arial" w:cs="Arial"/>
          <w:color w:val="222222"/>
          <w:szCs w:val="24"/>
        </w:rPr>
        <w:t>寿命特征与应力水平（温度）之间呈非线性关系，</w:t>
      </w:r>
    </w:p>
    <w:p w14:paraId="6ABBBF2D" w14:textId="77777777" w:rsidR="000E0337" w:rsidRPr="00DC555B" w:rsidRDefault="000E0337" w:rsidP="00DC555B">
      <w:pPr>
        <w:spacing w:line="360" w:lineRule="auto"/>
        <w:rPr>
          <w:rFonts w:ascii="Arial" w:hAnsi="Arial" w:cs="Arial"/>
          <w:color w:val="222222"/>
          <w:szCs w:val="24"/>
        </w:rPr>
      </w:pPr>
      <w:r w:rsidRPr="00DC555B">
        <w:rPr>
          <w:rFonts w:ascii="Arial" w:hAnsi="Arial" w:cs="Arial" w:hint="eastAsia"/>
          <w:color w:val="222222"/>
          <w:szCs w:val="24"/>
        </w:rPr>
        <w:t>可以对模型两边取对数来使其线性化，可以得到：</w:t>
      </w:r>
    </w:p>
    <w:p w14:paraId="6ABBBF2E" w14:textId="77777777" w:rsidR="000E0337" w:rsidRPr="00DC555B" w:rsidRDefault="000E0337" w:rsidP="00DC555B">
      <w:pPr>
        <w:spacing w:line="360" w:lineRule="auto"/>
        <w:rPr>
          <w:rFonts w:ascii="Arial" w:hAnsi="Arial" w:cs="Arial"/>
          <w:color w:val="222222"/>
          <w:szCs w:val="24"/>
        </w:rPr>
      </w:pPr>
      <w:r w:rsidRPr="00DC555B">
        <w:rPr>
          <w:rFonts w:ascii="Arial" w:hAnsi="Arial" w:cs="Arial" w:hint="eastAsia"/>
          <w:color w:val="222222"/>
          <w:szCs w:val="24"/>
        </w:rPr>
        <w:t xml:space="preserve">                       </w:t>
      </w:r>
      <w:r w:rsidR="003F11CF" w:rsidRPr="00DC555B">
        <w:rPr>
          <w:rFonts w:ascii="Arial" w:hAnsi="Arial" w:cs="Arial" w:hint="eastAsia"/>
          <w:color w:val="222222"/>
          <w:szCs w:val="24"/>
        </w:rPr>
        <w:t xml:space="preserve"> </w:t>
      </w:r>
      <w:r w:rsidRPr="00DC555B">
        <w:rPr>
          <w:rFonts w:ascii="Arial" w:hAnsi="Arial" w:cs="Arial" w:hint="eastAsia"/>
          <w:color w:val="222222"/>
          <w:szCs w:val="24"/>
        </w:rPr>
        <w:t xml:space="preserve"> </w:t>
      </w:r>
      <w:r w:rsidRPr="00DC555B">
        <w:rPr>
          <w:rFonts w:ascii="Arial" w:hAnsi="Arial" w:cs="Arial"/>
          <w:color w:val="222222"/>
          <w:position w:val="-10"/>
          <w:szCs w:val="24"/>
        </w:rPr>
        <w:object w:dxaOrig="1359" w:dyaOrig="340" w14:anchorId="6ABBC317">
          <v:shape id="_x0000_i1045" type="#_x0000_t75" style="width:68.25pt;height:16.5pt" o:ole="">
            <v:imagedata r:id="rId52" o:title=""/>
          </v:shape>
          <o:OLEObject Type="Embed" ProgID="Equation.DSMT4" ShapeID="_x0000_i1045" DrawAspect="Content" ObjectID="_1617179361" r:id="rId53"/>
        </w:object>
      </w:r>
      <w:r w:rsidRPr="00DC555B">
        <w:rPr>
          <w:rFonts w:ascii="Arial" w:hAnsi="Arial" w:cs="Arial"/>
          <w:color w:val="222222"/>
          <w:szCs w:val="24"/>
        </w:rPr>
        <w:t xml:space="preserve"> </w:t>
      </w:r>
      <w:r w:rsidR="003F11CF" w:rsidRPr="00DC555B">
        <w:rPr>
          <w:rFonts w:ascii="Arial" w:hAnsi="Arial" w:cs="Arial" w:hint="eastAsia"/>
          <w:color w:val="222222"/>
          <w:szCs w:val="24"/>
        </w:rPr>
        <w:t xml:space="preserve">                        </w:t>
      </w:r>
      <w:r w:rsidR="003F11CF" w:rsidRPr="00F0727D">
        <w:rPr>
          <w:rFonts w:asciiTheme="minorEastAsia" w:hAnsiTheme="minorEastAsia" w:cs="Arial" w:hint="eastAsia"/>
          <w:color w:val="222222"/>
          <w:szCs w:val="24"/>
        </w:rPr>
        <w:t xml:space="preserve"> </w:t>
      </w:r>
      <w:r w:rsidR="003F11CF" w:rsidRPr="00F0727D">
        <w:rPr>
          <w:rFonts w:asciiTheme="minorEastAsia" w:hAnsiTheme="minorEastAsia" w:cs="Arial"/>
          <w:color w:val="222222"/>
          <w:szCs w:val="24"/>
        </w:rPr>
        <w:t>（</w:t>
      </w:r>
      <w:r w:rsidR="00F0727D" w:rsidRPr="00F0727D">
        <w:rPr>
          <w:rFonts w:asciiTheme="minorEastAsia" w:hAnsiTheme="minorEastAsia" w:cs="Arial" w:hint="eastAsia"/>
          <w:color w:val="222222"/>
          <w:szCs w:val="24"/>
        </w:rPr>
        <w:t>2-3</w:t>
      </w:r>
      <w:r w:rsidR="003F11CF" w:rsidRPr="00F0727D">
        <w:rPr>
          <w:rFonts w:asciiTheme="minorEastAsia" w:hAnsiTheme="minorEastAsia" w:cs="Arial"/>
          <w:color w:val="222222"/>
          <w:szCs w:val="24"/>
        </w:rPr>
        <w:t>）</w:t>
      </w:r>
    </w:p>
    <w:p w14:paraId="6ABBBF2F" w14:textId="77777777" w:rsidR="0055147D" w:rsidRPr="00DC555B" w:rsidRDefault="000E0337" w:rsidP="00DC555B">
      <w:pPr>
        <w:spacing w:line="360" w:lineRule="auto"/>
        <w:ind w:firstLine="480"/>
        <w:rPr>
          <w:rFonts w:ascii="Arial" w:hAnsi="Arial" w:cs="Arial"/>
          <w:color w:val="222222"/>
          <w:szCs w:val="24"/>
        </w:rPr>
      </w:pPr>
      <w:r w:rsidRPr="00DC555B">
        <w:rPr>
          <w:rFonts w:ascii="Arial" w:hAnsi="Arial" w:cs="Arial" w:hint="eastAsia"/>
          <w:color w:val="222222"/>
          <w:szCs w:val="24"/>
        </w:rPr>
        <w:t>其中</w:t>
      </w:r>
      <w:r w:rsidR="005F4BE2" w:rsidRPr="00DC555B">
        <w:rPr>
          <w:rFonts w:ascii="Arial" w:hAnsi="Arial" w:cs="Arial"/>
          <w:color w:val="222222"/>
          <w:position w:val="-10"/>
          <w:szCs w:val="24"/>
        </w:rPr>
        <w:object w:dxaOrig="1560" w:dyaOrig="340" w14:anchorId="6ABBC318">
          <v:shape id="_x0000_i1046" type="#_x0000_t75" style="width:78pt;height:16.5pt" o:ole="">
            <v:imagedata r:id="rId54" o:title=""/>
          </v:shape>
          <o:OLEObject Type="Embed" ProgID="Equation.DSMT4" ShapeID="_x0000_i1046" DrawAspect="Content" ObjectID="_1617179362" r:id="rId55"/>
        </w:object>
      </w:r>
      <w:r w:rsidR="00566BE1" w:rsidRPr="00DC555B">
        <w:rPr>
          <w:rFonts w:ascii="Arial" w:hAnsi="Arial" w:cs="Arial" w:hint="eastAsia"/>
          <w:color w:val="222222"/>
          <w:szCs w:val="24"/>
        </w:rPr>
        <w:t>,</w:t>
      </w:r>
      <w:r w:rsidR="00566BE1" w:rsidRPr="00DC555B">
        <w:rPr>
          <w:rFonts w:ascii="Arial" w:hAnsi="Arial" w:cs="Arial" w:hint="eastAsia"/>
          <w:color w:val="222222"/>
          <w:szCs w:val="24"/>
        </w:rPr>
        <w:t>此时寿命特征和温度的导数之间是呈线性关系的，并且</w:t>
      </w:r>
      <w:r w:rsidR="00566BE1" w:rsidRPr="00DC555B">
        <w:rPr>
          <w:rFonts w:ascii="Arial" w:hAnsi="Arial" w:cs="Arial" w:hint="eastAsia"/>
          <w:color w:val="222222"/>
          <w:szCs w:val="24"/>
        </w:rPr>
        <w:t xml:space="preserve"> </w:t>
      </w:r>
      <w:r w:rsidR="00566BE1" w:rsidRPr="00DC555B">
        <w:rPr>
          <w:rFonts w:ascii="Arial" w:hAnsi="Arial" w:cs="Arial"/>
          <w:color w:val="222222"/>
          <w:position w:val="-6"/>
          <w:szCs w:val="24"/>
        </w:rPr>
        <w:object w:dxaOrig="820" w:dyaOrig="279" w14:anchorId="6ABBC319">
          <v:shape id="_x0000_i1047" type="#_x0000_t75" style="width:41.25pt;height:14.25pt" o:ole="">
            <v:imagedata r:id="rId56" o:title=""/>
          </v:shape>
          <o:OLEObject Type="Embed" ProgID="Equation.DSMT4" ShapeID="_x0000_i1047" DrawAspect="Content" ObjectID="_1617179363" r:id="rId57"/>
        </w:object>
      </w:r>
      <w:r w:rsidR="00566BE1" w:rsidRPr="00DC555B">
        <w:rPr>
          <w:rFonts w:ascii="Arial" w:hAnsi="Arial" w:cs="Arial" w:hint="eastAsia"/>
          <w:color w:val="222222"/>
          <w:szCs w:val="24"/>
        </w:rPr>
        <w:t>,</w:t>
      </w:r>
      <w:r w:rsidR="00566BE1" w:rsidRPr="00DC555B">
        <w:rPr>
          <w:rFonts w:ascii="Arial" w:hAnsi="Arial" w:cs="Arial"/>
          <w:color w:val="222222"/>
          <w:position w:val="-10"/>
          <w:szCs w:val="24"/>
        </w:rPr>
        <w:object w:dxaOrig="3320" w:dyaOrig="340" w14:anchorId="6ABBC31A">
          <v:shape id="_x0000_i1048" type="#_x0000_t75" style="width:165.75pt;height:16.5pt" o:ole="">
            <v:imagedata r:id="rId58" o:title=""/>
          </v:shape>
          <o:OLEObject Type="Embed" ProgID="Equation.DSMT4" ShapeID="_x0000_i1048" DrawAspect="Content" ObjectID="_1617179364" r:id="rId59"/>
        </w:object>
      </w:r>
      <w:r w:rsidR="00566BE1" w:rsidRPr="00DC555B">
        <w:rPr>
          <w:rFonts w:ascii="Arial" w:hAnsi="Arial" w:cs="Arial"/>
          <w:color w:val="222222"/>
          <w:position w:val="-4"/>
          <w:szCs w:val="24"/>
        </w:rPr>
        <w:object w:dxaOrig="180" w:dyaOrig="279" w14:anchorId="6ABBC31B">
          <v:shape id="_x0000_i1049" type="#_x0000_t75" style="width:9pt;height:14.25pt" o:ole="">
            <v:imagedata r:id="rId60" o:title=""/>
          </v:shape>
          <o:OLEObject Type="Embed" ProgID="Equation.DSMT4" ShapeID="_x0000_i1049" DrawAspect="Content" ObjectID="_1617179365" r:id="rId61"/>
        </w:object>
      </w:r>
      <w:r w:rsidR="00566BE1" w:rsidRPr="00DC555B">
        <w:rPr>
          <w:rFonts w:ascii="Arial" w:hAnsi="Arial" w:cs="Arial"/>
          <w:color w:val="222222"/>
          <w:szCs w:val="24"/>
        </w:rPr>
        <w:t xml:space="preserve"> </w:t>
      </w:r>
      <w:r w:rsidRPr="00DC555B">
        <w:rPr>
          <w:rFonts w:ascii="Arial" w:hAnsi="Arial" w:cs="Arial"/>
          <w:color w:val="222222"/>
          <w:szCs w:val="24"/>
        </w:rPr>
        <w:t xml:space="preserve"> </w:t>
      </w:r>
    </w:p>
    <w:p w14:paraId="6ABBBF30" w14:textId="77777777" w:rsidR="001E156F" w:rsidRPr="00DC555B" w:rsidRDefault="00450D26" w:rsidP="00DC555B">
      <w:pPr>
        <w:pStyle w:val="ListParagraph"/>
        <w:numPr>
          <w:ilvl w:val="0"/>
          <w:numId w:val="8"/>
        </w:numPr>
        <w:spacing w:line="360" w:lineRule="auto"/>
        <w:ind w:firstLineChars="0"/>
        <w:rPr>
          <w:rFonts w:ascii="Arial" w:hAnsi="Arial" w:cs="Arial"/>
          <w:color w:val="222222"/>
          <w:szCs w:val="24"/>
        </w:rPr>
      </w:pPr>
      <w:r w:rsidRPr="00DC555B">
        <w:rPr>
          <w:rFonts w:ascii="Arial" w:hAnsi="Arial" w:cs="Arial" w:hint="eastAsia"/>
          <w:color w:val="222222"/>
          <w:szCs w:val="24"/>
        </w:rPr>
        <w:t xml:space="preserve"> </w:t>
      </w:r>
      <w:r w:rsidR="00566BE1" w:rsidRPr="00DC555B">
        <w:rPr>
          <w:rFonts w:ascii="Arial" w:hAnsi="Arial" w:cs="Arial" w:hint="eastAsia"/>
          <w:color w:val="222222"/>
          <w:szCs w:val="24"/>
        </w:rPr>
        <w:t>艾林</w:t>
      </w:r>
      <w:r w:rsidR="00935EC7" w:rsidRPr="00DC555B">
        <w:rPr>
          <w:rFonts w:ascii="Arial" w:hAnsi="Arial" w:cs="Arial" w:hint="eastAsia"/>
          <w:color w:val="222222"/>
          <w:szCs w:val="24"/>
        </w:rPr>
        <w:t>（</w:t>
      </w:r>
      <w:r w:rsidR="00935EC7" w:rsidRPr="00DC555B">
        <w:rPr>
          <w:rFonts w:ascii="Arial" w:hAnsi="Arial" w:cs="Arial" w:hint="eastAsia"/>
          <w:color w:val="222222"/>
          <w:szCs w:val="24"/>
        </w:rPr>
        <w:t>Eying</w:t>
      </w:r>
      <w:r w:rsidR="00935EC7" w:rsidRPr="00DC555B">
        <w:rPr>
          <w:rFonts w:ascii="Arial" w:hAnsi="Arial" w:cs="Arial" w:hint="eastAsia"/>
          <w:color w:val="222222"/>
          <w:szCs w:val="24"/>
        </w:rPr>
        <w:t>）模型</w:t>
      </w:r>
    </w:p>
    <w:p w14:paraId="6ABBBF31" w14:textId="77777777" w:rsidR="00935EC7" w:rsidRPr="00DC555B" w:rsidRDefault="00191C49" w:rsidP="00DC555B">
      <w:pPr>
        <w:spacing w:line="360" w:lineRule="auto"/>
        <w:ind w:firstLineChars="200" w:firstLine="480"/>
        <w:rPr>
          <w:rFonts w:ascii="Arial" w:hAnsi="Arial" w:cs="Arial"/>
          <w:color w:val="222222"/>
          <w:szCs w:val="24"/>
        </w:rPr>
      </w:pPr>
      <w:r w:rsidRPr="00DC555B">
        <w:rPr>
          <w:rFonts w:ascii="Arial" w:hAnsi="Arial" w:cs="Arial" w:hint="eastAsia"/>
          <w:color w:val="222222"/>
          <w:szCs w:val="24"/>
        </w:rPr>
        <w:t>艾林模型的提出是</w:t>
      </w:r>
      <w:r w:rsidRPr="00DC555B">
        <w:rPr>
          <w:rFonts w:ascii="Arial" w:hAnsi="Arial" w:cs="Arial"/>
          <w:color w:val="222222"/>
          <w:szCs w:val="24"/>
        </w:rPr>
        <w:t>基于量子力学理论。该模型其实也是描述了产品寿命和温度之间的关系，</w:t>
      </w:r>
      <w:r w:rsidR="00034E74" w:rsidRPr="00DC555B">
        <w:rPr>
          <w:rFonts w:ascii="Arial" w:hAnsi="Arial" w:cs="Arial"/>
          <w:color w:val="222222"/>
          <w:szCs w:val="24"/>
        </w:rPr>
        <w:t>表达式如下：</w:t>
      </w:r>
    </w:p>
    <w:p w14:paraId="6ABBBF32" w14:textId="77777777" w:rsidR="00034E74" w:rsidRPr="00DC555B" w:rsidRDefault="00F0727D" w:rsidP="00B815AE">
      <w:pPr>
        <w:pStyle w:val="a"/>
      </w:pPr>
      <w:r>
        <w:rPr>
          <w:rFonts w:hint="eastAsia"/>
        </w:rPr>
        <w:tab/>
      </w:r>
      <w:r w:rsidR="00034E74" w:rsidRPr="00DC555B">
        <w:object w:dxaOrig="1600" w:dyaOrig="680" w14:anchorId="6ABBC31C">
          <v:shape id="_x0000_i1050" type="#_x0000_t75" style="width:80.25pt;height:35.25pt" o:ole="">
            <v:imagedata r:id="rId62" o:title=""/>
          </v:shape>
          <o:OLEObject Type="Embed" ProgID="Equation.DSMT4" ShapeID="_x0000_i1050" DrawAspect="Content" ObjectID="_1617179366" r:id="rId63"/>
        </w:object>
      </w:r>
      <w:r>
        <w:rPr>
          <w:rFonts w:hint="eastAsia"/>
        </w:rPr>
        <w:tab/>
      </w:r>
      <w:r w:rsidR="003F11CF" w:rsidRPr="00F0727D">
        <w:rPr>
          <w:rFonts w:asciiTheme="minorEastAsia" w:hAnsiTheme="minorEastAsia" w:hint="eastAsia"/>
        </w:rPr>
        <w:t>（</w:t>
      </w:r>
      <w:r>
        <w:rPr>
          <w:rFonts w:asciiTheme="minorEastAsia" w:hAnsiTheme="minorEastAsia" w:hint="eastAsia"/>
        </w:rPr>
        <w:t>2-4</w:t>
      </w:r>
      <w:r w:rsidR="003F11CF" w:rsidRPr="00F0727D">
        <w:rPr>
          <w:rFonts w:asciiTheme="minorEastAsia" w:hAnsiTheme="minorEastAsia" w:hint="eastAsia"/>
        </w:rPr>
        <w:t>）</w:t>
      </w:r>
    </w:p>
    <w:p w14:paraId="6ABBBF33" w14:textId="77777777" w:rsidR="009D549A" w:rsidRPr="00DC555B" w:rsidRDefault="009D549A" w:rsidP="0065297F">
      <w:pPr>
        <w:spacing w:line="360" w:lineRule="auto"/>
        <w:ind w:firstLineChars="200" w:firstLine="480"/>
        <w:rPr>
          <w:rFonts w:ascii="Arial" w:hAnsi="Arial" w:cs="Arial"/>
          <w:color w:val="222222"/>
          <w:szCs w:val="24"/>
        </w:rPr>
      </w:pPr>
      <w:r w:rsidRPr="00DC555B">
        <w:rPr>
          <w:rFonts w:ascii="Arial" w:hAnsi="Arial" w:cs="Arial" w:hint="eastAsia"/>
          <w:color w:val="222222"/>
          <w:szCs w:val="24"/>
        </w:rPr>
        <w:t>其中</w:t>
      </w:r>
      <w:r w:rsidRPr="00DC555B">
        <w:rPr>
          <w:rFonts w:ascii="Arial" w:hAnsi="Arial" w:cs="Arial" w:hint="eastAsia"/>
          <w:color w:val="222222"/>
          <w:szCs w:val="24"/>
        </w:rPr>
        <w:t>A</w:t>
      </w:r>
      <w:r w:rsidRPr="00DC555B">
        <w:rPr>
          <w:rFonts w:ascii="Arial" w:hAnsi="Arial" w:cs="Arial" w:hint="eastAsia"/>
          <w:color w:val="222222"/>
          <w:szCs w:val="24"/>
        </w:rPr>
        <w:t>与</w:t>
      </w:r>
      <w:r w:rsidRPr="00DC555B">
        <w:rPr>
          <w:rFonts w:ascii="Arial" w:hAnsi="Arial" w:cs="Arial" w:hint="eastAsia"/>
          <w:color w:val="222222"/>
          <w:szCs w:val="24"/>
        </w:rPr>
        <w:t>B</w:t>
      </w:r>
      <w:r w:rsidRPr="00DC555B">
        <w:rPr>
          <w:rFonts w:ascii="Arial" w:hAnsi="Arial" w:cs="Arial" w:hint="eastAsia"/>
          <w:color w:val="222222"/>
          <w:szCs w:val="24"/>
        </w:rPr>
        <w:t>是待定的常数，</w:t>
      </w:r>
      <w:r w:rsidRPr="00DC555B">
        <w:rPr>
          <w:position w:val="-10"/>
          <w:szCs w:val="24"/>
        </w:rPr>
        <w:object w:dxaOrig="200" w:dyaOrig="320" w14:anchorId="6ABBC31D">
          <v:shape id="_x0000_i1051" type="#_x0000_t75" style="width:9.75pt;height:15.75pt" o:ole="">
            <v:imagedata r:id="rId64" o:title=""/>
          </v:shape>
          <o:OLEObject Type="Embed" ProgID="Equation.DSMT4" ShapeID="_x0000_i1051" DrawAspect="Content" ObjectID="_1617179367" r:id="rId65"/>
        </w:object>
      </w:r>
      <w:r w:rsidRPr="00DC555B">
        <w:rPr>
          <w:rFonts w:ascii="Arial" w:hAnsi="Arial" w:cs="Arial"/>
          <w:color w:val="222222"/>
          <w:szCs w:val="24"/>
        </w:rPr>
        <w:t>仍然是寿命特征，</w:t>
      </w:r>
      <w:r w:rsidRPr="00DC555B">
        <w:rPr>
          <w:rFonts w:ascii="Arial" w:hAnsi="Arial" w:cs="Arial" w:hint="eastAsia"/>
          <w:color w:val="222222"/>
          <w:szCs w:val="24"/>
        </w:rPr>
        <w:t>K</w:t>
      </w:r>
      <w:r w:rsidRPr="00DC555B">
        <w:rPr>
          <w:rFonts w:ascii="Arial" w:hAnsi="Arial" w:cs="Arial" w:hint="eastAsia"/>
          <w:color w:val="222222"/>
          <w:szCs w:val="24"/>
        </w:rPr>
        <w:t>与上述一样，还是波尔兹曼常数，</w:t>
      </w:r>
      <w:r w:rsidRPr="00DC555B">
        <w:rPr>
          <w:rFonts w:ascii="Arial" w:hAnsi="Arial" w:cs="Arial" w:hint="eastAsia"/>
          <w:color w:val="222222"/>
          <w:szCs w:val="24"/>
        </w:rPr>
        <w:t>T</w:t>
      </w:r>
      <w:r w:rsidRPr="00DC555B">
        <w:rPr>
          <w:rFonts w:ascii="Arial" w:hAnsi="Arial" w:cs="Arial" w:hint="eastAsia"/>
          <w:color w:val="222222"/>
          <w:szCs w:val="24"/>
        </w:rPr>
        <w:t>是绝对温度，从中可以看出</w:t>
      </w:r>
      <w:r w:rsidR="00450D26" w:rsidRPr="00DC555B">
        <w:rPr>
          <w:rFonts w:ascii="Arial" w:hAnsi="Arial" w:cs="Arial" w:hint="eastAsia"/>
          <w:color w:val="222222"/>
          <w:szCs w:val="24"/>
        </w:rPr>
        <w:t>它其实表示的是某些产品的寿命特征与绝对温度的函数。</w:t>
      </w:r>
      <w:r w:rsidRPr="00DC555B">
        <w:rPr>
          <w:rFonts w:ascii="Arial" w:hAnsi="Arial" w:cs="Arial" w:hint="eastAsia"/>
          <w:color w:val="222222"/>
          <w:szCs w:val="24"/>
        </w:rPr>
        <w:t>它与</w:t>
      </w:r>
      <w:r w:rsidRPr="00DC555B">
        <w:rPr>
          <w:rFonts w:ascii="Arial" w:hAnsi="Arial" w:cs="Arial"/>
          <w:color w:val="222222"/>
          <w:szCs w:val="24"/>
        </w:rPr>
        <w:t>Arrhenius</w:t>
      </w:r>
      <w:r w:rsidRPr="00DC555B">
        <w:rPr>
          <w:rFonts w:ascii="Arial" w:hAnsi="Arial" w:cs="Arial"/>
          <w:color w:val="222222"/>
          <w:szCs w:val="24"/>
        </w:rPr>
        <w:t>模型就相差一个因子</w:t>
      </w:r>
      <w:r w:rsidRPr="00DC555B">
        <w:rPr>
          <w:position w:val="-24"/>
          <w:szCs w:val="24"/>
        </w:rPr>
        <w:object w:dxaOrig="279" w:dyaOrig="620" w14:anchorId="6ABBC31E">
          <v:shape id="_x0000_i1052" type="#_x0000_t75" style="width:14.25pt;height:30.75pt" o:ole="">
            <v:imagedata r:id="rId66" o:title=""/>
          </v:shape>
          <o:OLEObject Type="Embed" ProgID="Equation.DSMT4" ShapeID="_x0000_i1052" DrawAspect="Content" ObjectID="_1617179368" r:id="rId67"/>
        </w:object>
      </w:r>
      <w:r w:rsidRPr="00DC555B">
        <w:rPr>
          <w:rFonts w:ascii="Arial" w:hAnsi="Arial" w:cs="Arial"/>
          <w:color w:val="222222"/>
          <w:szCs w:val="24"/>
        </w:rPr>
        <w:t>。当绝对温度</w:t>
      </w:r>
      <w:r w:rsidRPr="00DC555B">
        <w:rPr>
          <w:rFonts w:ascii="Arial" w:hAnsi="Arial" w:cs="Arial" w:hint="eastAsia"/>
          <w:color w:val="222222"/>
          <w:szCs w:val="24"/>
        </w:rPr>
        <w:t>T</w:t>
      </w:r>
      <w:r w:rsidRPr="00DC555B">
        <w:rPr>
          <w:rFonts w:ascii="Arial" w:hAnsi="Arial" w:cs="Arial" w:hint="eastAsia"/>
          <w:color w:val="222222"/>
          <w:szCs w:val="24"/>
        </w:rPr>
        <w:t>的变化范围相对较小时</w:t>
      </w:r>
      <w:r w:rsidR="00450D26" w:rsidRPr="00DC555B">
        <w:rPr>
          <w:rFonts w:ascii="Arial" w:hAnsi="Arial" w:cs="Arial" w:hint="eastAsia"/>
          <w:color w:val="222222"/>
          <w:szCs w:val="24"/>
        </w:rPr>
        <w:t>，</w:t>
      </w:r>
      <w:r w:rsidR="00450D26" w:rsidRPr="00DC555B">
        <w:rPr>
          <w:rFonts w:ascii="Arial" w:hAnsi="Arial" w:cs="Arial"/>
          <w:color w:val="222222"/>
          <w:position w:val="-24"/>
          <w:szCs w:val="24"/>
        </w:rPr>
        <w:object w:dxaOrig="279" w:dyaOrig="620" w14:anchorId="6ABBC31F">
          <v:shape id="_x0000_i1053" type="#_x0000_t75" style="width:14.25pt;height:30.75pt" o:ole="">
            <v:imagedata r:id="rId68" o:title=""/>
          </v:shape>
          <o:OLEObject Type="Embed" ProgID="Equation.DSMT4" ShapeID="_x0000_i1053" DrawAspect="Content" ObjectID="_1617179369" r:id="rId69"/>
        </w:object>
      </w:r>
      <w:r w:rsidR="00450D26" w:rsidRPr="00DC555B">
        <w:rPr>
          <w:rFonts w:ascii="Arial" w:hAnsi="Arial" w:cs="Arial"/>
          <w:color w:val="222222"/>
          <w:szCs w:val="24"/>
        </w:rPr>
        <w:t>可以当做常数来看待，</w:t>
      </w:r>
      <w:r w:rsidR="00450D26" w:rsidRPr="00DC555B">
        <w:rPr>
          <w:rFonts w:ascii="Arial" w:hAnsi="Arial" w:cs="Arial" w:hint="eastAsia"/>
          <w:color w:val="222222"/>
          <w:szCs w:val="24"/>
        </w:rPr>
        <w:t>此时</w:t>
      </w:r>
      <w:r w:rsidRPr="00DC555B">
        <w:rPr>
          <w:rFonts w:ascii="Arial" w:hAnsi="Arial" w:cs="Arial" w:hint="eastAsia"/>
          <w:color w:val="222222"/>
          <w:szCs w:val="24"/>
        </w:rPr>
        <w:t>艾林模型</w:t>
      </w:r>
      <w:r w:rsidR="00450D26" w:rsidRPr="00DC555B">
        <w:rPr>
          <w:rFonts w:ascii="Arial" w:hAnsi="Arial" w:cs="Arial" w:hint="eastAsia"/>
          <w:color w:val="222222"/>
          <w:szCs w:val="24"/>
        </w:rPr>
        <w:t>与</w:t>
      </w:r>
      <w:r w:rsidR="00D24CD3" w:rsidRPr="00DC555B">
        <w:rPr>
          <w:rFonts w:ascii="Arial" w:hAnsi="Arial" w:cs="Arial"/>
          <w:color w:val="222222"/>
          <w:szCs w:val="24"/>
        </w:rPr>
        <w:t>阿伦尼斯</w:t>
      </w:r>
      <w:r w:rsidR="00450D26" w:rsidRPr="00DC555B">
        <w:rPr>
          <w:rFonts w:ascii="Arial" w:hAnsi="Arial" w:cs="Arial"/>
          <w:color w:val="222222"/>
          <w:szCs w:val="24"/>
        </w:rPr>
        <w:t>模型近似。</w:t>
      </w:r>
      <w:r w:rsidR="0065297F" w:rsidRPr="00DC555B">
        <w:t>在</w:t>
      </w:r>
      <w:r w:rsidR="0065297F" w:rsidRPr="00DC555B">
        <w:rPr>
          <w:rFonts w:hint="eastAsia"/>
        </w:rPr>
        <w:t>1941</w:t>
      </w:r>
      <w:r w:rsidR="0065297F" w:rsidRPr="00DC555B">
        <w:rPr>
          <w:rFonts w:hint="eastAsia"/>
        </w:rPr>
        <w:t>年</w:t>
      </w:r>
      <w:r w:rsidR="0065297F" w:rsidRPr="00DC555B">
        <w:t>艾林模型得到了扩展，这个扩展模型不仅描述了产品寿命和温度应力的关系、同时还加入了电压这种应力，表达式如下：</w:t>
      </w:r>
    </w:p>
    <w:p w14:paraId="6ABBBF34" w14:textId="77777777" w:rsidR="002F003A" w:rsidRPr="00DC555B" w:rsidRDefault="00B815AE" w:rsidP="00B815AE">
      <w:pPr>
        <w:pStyle w:val="a"/>
      </w:pPr>
      <w:r>
        <w:rPr>
          <w:rFonts w:hint="eastAsia"/>
        </w:rPr>
        <w:tab/>
      </w:r>
      <w:r w:rsidR="00D35592" w:rsidRPr="00DC555B">
        <w:object w:dxaOrig="3420" w:dyaOrig="720" w14:anchorId="6ABBC320">
          <v:shape id="_x0000_i1054" type="#_x0000_t75" style="width:171pt;height:36pt" o:ole="">
            <v:imagedata r:id="rId70" o:title=""/>
          </v:shape>
          <o:OLEObject Type="Embed" ProgID="Equation.DSMT4" ShapeID="_x0000_i1054" DrawAspect="Content" ObjectID="_1617179370" r:id="rId71"/>
        </w:object>
      </w:r>
      <w:r>
        <w:rPr>
          <w:rFonts w:hint="eastAsia"/>
        </w:rPr>
        <w:tab/>
      </w:r>
      <w:r w:rsidR="003F11CF" w:rsidRPr="00F0727D">
        <w:rPr>
          <w:rFonts w:asciiTheme="minorEastAsia" w:hAnsiTheme="minorEastAsia" w:hint="eastAsia"/>
        </w:rPr>
        <w:t>（</w:t>
      </w:r>
      <w:r w:rsidR="00F0727D" w:rsidRPr="00F0727D">
        <w:rPr>
          <w:rFonts w:asciiTheme="minorEastAsia" w:hAnsiTheme="minorEastAsia" w:hint="eastAsia"/>
        </w:rPr>
        <w:t>2-5</w:t>
      </w:r>
      <w:r w:rsidR="003F11CF" w:rsidRPr="00F0727D">
        <w:rPr>
          <w:rFonts w:asciiTheme="minorEastAsia" w:hAnsiTheme="minorEastAsia" w:hint="eastAsia"/>
        </w:rPr>
        <w:t>）</w:t>
      </w:r>
    </w:p>
    <w:p w14:paraId="6ABBBF35" w14:textId="77777777" w:rsidR="002F003A" w:rsidRPr="00DC555B" w:rsidRDefault="002F003A" w:rsidP="00DC555B">
      <w:pPr>
        <w:spacing w:line="360" w:lineRule="auto"/>
        <w:rPr>
          <w:rFonts w:ascii="Arial" w:hAnsi="Arial" w:cs="Arial"/>
          <w:color w:val="222222"/>
          <w:szCs w:val="24"/>
        </w:rPr>
      </w:pPr>
      <w:r w:rsidRPr="00DC555B">
        <w:rPr>
          <w:rFonts w:ascii="Arial" w:hAnsi="Arial" w:cs="Arial" w:hint="eastAsia"/>
          <w:color w:val="222222"/>
          <w:szCs w:val="24"/>
        </w:rPr>
        <w:t>A,B,C,D</w:t>
      </w:r>
      <w:r w:rsidRPr="00DC555B">
        <w:rPr>
          <w:rFonts w:ascii="Arial" w:hAnsi="Arial" w:cs="Arial" w:hint="eastAsia"/>
          <w:color w:val="222222"/>
          <w:szCs w:val="24"/>
        </w:rPr>
        <w:t>还是待定的常数，</w:t>
      </w:r>
      <w:r w:rsidR="00F4667E" w:rsidRPr="00DC555B">
        <w:rPr>
          <w:rFonts w:ascii="Arial" w:hAnsi="Arial" w:cs="Arial" w:hint="eastAsia"/>
          <w:color w:val="222222"/>
          <w:szCs w:val="24"/>
        </w:rPr>
        <w:t>K</w:t>
      </w:r>
      <w:r w:rsidR="00F4667E" w:rsidRPr="00DC555B">
        <w:rPr>
          <w:rFonts w:ascii="Arial" w:hAnsi="Arial" w:cs="Arial" w:hint="eastAsia"/>
          <w:color w:val="222222"/>
          <w:szCs w:val="24"/>
        </w:rPr>
        <w:t>，</w:t>
      </w:r>
      <w:r w:rsidR="00F4667E" w:rsidRPr="00DC555B">
        <w:rPr>
          <w:rFonts w:ascii="Arial" w:hAnsi="Arial" w:cs="Arial" w:hint="eastAsia"/>
          <w:color w:val="222222"/>
          <w:szCs w:val="24"/>
        </w:rPr>
        <w:t>T</w:t>
      </w:r>
      <w:r w:rsidR="00F4667E" w:rsidRPr="00DC555B">
        <w:rPr>
          <w:rFonts w:ascii="Arial" w:hAnsi="Arial" w:cs="Arial" w:hint="eastAsia"/>
          <w:color w:val="222222"/>
          <w:szCs w:val="24"/>
        </w:rPr>
        <w:t>与上述一样。</w:t>
      </w:r>
    </w:p>
    <w:p w14:paraId="6ABBBF36" w14:textId="77777777" w:rsidR="005B4E53" w:rsidRPr="00DC555B" w:rsidRDefault="00704E1F" w:rsidP="00DC555B">
      <w:pPr>
        <w:spacing w:line="360" w:lineRule="auto"/>
        <w:rPr>
          <w:szCs w:val="24"/>
        </w:rPr>
      </w:pPr>
      <w:r w:rsidRPr="00DC555B">
        <w:rPr>
          <w:rFonts w:hint="eastAsia"/>
          <w:szCs w:val="24"/>
        </w:rPr>
        <w:t>2.</w:t>
      </w:r>
      <w:r w:rsidR="00F4667E" w:rsidRPr="00DC555B">
        <w:rPr>
          <w:szCs w:val="24"/>
        </w:rPr>
        <w:t>经验加速模型</w:t>
      </w:r>
    </w:p>
    <w:p w14:paraId="6ABBBF37" w14:textId="77777777" w:rsidR="005B4E53" w:rsidRPr="00DC555B" w:rsidRDefault="005B4E53" w:rsidP="00DC555B">
      <w:pPr>
        <w:spacing w:line="360" w:lineRule="auto"/>
        <w:ind w:firstLineChars="200" w:firstLine="480"/>
        <w:rPr>
          <w:bCs/>
          <w:color w:val="000000" w:themeColor="text1"/>
          <w:szCs w:val="24"/>
        </w:rPr>
      </w:pPr>
      <w:r w:rsidRPr="00DC555B">
        <w:rPr>
          <w:bCs/>
          <w:szCs w:val="24"/>
        </w:rPr>
        <w:t>经验加速模型</w:t>
      </w:r>
      <w:r w:rsidRPr="00DC555B">
        <w:rPr>
          <w:rFonts w:ascii="Arial" w:hAnsi="Arial" w:cs="Arial"/>
          <w:color w:val="222222"/>
          <w:szCs w:val="24"/>
        </w:rPr>
        <w:t>顾名思义就是根据经验得到的。最常用的经验加速模型是逆幂律模型</w:t>
      </w:r>
      <w:r w:rsidRPr="00DC555B">
        <w:rPr>
          <w:bCs/>
          <w:szCs w:val="24"/>
        </w:rPr>
        <w:t>，它的应力指标可以是电压或者时压力，</w:t>
      </w:r>
      <w:r w:rsidRPr="00DC555B">
        <w:rPr>
          <w:rFonts w:hint="eastAsia"/>
          <w:bCs/>
          <w:szCs w:val="24"/>
        </w:rPr>
        <w:t>在加速寿命试验中用电应力</w:t>
      </w:r>
      <w:r w:rsidRPr="00DC555B">
        <w:rPr>
          <w:rFonts w:hint="eastAsia"/>
          <w:bCs/>
          <w:szCs w:val="24"/>
        </w:rPr>
        <w:t>(</w:t>
      </w:r>
      <w:r w:rsidRPr="00DC555B">
        <w:rPr>
          <w:rFonts w:hint="eastAsia"/>
          <w:bCs/>
          <w:szCs w:val="24"/>
        </w:rPr>
        <w:t>如电压电流功率等</w:t>
      </w:r>
      <w:r w:rsidRPr="00DC555B">
        <w:rPr>
          <w:rFonts w:hint="eastAsia"/>
          <w:bCs/>
          <w:szCs w:val="24"/>
        </w:rPr>
        <w:t>)</w:t>
      </w:r>
      <w:r w:rsidRPr="00DC555B">
        <w:rPr>
          <w:rFonts w:hint="eastAsia"/>
          <w:bCs/>
          <w:szCs w:val="24"/>
        </w:rPr>
        <w:t>作为加速应力也是常见的，比如</w:t>
      </w:r>
      <w:r w:rsidRPr="00DC555B">
        <w:rPr>
          <w:rFonts w:hint="eastAsia"/>
          <w:bCs/>
          <w:szCs w:val="24"/>
        </w:rPr>
        <w:t>2.1.1</w:t>
      </w:r>
      <w:r w:rsidRPr="00DC555B">
        <w:rPr>
          <w:rFonts w:hint="eastAsia"/>
          <w:bCs/>
          <w:szCs w:val="24"/>
        </w:rPr>
        <w:t>节中加大电灯泡电压使其失效的例子，</w:t>
      </w:r>
      <w:r w:rsidRPr="00DC555B">
        <w:rPr>
          <w:rFonts w:ascii="Arial" w:hAnsi="Arial" w:cs="Arial"/>
          <w:color w:val="222222"/>
          <w:szCs w:val="24"/>
        </w:rPr>
        <w:t>逆幂律模型的公式如下</w:t>
      </w:r>
      <w:r w:rsidRPr="00DC555B">
        <w:rPr>
          <w:rFonts w:hint="eastAsia"/>
          <w:bCs/>
          <w:szCs w:val="24"/>
        </w:rPr>
        <w:t>；</w:t>
      </w:r>
    </w:p>
    <w:p w14:paraId="6ABBBF38" w14:textId="77777777" w:rsidR="00381ABC" w:rsidRPr="00DC555B" w:rsidRDefault="00F0727D" w:rsidP="00F0727D">
      <w:pPr>
        <w:pStyle w:val="a"/>
      </w:pPr>
      <w:r>
        <w:rPr>
          <w:rFonts w:hint="eastAsia"/>
        </w:rPr>
        <w:tab/>
      </w:r>
      <w:r w:rsidR="00381ABC" w:rsidRPr="00DC555B">
        <w:object w:dxaOrig="740" w:dyaOrig="360" w14:anchorId="6ABBC321">
          <v:shape id="_x0000_i1055" type="#_x0000_t75" style="width:37.5pt;height:18.75pt" o:ole="">
            <v:imagedata r:id="rId72" o:title=""/>
          </v:shape>
          <o:OLEObject Type="Embed" ProgID="Equation.DSMT4" ShapeID="_x0000_i1055" DrawAspect="Content" ObjectID="_1617179371" r:id="rId73"/>
        </w:object>
      </w:r>
      <w:r>
        <w:rPr>
          <w:rFonts w:hint="eastAsia"/>
        </w:rPr>
        <w:tab/>
      </w:r>
      <w:r w:rsidR="003F11CF" w:rsidRPr="00F0727D">
        <w:rPr>
          <w:rFonts w:asciiTheme="minorEastAsia" w:hAnsiTheme="minorEastAsia"/>
        </w:rPr>
        <w:t>（</w:t>
      </w:r>
      <w:r w:rsidRPr="00F0727D">
        <w:rPr>
          <w:rFonts w:asciiTheme="minorEastAsia" w:hAnsiTheme="minorEastAsia" w:hint="eastAsia"/>
        </w:rPr>
        <w:t>2-6</w:t>
      </w:r>
      <w:r w:rsidR="003F11CF" w:rsidRPr="00F0727D">
        <w:rPr>
          <w:rFonts w:asciiTheme="minorEastAsia" w:hAnsiTheme="minorEastAsia"/>
        </w:rPr>
        <w:t>）</w:t>
      </w:r>
    </w:p>
    <w:p w14:paraId="6ABBBF39" w14:textId="77777777" w:rsidR="00034E74" w:rsidRPr="00DC555B" w:rsidRDefault="00381ABC" w:rsidP="00DC555B">
      <w:pPr>
        <w:spacing w:line="360" w:lineRule="auto"/>
        <w:rPr>
          <w:rFonts w:ascii="Arial" w:hAnsi="Arial" w:cs="Arial"/>
          <w:color w:val="222222"/>
          <w:szCs w:val="24"/>
        </w:rPr>
      </w:pPr>
      <w:r w:rsidRPr="00DC555B">
        <w:rPr>
          <w:rFonts w:ascii="Arial" w:hAnsi="Arial" w:cs="Arial" w:hint="eastAsia"/>
          <w:color w:val="222222"/>
          <w:szCs w:val="24"/>
        </w:rPr>
        <w:t>此公式中的符号分别有如下解释：</w:t>
      </w:r>
    </w:p>
    <w:p w14:paraId="6ABBBF3A" w14:textId="77777777" w:rsidR="00381ABC" w:rsidRPr="00DC555B" w:rsidRDefault="005B4E53" w:rsidP="00DC555B">
      <w:pPr>
        <w:spacing w:line="360" w:lineRule="auto"/>
        <w:ind w:firstLineChars="200" w:firstLine="480"/>
        <w:rPr>
          <w:rFonts w:ascii="Arial" w:hAnsi="Arial" w:cs="Arial"/>
          <w:color w:val="222222"/>
          <w:szCs w:val="24"/>
        </w:rPr>
      </w:pPr>
      <w:r w:rsidRPr="00DC555B">
        <w:rPr>
          <w:rFonts w:ascii="Arial" w:hAnsi="Arial" w:cs="Arial"/>
          <w:color w:val="222222"/>
          <w:position w:val="-10"/>
          <w:szCs w:val="24"/>
        </w:rPr>
        <w:object w:dxaOrig="1860" w:dyaOrig="340" w14:anchorId="6ABBC322">
          <v:shape id="_x0000_i1056" type="#_x0000_t75" style="width:93pt;height:16.5pt" o:ole="">
            <v:imagedata r:id="rId74" o:title=""/>
          </v:shape>
          <o:OLEObject Type="Embed" ProgID="Equation.DSMT4" ShapeID="_x0000_i1056" DrawAspect="Content" ObjectID="_1617179372" r:id="rId75"/>
        </w:object>
      </w:r>
      <w:r w:rsidR="00381ABC" w:rsidRPr="00DC555B">
        <w:rPr>
          <w:rFonts w:ascii="Arial" w:hAnsi="Arial" w:cs="Arial"/>
          <w:color w:val="222222"/>
          <w:szCs w:val="24"/>
        </w:rPr>
        <w:t>。</w:t>
      </w:r>
    </w:p>
    <w:p w14:paraId="6ABBBF3B" w14:textId="77777777" w:rsidR="00381ABC" w:rsidRPr="00DC555B" w:rsidRDefault="00381ABC" w:rsidP="00DC555B">
      <w:pPr>
        <w:spacing w:line="360" w:lineRule="auto"/>
        <w:ind w:firstLineChars="200" w:firstLine="480"/>
        <w:rPr>
          <w:rFonts w:ascii="Arial" w:hAnsi="Arial" w:cs="Arial"/>
          <w:color w:val="222222"/>
          <w:szCs w:val="24"/>
        </w:rPr>
      </w:pPr>
      <w:r w:rsidRPr="00DC555B">
        <w:rPr>
          <w:rFonts w:ascii="Arial" w:hAnsi="Arial" w:cs="Arial" w:hint="eastAsia"/>
          <w:color w:val="222222"/>
          <w:szCs w:val="24"/>
        </w:rPr>
        <w:t>A</w:t>
      </w:r>
      <w:r w:rsidRPr="00DC555B">
        <w:rPr>
          <w:rFonts w:ascii="Arial" w:hAnsi="Arial" w:cs="Arial" w:hint="eastAsia"/>
          <w:color w:val="222222"/>
          <w:szCs w:val="24"/>
        </w:rPr>
        <w:t>是一个正常数。</w:t>
      </w:r>
    </w:p>
    <w:p w14:paraId="6ABBBF3C" w14:textId="77777777" w:rsidR="00381ABC" w:rsidRPr="00DC555B" w:rsidRDefault="00381ABC" w:rsidP="00DC555B">
      <w:pPr>
        <w:spacing w:line="360" w:lineRule="auto"/>
        <w:ind w:firstLineChars="200" w:firstLine="480"/>
        <w:rPr>
          <w:rFonts w:ascii="Arial" w:hAnsi="Arial" w:cs="Arial"/>
          <w:color w:val="222222"/>
          <w:szCs w:val="24"/>
        </w:rPr>
      </w:pPr>
      <w:r w:rsidRPr="00DC555B">
        <w:rPr>
          <w:rFonts w:ascii="Arial" w:hAnsi="Arial" w:cs="Arial" w:hint="eastAsia"/>
          <w:color w:val="222222"/>
          <w:szCs w:val="24"/>
        </w:rPr>
        <w:t>c</w:t>
      </w:r>
      <w:r w:rsidRPr="00DC555B">
        <w:rPr>
          <w:rFonts w:ascii="Arial" w:hAnsi="Arial" w:cs="Arial" w:hint="eastAsia"/>
          <w:color w:val="222222"/>
          <w:szCs w:val="24"/>
        </w:rPr>
        <w:t>是一个与激活能有关的正常数。</w:t>
      </w:r>
    </w:p>
    <w:p w14:paraId="6ABBBF3D" w14:textId="77777777" w:rsidR="00783DEA" w:rsidRPr="00DC555B" w:rsidRDefault="00783DEA" w:rsidP="00DC555B">
      <w:pPr>
        <w:spacing w:line="360" w:lineRule="auto"/>
        <w:ind w:firstLineChars="200" w:firstLine="480"/>
        <w:rPr>
          <w:rFonts w:ascii="Arial" w:hAnsi="Arial" w:cs="Arial"/>
          <w:color w:val="222222"/>
          <w:szCs w:val="24"/>
        </w:rPr>
      </w:pPr>
      <w:r w:rsidRPr="00DC555B">
        <w:rPr>
          <w:rFonts w:ascii="Arial" w:hAnsi="Arial" w:cs="Arial"/>
          <w:color w:val="222222"/>
          <w:position w:val="-6"/>
          <w:szCs w:val="24"/>
        </w:rPr>
        <w:object w:dxaOrig="180" w:dyaOrig="220" w14:anchorId="6ABBC323">
          <v:shape id="_x0000_i1057" type="#_x0000_t75" style="width:9pt;height:11.25pt" o:ole="">
            <v:imagedata r:id="rId76" o:title=""/>
          </v:shape>
          <o:OLEObject Type="Embed" ProgID="Equation.DSMT4" ShapeID="_x0000_i1057" DrawAspect="Content" ObjectID="_1617179373" r:id="rId77"/>
        </w:object>
      </w:r>
      <w:r w:rsidRPr="00DC555B">
        <w:rPr>
          <w:rFonts w:ascii="Arial" w:hAnsi="Arial" w:cs="Arial"/>
          <w:color w:val="222222"/>
          <w:szCs w:val="24"/>
        </w:rPr>
        <w:t>是应力，常用电压</w:t>
      </w:r>
    </w:p>
    <w:p w14:paraId="6ABBBF3E" w14:textId="77777777" w:rsidR="00783DEA" w:rsidRPr="00DC555B" w:rsidRDefault="00783DEA" w:rsidP="00DC555B">
      <w:pPr>
        <w:spacing w:line="360" w:lineRule="auto"/>
        <w:ind w:firstLineChars="200" w:firstLine="480"/>
        <w:rPr>
          <w:rFonts w:ascii="Arial" w:hAnsi="Arial" w:cs="Arial"/>
          <w:color w:val="222222"/>
          <w:szCs w:val="24"/>
        </w:rPr>
      </w:pPr>
      <w:r w:rsidRPr="00DC555B">
        <w:rPr>
          <w:rFonts w:ascii="Arial" w:hAnsi="Arial" w:cs="Arial" w:hint="eastAsia"/>
          <w:color w:val="222222"/>
          <w:szCs w:val="24"/>
        </w:rPr>
        <w:t>由关系式可以看出，逆幂律模型它表示产品的寿命特征是应力的负次幂函数，将模型两边取对数来使其线性化，可以得到：</w:t>
      </w:r>
    </w:p>
    <w:p w14:paraId="6ABBBF3F" w14:textId="77777777" w:rsidR="00923C35" w:rsidRPr="00DC555B" w:rsidRDefault="00F0727D" w:rsidP="00F0727D">
      <w:pPr>
        <w:pStyle w:val="a"/>
      </w:pPr>
      <w:r>
        <w:rPr>
          <w:rFonts w:hint="eastAsia"/>
        </w:rPr>
        <w:tab/>
      </w:r>
      <w:r w:rsidR="00783DEA" w:rsidRPr="00DC555B">
        <w:object w:dxaOrig="1480" w:dyaOrig="320" w14:anchorId="6ABBC324">
          <v:shape id="_x0000_i1058" type="#_x0000_t75" style="width:73.5pt;height:15.75pt" o:ole="">
            <v:imagedata r:id="rId78" o:title=""/>
          </v:shape>
          <o:OLEObject Type="Embed" ProgID="Equation.DSMT4" ShapeID="_x0000_i1058" DrawAspect="Content" ObjectID="_1617179374" r:id="rId79"/>
        </w:object>
      </w:r>
      <w:r>
        <w:rPr>
          <w:rFonts w:hint="eastAsia"/>
        </w:rPr>
        <w:tab/>
      </w:r>
      <w:r w:rsidR="003F11CF" w:rsidRPr="00F0727D">
        <w:rPr>
          <w:rFonts w:asciiTheme="minorEastAsia" w:hAnsiTheme="minorEastAsia" w:hint="eastAsia"/>
        </w:rPr>
        <w:t>（</w:t>
      </w:r>
      <w:r w:rsidRPr="00F0727D">
        <w:rPr>
          <w:rFonts w:asciiTheme="minorEastAsia" w:hAnsiTheme="minorEastAsia" w:hint="eastAsia"/>
        </w:rPr>
        <w:t>2-7</w:t>
      </w:r>
      <w:r w:rsidR="003F11CF" w:rsidRPr="00F0727D">
        <w:rPr>
          <w:rFonts w:asciiTheme="minorEastAsia" w:hAnsiTheme="minorEastAsia" w:hint="eastAsia"/>
        </w:rPr>
        <w:t>）</w:t>
      </w:r>
    </w:p>
    <w:p w14:paraId="6ABBBF40" w14:textId="77777777" w:rsidR="00923C35" w:rsidRPr="00DC555B" w:rsidRDefault="00783DEA" w:rsidP="00DC555B">
      <w:pPr>
        <w:spacing w:line="360" w:lineRule="auto"/>
        <w:ind w:firstLineChars="200" w:firstLine="480"/>
        <w:rPr>
          <w:bCs/>
          <w:szCs w:val="24"/>
        </w:rPr>
      </w:pPr>
      <w:r w:rsidRPr="00DC555B">
        <w:rPr>
          <w:rFonts w:hint="eastAsia"/>
          <w:bCs/>
          <w:szCs w:val="24"/>
        </w:rPr>
        <w:t>其中</w:t>
      </w:r>
      <w:r w:rsidRPr="00DC555B">
        <w:rPr>
          <w:bCs/>
          <w:position w:val="-6"/>
          <w:szCs w:val="24"/>
        </w:rPr>
        <w:object w:dxaOrig="820" w:dyaOrig="279" w14:anchorId="6ABBC325">
          <v:shape id="_x0000_i1059" type="#_x0000_t75" style="width:41.25pt;height:14.25pt" o:ole="">
            <v:imagedata r:id="rId80" o:title=""/>
          </v:shape>
          <o:OLEObject Type="Embed" ProgID="Equation.DSMT4" ShapeID="_x0000_i1059" DrawAspect="Content" ObjectID="_1617179375" r:id="rId81"/>
        </w:object>
      </w:r>
      <w:r w:rsidRPr="00DC555B">
        <w:rPr>
          <w:bCs/>
          <w:szCs w:val="24"/>
        </w:rPr>
        <w:t>，</w:t>
      </w:r>
      <w:r w:rsidRPr="00DC555B">
        <w:rPr>
          <w:bCs/>
          <w:position w:val="-6"/>
          <w:szCs w:val="24"/>
        </w:rPr>
        <w:object w:dxaOrig="680" w:dyaOrig="279" w14:anchorId="6ABBC326">
          <v:shape id="_x0000_i1060" type="#_x0000_t75" style="width:35.25pt;height:14.25pt" o:ole="">
            <v:imagedata r:id="rId82" o:title=""/>
          </v:shape>
          <o:OLEObject Type="Embed" ProgID="Equation.DSMT4" ShapeID="_x0000_i1060" DrawAspect="Content" ObjectID="_1617179376" r:id="rId83"/>
        </w:object>
      </w:r>
      <w:r w:rsidRPr="00DC555B">
        <w:rPr>
          <w:bCs/>
          <w:szCs w:val="24"/>
        </w:rPr>
        <w:t xml:space="preserve"> </w:t>
      </w:r>
      <w:r w:rsidRPr="00DC555B">
        <w:rPr>
          <w:rFonts w:hint="eastAsia"/>
          <w:bCs/>
          <w:szCs w:val="24"/>
        </w:rPr>
        <w:t>,</w:t>
      </w:r>
      <w:r w:rsidRPr="00DC555B">
        <w:rPr>
          <w:bCs/>
          <w:position w:val="-6"/>
          <w:szCs w:val="24"/>
        </w:rPr>
        <w:object w:dxaOrig="200" w:dyaOrig="220" w14:anchorId="6ABBC327">
          <v:shape id="_x0000_i1061" type="#_x0000_t75" style="width:9.75pt;height:11.25pt" o:ole="">
            <v:imagedata r:id="rId84" o:title=""/>
          </v:shape>
          <o:OLEObject Type="Embed" ProgID="Equation.DSMT4" ShapeID="_x0000_i1061" DrawAspect="Content" ObjectID="_1617179377" r:id="rId85"/>
        </w:object>
      </w:r>
      <m:oMath>
        <m:r>
          <m:rPr>
            <m:sty m:val="p"/>
          </m:rPr>
          <w:rPr>
            <w:rFonts w:ascii="Cambria Math" w:hAnsi="Cambria Math"/>
            <w:szCs w:val="24"/>
          </w:rPr>
          <m:t>&gt;0</m:t>
        </m:r>
      </m:oMath>
      <w:r w:rsidR="00B91DB6" w:rsidRPr="00DC555B">
        <w:rPr>
          <w:bCs/>
          <w:szCs w:val="24"/>
        </w:rPr>
        <w:t>。</w:t>
      </w:r>
    </w:p>
    <w:p w14:paraId="6ABBBF41" w14:textId="77777777" w:rsidR="003B4870" w:rsidRPr="00DC555B" w:rsidRDefault="00C109FB" w:rsidP="00DC555B">
      <w:pPr>
        <w:spacing w:line="360" w:lineRule="auto"/>
        <w:ind w:firstLineChars="200" w:firstLine="480"/>
        <w:rPr>
          <w:bCs/>
          <w:szCs w:val="24"/>
        </w:rPr>
      </w:pPr>
      <w:r w:rsidRPr="00DC555B">
        <w:rPr>
          <w:rFonts w:hint="eastAsia"/>
          <w:bCs/>
          <w:szCs w:val="24"/>
        </w:rPr>
        <w:t>由于阿伦尼斯模型与逆幂律模型作为单应力简单模型，所以是最常用的模型。</w:t>
      </w:r>
      <w:r w:rsidR="003B4870" w:rsidRPr="00DC555B">
        <w:rPr>
          <w:rFonts w:hint="eastAsia"/>
          <w:bCs/>
          <w:szCs w:val="24"/>
        </w:rPr>
        <w:t>它们的</w:t>
      </w:r>
      <w:r w:rsidRPr="00DC555B">
        <w:rPr>
          <w:rFonts w:hint="eastAsia"/>
          <w:bCs/>
          <w:szCs w:val="24"/>
        </w:rPr>
        <w:t>线性形式可以写为如下形式：</w:t>
      </w:r>
    </w:p>
    <w:p w14:paraId="6ABBBF42" w14:textId="77777777" w:rsidR="00C109FB" w:rsidRPr="00DC555B" w:rsidRDefault="00F0727D" w:rsidP="00F0727D">
      <w:pPr>
        <w:pStyle w:val="a"/>
      </w:pPr>
      <w:r>
        <w:rPr>
          <w:rFonts w:hint="eastAsia"/>
        </w:rPr>
        <w:tab/>
      </w:r>
      <w:r w:rsidR="007C723D" w:rsidRPr="00DC555B">
        <w:object w:dxaOrig="1520" w:dyaOrig="320" w14:anchorId="6ABBC328">
          <v:shape id="_x0000_i1062" type="#_x0000_t75" style="width:75.75pt;height:15.75pt" o:ole="">
            <v:imagedata r:id="rId86" o:title=""/>
          </v:shape>
          <o:OLEObject Type="Embed" ProgID="Equation.DSMT4" ShapeID="_x0000_i1062" DrawAspect="Content" ObjectID="_1617179378" r:id="rId87"/>
        </w:object>
      </w:r>
      <w:r w:rsidR="007C723D" w:rsidRPr="00DC555B">
        <w:t xml:space="preserve"> </w:t>
      </w:r>
      <w:r w:rsidR="003F2F74" w:rsidRPr="00DC555B">
        <w:t>（</w:t>
      </w:r>
      <w:r w:rsidR="003F2F74" w:rsidRPr="00DC555B">
        <w:object w:dxaOrig="200" w:dyaOrig="260" w14:anchorId="6ABBC329">
          <v:shape id="_x0000_i1063" type="#_x0000_t75" style="width:9.75pt;height:13.5pt" o:ole="">
            <v:imagedata r:id="rId88" o:title=""/>
          </v:shape>
          <o:OLEObject Type="Embed" ProgID="Equation.DSMT4" ShapeID="_x0000_i1063" DrawAspect="Content" ObjectID="_1617179379" r:id="rId89"/>
        </w:object>
      </w:r>
      <w:r w:rsidR="003F2F74" w:rsidRPr="00DC555B">
        <w:t>表示寿命特征，</w:t>
      </w:r>
      <w:r w:rsidR="003F2F74" w:rsidRPr="00DC555B">
        <w:object w:dxaOrig="520" w:dyaOrig="320" w14:anchorId="6ABBC32A">
          <v:shape id="_x0000_i1064" type="#_x0000_t75" style="width:26.25pt;height:15.75pt" o:ole="">
            <v:imagedata r:id="rId90" o:title=""/>
          </v:shape>
          <o:OLEObject Type="Embed" ProgID="Equation.DSMT4" ShapeID="_x0000_i1064" DrawAspect="Content" ObjectID="_1617179380" r:id="rId91"/>
        </w:object>
      </w:r>
      <w:r w:rsidR="003F2F74" w:rsidRPr="00DC555B">
        <w:t>是关于压力</w:t>
      </w:r>
      <w:r w:rsidR="003F2F74" w:rsidRPr="00DC555B">
        <w:rPr>
          <w:rFonts w:hint="eastAsia"/>
        </w:rPr>
        <w:t>s</w:t>
      </w:r>
      <w:r w:rsidR="003F2F74" w:rsidRPr="00DC555B">
        <w:t>的函数）</w:t>
      </w:r>
      <w:r>
        <w:rPr>
          <w:rFonts w:hint="eastAsia"/>
        </w:rPr>
        <w:tab/>
      </w:r>
      <w:r w:rsidR="003F11CF" w:rsidRPr="00F0727D">
        <w:rPr>
          <w:rFonts w:asciiTheme="minorEastAsia" w:hAnsiTheme="minorEastAsia"/>
        </w:rPr>
        <w:t>（</w:t>
      </w:r>
      <w:r w:rsidRPr="00F0727D">
        <w:rPr>
          <w:rFonts w:asciiTheme="minorEastAsia" w:hAnsiTheme="minorEastAsia" w:hint="eastAsia"/>
        </w:rPr>
        <w:t>2-8</w:t>
      </w:r>
      <w:r w:rsidR="003F11CF" w:rsidRPr="00F0727D">
        <w:rPr>
          <w:rFonts w:asciiTheme="minorEastAsia" w:hAnsiTheme="minorEastAsia"/>
        </w:rPr>
        <w:t>）</w:t>
      </w:r>
    </w:p>
    <w:p w14:paraId="6ABBBF43" w14:textId="77777777" w:rsidR="00935EC7" w:rsidRPr="00DC555B" w:rsidRDefault="00935EC7" w:rsidP="00DC555B">
      <w:pPr>
        <w:spacing w:line="360" w:lineRule="auto"/>
        <w:rPr>
          <w:bCs/>
          <w:szCs w:val="24"/>
        </w:rPr>
      </w:pPr>
    </w:p>
    <w:p w14:paraId="6ABBBF44" w14:textId="77777777" w:rsidR="00291F6F" w:rsidRPr="00DC555B" w:rsidRDefault="00291F6F" w:rsidP="0092278D">
      <w:pPr>
        <w:spacing w:line="360" w:lineRule="auto"/>
        <w:ind w:firstLineChars="200" w:firstLine="480"/>
        <w:rPr>
          <w:rFonts w:asciiTheme="majorEastAsia" w:eastAsiaTheme="majorEastAsia" w:hAnsiTheme="majorEastAsia"/>
          <w:szCs w:val="24"/>
        </w:rPr>
      </w:pPr>
      <w:r w:rsidRPr="00DC555B">
        <w:rPr>
          <w:rFonts w:asciiTheme="majorEastAsia" w:eastAsiaTheme="majorEastAsia" w:hAnsiTheme="majorEastAsia" w:hint="eastAsia"/>
          <w:szCs w:val="24"/>
        </w:rPr>
        <w:t>四、</w:t>
      </w:r>
      <w:r w:rsidR="00C13FA7" w:rsidRPr="00DC555B">
        <w:rPr>
          <w:rFonts w:asciiTheme="majorEastAsia" w:eastAsiaTheme="majorEastAsia" w:hAnsiTheme="majorEastAsia" w:hint="eastAsia"/>
          <w:szCs w:val="24"/>
        </w:rPr>
        <w:t>加速模型在常见的</w:t>
      </w:r>
      <w:r w:rsidR="003F2F74" w:rsidRPr="00DC555B">
        <w:rPr>
          <w:rFonts w:asciiTheme="majorEastAsia" w:eastAsiaTheme="majorEastAsia" w:hAnsiTheme="majorEastAsia" w:hint="eastAsia"/>
          <w:szCs w:val="24"/>
        </w:rPr>
        <w:t>寿命分布</w:t>
      </w:r>
      <w:r w:rsidR="00C13FA7" w:rsidRPr="00DC555B">
        <w:rPr>
          <w:rFonts w:asciiTheme="majorEastAsia" w:eastAsiaTheme="majorEastAsia" w:hAnsiTheme="majorEastAsia" w:hint="eastAsia"/>
          <w:szCs w:val="24"/>
        </w:rPr>
        <w:t>中的应用</w:t>
      </w:r>
    </w:p>
    <w:p w14:paraId="6ABBBF45" w14:textId="77777777" w:rsidR="00C13FA7" w:rsidRPr="00DC555B" w:rsidRDefault="00C13FA7" w:rsidP="0092278D">
      <w:pPr>
        <w:pStyle w:val="ListParagraph"/>
        <w:numPr>
          <w:ilvl w:val="0"/>
          <w:numId w:val="12"/>
        </w:numPr>
        <w:spacing w:line="360" w:lineRule="auto"/>
        <w:ind w:firstLineChars="0"/>
        <w:rPr>
          <w:rFonts w:asciiTheme="majorEastAsia" w:eastAsiaTheme="majorEastAsia" w:hAnsiTheme="majorEastAsia"/>
          <w:bCs/>
          <w:color w:val="000000" w:themeColor="text1"/>
          <w:szCs w:val="24"/>
        </w:rPr>
      </w:pPr>
      <w:r w:rsidRPr="00DC555B">
        <w:rPr>
          <w:rFonts w:hint="eastAsia"/>
          <w:bCs/>
          <w:color w:val="000000" w:themeColor="text1"/>
          <w:szCs w:val="24"/>
        </w:rPr>
        <w:t>几种常见的寿命分布</w:t>
      </w:r>
    </w:p>
    <w:p w14:paraId="6ABBBF46" w14:textId="77777777" w:rsidR="00C13FA7" w:rsidRPr="0092278D" w:rsidRDefault="00C13FA7" w:rsidP="0092278D">
      <w:pPr>
        <w:spacing w:line="360" w:lineRule="auto"/>
        <w:ind w:firstLine="420"/>
        <w:rPr>
          <w:rFonts w:asciiTheme="minorEastAsia" w:hAnsiTheme="minorEastAsia"/>
        </w:rPr>
      </w:pPr>
      <w:r w:rsidRPr="0092278D">
        <w:rPr>
          <w:rFonts w:asciiTheme="minorEastAsia" w:hAnsiTheme="minorEastAsia" w:hint="eastAsia"/>
        </w:rPr>
        <w:t>在可靠性分析中几种常见的连续性寿命分布有：指数分布，</w:t>
      </w:r>
      <w:r w:rsidRPr="0092278D">
        <w:rPr>
          <w:rFonts w:asciiTheme="minorEastAsia" w:hAnsiTheme="minorEastAsia"/>
        </w:rPr>
        <w:t>Weibull</w:t>
      </w:r>
      <w:r w:rsidRPr="0092278D">
        <w:rPr>
          <w:rFonts w:asciiTheme="minorEastAsia" w:hAnsiTheme="minorEastAsia" w:hint="eastAsia"/>
        </w:rPr>
        <w:t>分布，对数正态分布</w:t>
      </w:r>
      <w:r w:rsidR="006C5FBF" w:rsidRPr="0092278D">
        <w:rPr>
          <w:rFonts w:asciiTheme="minorEastAsia" w:hAnsiTheme="minorEastAsia" w:hint="eastAsia"/>
        </w:rPr>
        <w:t>。</w:t>
      </w:r>
    </w:p>
    <w:p w14:paraId="6ABBBF47" w14:textId="77777777" w:rsidR="006C5FBF" w:rsidRPr="00DC555B" w:rsidRDefault="00975C49" w:rsidP="0092278D">
      <w:pPr>
        <w:spacing w:line="360" w:lineRule="auto"/>
        <w:ind w:firstLineChars="100" w:firstLine="240"/>
        <w:rPr>
          <w:bCs/>
          <w:color w:val="000000" w:themeColor="text1"/>
          <w:szCs w:val="24"/>
        </w:rPr>
      </w:pPr>
      <w:r w:rsidRPr="00DC555B">
        <w:rPr>
          <w:rFonts w:hint="eastAsia"/>
          <w:bCs/>
          <w:color w:val="000000" w:themeColor="text1"/>
          <w:szCs w:val="24"/>
        </w:rPr>
        <w:t>（</w:t>
      </w:r>
      <w:r w:rsidRPr="00DC555B">
        <w:rPr>
          <w:rFonts w:hint="eastAsia"/>
          <w:bCs/>
          <w:color w:val="000000" w:themeColor="text1"/>
          <w:szCs w:val="24"/>
        </w:rPr>
        <w:t>1</w:t>
      </w:r>
      <w:r w:rsidRPr="00DC555B">
        <w:rPr>
          <w:rFonts w:hint="eastAsia"/>
          <w:bCs/>
          <w:color w:val="000000" w:themeColor="text1"/>
          <w:szCs w:val="24"/>
        </w:rPr>
        <w:t>）</w:t>
      </w:r>
      <w:r w:rsidR="006C5FBF" w:rsidRPr="00DC555B">
        <w:rPr>
          <w:rFonts w:hint="eastAsia"/>
          <w:bCs/>
          <w:color w:val="000000" w:themeColor="text1"/>
          <w:szCs w:val="24"/>
        </w:rPr>
        <w:t>指数分布</w:t>
      </w:r>
    </w:p>
    <w:p w14:paraId="6ABBBF48" w14:textId="77777777" w:rsidR="006C5FBF" w:rsidRPr="00DC555B" w:rsidRDefault="00975C49" w:rsidP="00DC555B">
      <w:pPr>
        <w:spacing w:line="360" w:lineRule="auto"/>
        <w:ind w:leftChars="114" w:left="274" w:firstLineChars="200" w:firstLine="480"/>
        <w:rPr>
          <w:bCs/>
          <w:color w:val="000000" w:themeColor="text1"/>
          <w:szCs w:val="24"/>
        </w:rPr>
      </w:pPr>
      <w:r w:rsidRPr="00DC555B">
        <w:rPr>
          <w:rFonts w:hint="eastAsia"/>
          <w:bCs/>
          <w:color w:val="000000" w:themeColor="text1"/>
          <w:szCs w:val="24"/>
        </w:rPr>
        <w:t>指数分布是一种连续分布，许多电子元器件的寿命分布都服从指数分布</w:t>
      </w:r>
      <w:r w:rsidR="00333007" w:rsidRPr="00DC555B">
        <w:rPr>
          <w:rFonts w:hint="eastAsia"/>
          <w:bCs/>
          <w:color w:val="000000" w:themeColor="text1"/>
          <w:szCs w:val="24"/>
        </w:rPr>
        <w:t>，许多系统的寿命也可以用指数分布来近似，指数分布经常用于可靠性</w:t>
      </w:r>
      <w:r w:rsidR="001B6367" w:rsidRPr="00DC555B">
        <w:rPr>
          <w:rFonts w:hint="eastAsia"/>
          <w:bCs/>
          <w:color w:val="000000" w:themeColor="text1"/>
          <w:szCs w:val="24"/>
        </w:rPr>
        <w:t>研究中的一种寿命分布，其概率密度函数为：</w:t>
      </w:r>
    </w:p>
    <w:p w14:paraId="6ABBBF49" w14:textId="77777777" w:rsidR="001B6367" w:rsidRPr="00DC555B" w:rsidRDefault="00F0727D" w:rsidP="00F0727D">
      <w:pPr>
        <w:pStyle w:val="a"/>
        <w:ind w:firstLineChars="100" w:firstLine="240"/>
      </w:pPr>
      <w:r>
        <w:rPr>
          <w:rFonts w:hint="eastAsia"/>
          <w:position w:val="-10"/>
        </w:rPr>
        <w:tab/>
      </w:r>
      <w:r w:rsidR="00032C46" w:rsidRPr="00DC555B">
        <w:rPr>
          <w:position w:val="-10"/>
        </w:rPr>
        <w:object w:dxaOrig="1200" w:dyaOrig="360" w14:anchorId="6ABBC32B">
          <v:shape id="_x0000_i1065" type="#_x0000_t75" style="width:60.75pt;height:18.75pt" o:ole="">
            <v:imagedata r:id="rId92" o:title=""/>
          </v:shape>
          <o:OLEObject Type="Embed" ProgID="Equation.DSMT4" ShapeID="_x0000_i1065" DrawAspect="Content" ObjectID="_1617179381" r:id="rId93"/>
        </w:object>
      </w:r>
      <w:r>
        <w:rPr>
          <w:position w:val="-10"/>
        </w:rPr>
        <w:t>（</w:t>
      </w:r>
      <w:r w:rsidR="00032C46" w:rsidRPr="00F0727D">
        <w:rPr>
          <w:position w:val="-10"/>
        </w:rPr>
        <w:object w:dxaOrig="560" w:dyaOrig="279" w14:anchorId="6ABBC32C">
          <v:shape id="_x0000_i1066" type="#_x0000_t75" style="width:27.75pt;height:14.25pt" o:ole="">
            <v:imagedata r:id="rId94" o:title=""/>
          </v:shape>
          <o:OLEObject Type="Embed" ProgID="Equation.DSMT4" ShapeID="_x0000_i1066" DrawAspect="Content" ObjectID="_1617179382" r:id="rId95"/>
        </w:object>
      </w:r>
      <w:r w:rsidR="00032C46" w:rsidRPr="00F0727D">
        <w:rPr>
          <w:rFonts w:hint="eastAsia"/>
          <w:position w:val="-10"/>
        </w:rPr>
        <w:t>，</w:t>
      </w:r>
      <w:r w:rsidR="005E0103" w:rsidRPr="00F0727D">
        <w:rPr>
          <w:position w:val="-10"/>
        </w:rPr>
        <w:object w:dxaOrig="499" w:dyaOrig="279" w14:anchorId="6ABBC32D">
          <v:shape id="_x0000_i1067" type="#_x0000_t75" style="width:24.75pt;height:14.25pt" o:ole="">
            <v:imagedata r:id="rId96" o:title=""/>
          </v:shape>
          <o:OLEObject Type="Embed" ProgID="Equation.DSMT4" ShapeID="_x0000_i1067" DrawAspect="Content" ObjectID="_1617179383" r:id="rId97"/>
        </w:object>
      </w:r>
      <w:r>
        <w:rPr>
          <w:position w:val="-10"/>
        </w:rPr>
        <w:t>）</w:t>
      </w:r>
      <w:r>
        <w:rPr>
          <w:rFonts w:hint="eastAsia"/>
          <w:position w:val="-10"/>
        </w:rPr>
        <w:tab/>
      </w:r>
      <w:r w:rsidRPr="00F0727D">
        <w:rPr>
          <w:rFonts w:asciiTheme="minorEastAsia" w:hAnsiTheme="minorEastAsia"/>
          <w:position w:val="-10"/>
        </w:rPr>
        <w:t>（2-9）</w:t>
      </w:r>
      <w:r w:rsidR="003F11CF" w:rsidRPr="00DC555B">
        <w:rPr>
          <w:rFonts w:hint="eastAsia"/>
        </w:rPr>
        <w:t xml:space="preserve">                               </w:t>
      </w:r>
      <w:r w:rsidR="004C6A3C" w:rsidRPr="00DC555B">
        <w:tab/>
      </w:r>
    </w:p>
    <w:p w14:paraId="6ABBBF4A" w14:textId="77777777" w:rsidR="00032C46" w:rsidRPr="00DC555B" w:rsidRDefault="005E0103" w:rsidP="00F0727D">
      <w:pPr>
        <w:spacing w:line="360" w:lineRule="auto"/>
        <w:ind w:firstLineChars="100" w:firstLine="240"/>
        <w:rPr>
          <w:bCs/>
          <w:color w:val="000000" w:themeColor="text1"/>
          <w:szCs w:val="24"/>
        </w:rPr>
      </w:pPr>
      <w:r w:rsidRPr="00DC555B">
        <w:rPr>
          <w:rFonts w:hint="eastAsia"/>
          <w:bCs/>
          <w:color w:val="000000" w:themeColor="text1"/>
          <w:szCs w:val="24"/>
        </w:rPr>
        <w:t>累积分布函数</w:t>
      </w:r>
      <w:r w:rsidR="00AD0859" w:rsidRPr="00DC555B">
        <w:rPr>
          <w:rFonts w:hint="eastAsia"/>
          <w:bCs/>
          <w:color w:val="000000" w:themeColor="text1"/>
          <w:szCs w:val="24"/>
        </w:rPr>
        <w:t>（失效概率）</w:t>
      </w:r>
      <w:r w:rsidRPr="00DC555B">
        <w:rPr>
          <w:rFonts w:hint="eastAsia"/>
          <w:bCs/>
          <w:color w:val="000000" w:themeColor="text1"/>
          <w:szCs w:val="24"/>
        </w:rPr>
        <w:t>为：</w:t>
      </w:r>
    </w:p>
    <w:p w14:paraId="6ABBBF4B" w14:textId="77777777" w:rsidR="005E0103" w:rsidRPr="00DC555B" w:rsidRDefault="005E0103" w:rsidP="00C06020">
      <w:pPr>
        <w:pStyle w:val="a"/>
      </w:pPr>
      <w:r w:rsidRPr="00DC555B">
        <w:rPr>
          <w:rFonts w:hint="eastAsia"/>
        </w:rPr>
        <w:t xml:space="preserve"> </w:t>
      </w:r>
      <w:r w:rsidR="00C06020">
        <w:rPr>
          <w:rFonts w:hint="eastAsia"/>
        </w:rPr>
        <w:tab/>
      </w:r>
      <w:r w:rsidR="00873E89" w:rsidRPr="00DC555B">
        <w:object w:dxaOrig="1359" w:dyaOrig="360" w14:anchorId="6ABBC32E">
          <v:shape id="_x0000_i1068" type="#_x0000_t75" style="width:68.25pt;height:18.75pt" o:ole="">
            <v:imagedata r:id="rId98" o:title=""/>
          </v:shape>
          <o:OLEObject Type="Embed" ProgID="Equation.DSMT4" ShapeID="_x0000_i1068" DrawAspect="Content" ObjectID="_1617179384" r:id="rId99"/>
        </w:object>
      </w:r>
      <w:r w:rsidR="00C06020">
        <w:t>（</w:t>
      </w:r>
      <w:r w:rsidR="00C06020" w:rsidRPr="00F0727D">
        <w:object w:dxaOrig="560" w:dyaOrig="279" w14:anchorId="6ABBC32F">
          <v:shape id="_x0000_i1069" type="#_x0000_t75" style="width:27.75pt;height:14.25pt" o:ole="">
            <v:imagedata r:id="rId94" o:title=""/>
          </v:shape>
          <o:OLEObject Type="Embed" ProgID="Equation.DSMT4" ShapeID="_x0000_i1069" DrawAspect="Content" ObjectID="_1617179385" r:id="rId100"/>
        </w:object>
      </w:r>
      <w:r w:rsidR="00C06020" w:rsidRPr="00F0727D">
        <w:rPr>
          <w:rFonts w:hint="eastAsia"/>
        </w:rPr>
        <w:t>，</w:t>
      </w:r>
      <w:r w:rsidR="00C06020" w:rsidRPr="00F0727D">
        <w:object w:dxaOrig="499" w:dyaOrig="279" w14:anchorId="6ABBC330">
          <v:shape id="_x0000_i1070" type="#_x0000_t75" style="width:24.75pt;height:14.25pt" o:ole="">
            <v:imagedata r:id="rId96" o:title=""/>
          </v:shape>
          <o:OLEObject Type="Embed" ProgID="Equation.DSMT4" ShapeID="_x0000_i1070" DrawAspect="Content" ObjectID="_1617179386" r:id="rId101"/>
        </w:object>
      </w:r>
      <w:r w:rsidR="00C06020">
        <w:t>）</w:t>
      </w:r>
      <w:r w:rsidR="00C06020">
        <w:rPr>
          <w:rFonts w:hint="eastAsia"/>
        </w:rPr>
        <w:tab/>
      </w:r>
      <w:r w:rsidR="00C06020" w:rsidRPr="00C06020">
        <w:rPr>
          <w:rFonts w:asciiTheme="minorEastAsia" w:hAnsiTheme="minorEastAsia"/>
        </w:rPr>
        <w:t>（2-10）</w:t>
      </w:r>
    </w:p>
    <w:p w14:paraId="6ABBBF4C" w14:textId="77777777" w:rsidR="005E0103" w:rsidRPr="00DC555B" w:rsidRDefault="005E0103" w:rsidP="00DC555B">
      <w:pPr>
        <w:spacing w:line="360" w:lineRule="auto"/>
        <w:rPr>
          <w:bCs/>
          <w:color w:val="000000" w:themeColor="text1"/>
          <w:szCs w:val="24"/>
        </w:rPr>
      </w:pPr>
      <w:r w:rsidRPr="00DC555B">
        <w:rPr>
          <w:rFonts w:hint="eastAsia"/>
          <w:bCs/>
          <w:color w:val="000000" w:themeColor="text1"/>
          <w:szCs w:val="24"/>
        </w:rPr>
        <w:t>均值和方差为：</w:t>
      </w:r>
    </w:p>
    <w:p w14:paraId="6ABBBF4D" w14:textId="77777777" w:rsidR="00975C49" w:rsidRPr="00DC555B" w:rsidRDefault="00C06020" w:rsidP="00C06020">
      <w:pPr>
        <w:pStyle w:val="a"/>
      </w:pPr>
      <w:r>
        <w:rPr>
          <w:rFonts w:hint="eastAsia"/>
        </w:rPr>
        <w:tab/>
      </w:r>
      <w:r w:rsidR="005E0103" w:rsidRPr="00DC555B">
        <w:object w:dxaOrig="1020" w:dyaOrig="360" w14:anchorId="6ABBC331">
          <v:shape id="_x0000_i1071" type="#_x0000_t75" style="width:51pt;height:18.75pt" o:ole="">
            <v:imagedata r:id="rId102" o:title=""/>
          </v:shape>
          <o:OLEObject Type="Embed" ProgID="Equation.DSMT4" ShapeID="_x0000_i1071" DrawAspect="Content" ObjectID="_1617179387" r:id="rId103"/>
        </w:object>
      </w:r>
      <w:r>
        <w:rPr>
          <w:rFonts w:hint="eastAsia"/>
        </w:rPr>
        <w:t xml:space="preserve"> </w:t>
      </w:r>
      <w:r w:rsidR="00530FE6" w:rsidRPr="00DC555B">
        <w:object w:dxaOrig="1200" w:dyaOrig="360" w14:anchorId="6ABBC332">
          <v:shape id="_x0000_i1072" type="#_x0000_t75" style="width:60.75pt;height:18.75pt" o:ole="">
            <v:imagedata r:id="rId104" o:title=""/>
          </v:shape>
          <o:OLEObject Type="Embed" ProgID="Equation.DSMT4" ShapeID="_x0000_i1072" DrawAspect="Content" ObjectID="_1617179388" r:id="rId105"/>
        </w:object>
      </w:r>
      <w:r>
        <w:rPr>
          <w:rFonts w:hint="eastAsia"/>
        </w:rPr>
        <w:tab/>
      </w:r>
      <w:r w:rsidR="003F11CF" w:rsidRPr="00C06020">
        <w:rPr>
          <w:rFonts w:asciiTheme="minorEastAsia" w:hAnsiTheme="minorEastAsia"/>
        </w:rPr>
        <w:t>（</w:t>
      </w:r>
      <w:r w:rsidRPr="00C06020">
        <w:rPr>
          <w:rFonts w:asciiTheme="minorEastAsia" w:hAnsiTheme="minorEastAsia" w:hint="eastAsia"/>
        </w:rPr>
        <w:t>2-11</w:t>
      </w:r>
      <w:r w:rsidR="003F11CF" w:rsidRPr="00C06020">
        <w:rPr>
          <w:rFonts w:asciiTheme="minorEastAsia" w:hAnsiTheme="minorEastAsia"/>
        </w:rPr>
        <w:t>）</w:t>
      </w:r>
    </w:p>
    <w:p w14:paraId="6ABBBF4E" w14:textId="77777777" w:rsidR="004C6A3C" w:rsidRPr="00DC555B" w:rsidRDefault="00530FE6" w:rsidP="00DC555B">
      <w:pPr>
        <w:spacing w:line="360" w:lineRule="auto"/>
        <w:rPr>
          <w:bCs/>
          <w:color w:val="000000" w:themeColor="text1"/>
          <w:szCs w:val="24"/>
        </w:rPr>
      </w:pPr>
      <w:r w:rsidRPr="00DC555B">
        <w:rPr>
          <w:rFonts w:hint="eastAsia"/>
          <w:bCs/>
          <w:color w:val="000000" w:themeColor="text1"/>
          <w:szCs w:val="24"/>
        </w:rPr>
        <w:t>可靠度函数为：</w:t>
      </w:r>
    </w:p>
    <w:p w14:paraId="6ABBBF4F" w14:textId="77777777" w:rsidR="00AD3615" w:rsidRPr="00DC555B" w:rsidRDefault="00C06020" w:rsidP="00C06020">
      <w:pPr>
        <w:pStyle w:val="a"/>
      </w:pPr>
      <w:r>
        <w:rPr>
          <w:rFonts w:hint="eastAsia"/>
        </w:rPr>
        <w:tab/>
      </w:r>
      <w:r w:rsidR="00873E89" w:rsidRPr="00DC555B">
        <w:object w:dxaOrig="2000" w:dyaOrig="360" w14:anchorId="6ABBC333">
          <v:shape id="_x0000_i1073" type="#_x0000_t75" style="width:99.75pt;height:18.75pt" o:ole="">
            <v:imagedata r:id="rId106" o:title=""/>
          </v:shape>
          <o:OLEObject Type="Embed" ProgID="Equation.DSMT4" ShapeID="_x0000_i1073" DrawAspect="Content" ObjectID="_1617179389" r:id="rId107"/>
        </w:object>
      </w:r>
      <w:r>
        <w:rPr>
          <w:rFonts w:hint="eastAsia"/>
        </w:rPr>
        <w:tab/>
      </w:r>
      <w:r w:rsidRPr="00C06020">
        <w:rPr>
          <w:rFonts w:asciiTheme="minorEastAsia" w:hAnsiTheme="minorEastAsia" w:hint="eastAsia"/>
        </w:rPr>
        <w:t>（2-12）</w:t>
      </w:r>
      <w:r w:rsidR="003F11CF" w:rsidRPr="00DC555B">
        <w:rPr>
          <w:rFonts w:hint="eastAsia"/>
        </w:rPr>
        <w:t xml:space="preserve">                         </w:t>
      </w:r>
    </w:p>
    <w:p w14:paraId="6ABBBF50" w14:textId="77777777" w:rsidR="00534EC8" w:rsidRPr="00DC555B" w:rsidRDefault="00873E89" w:rsidP="00DC555B">
      <w:pPr>
        <w:spacing w:line="360" w:lineRule="auto"/>
        <w:ind w:firstLineChars="200" w:firstLine="480"/>
        <w:rPr>
          <w:bCs/>
          <w:color w:val="000000" w:themeColor="text1"/>
          <w:szCs w:val="24"/>
        </w:rPr>
      </w:pPr>
      <w:r w:rsidRPr="00DC555B">
        <w:rPr>
          <w:bCs/>
          <w:color w:val="000000" w:themeColor="text1"/>
          <w:szCs w:val="24"/>
        </w:rPr>
        <w:t>产品的可靠度是指产品在规定条件下和规定时间内，完成规定功能的概率，</w:t>
      </w:r>
      <w:r w:rsidR="00534EC8" w:rsidRPr="00DC555B">
        <w:rPr>
          <w:bCs/>
          <w:color w:val="000000" w:themeColor="text1"/>
          <w:szCs w:val="24"/>
        </w:rPr>
        <w:t>等价于产品的寿命</w:t>
      </w:r>
      <w:r w:rsidR="00534EC8" w:rsidRPr="00DC555B">
        <w:rPr>
          <w:rFonts w:hint="eastAsia"/>
          <w:bCs/>
          <w:color w:val="000000" w:themeColor="text1"/>
          <w:szCs w:val="24"/>
        </w:rPr>
        <w:t>T&gt;t</w:t>
      </w:r>
      <w:r w:rsidR="00534EC8" w:rsidRPr="00DC555B">
        <w:rPr>
          <w:rFonts w:hint="eastAsia"/>
          <w:bCs/>
          <w:color w:val="000000" w:themeColor="text1"/>
          <w:szCs w:val="24"/>
        </w:rPr>
        <w:t>的概率。可以用</w:t>
      </w:r>
      <w:r w:rsidR="00534EC8" w:rsidRPr="00DC555B">
        <w:rPr>
          <w:bCs/>
          <w:color w:val="000000" w:themeColor="text1"/>
          <w:position w:val="-10"/>
          <w:szCs w:val="24"/>
        </w:rPr>
        <w:object w:dxaOrig="480" w:dyaOrig="320" w14:anchorId="6ABBC334">
          <v:shape id="_x0000_i1074" type="#_x0000_t75" style="width:24.75pt;height:15.75pt" o:ole="">
            <v:imagedata r:id="rId108" o:title=""/>
          </v:shape>
          <o:OLEObject Type="Embed" ProgID="Equation.DSMT4" ShapeID="_x0000_i1074" DrawAspect="Content" ObjectID="_1617179390" r:id="rId109"/>
        </w:object>
      </w:r>
      <w:r w:rsidR="00534EC8" w:rsidRPr="00DC555B">
        <w:rPr>
          <w:bCs/>
          <w:color w:val="000000" w:themeColor="text1"/>
          <w:szCs w:val="24"/>
        </w:rPr>
        <w:t>表示可靠度函数，则</w:t>
      </w:r>
      <w:r w:rsidR="00534EC8" w:rsidRPr="00DC555B">
        <w:rPr>
          <w:bCs/>
          <w:color w:val="000000" w:themeColor="text1"/>
          <w:position w:val="-10"/>
          <w:szCs w:val="24"/>
        </w:rPr>
        <w:object w:dxaOrig="1380" w:dyaOrig="320" w14:anchorId="6ABBC335">
          <v:shape id="_x0000_i1075" type="#_x0000_t75" style="width:68.25pt;height:15.75pt" o:ole="">
            <v:imagedata r:id="rId110" o:title=""/>
          </v:shape>
          <o:OLEObject Type="Embed" ProgID="Equation.DSMT4" ShapeID="_x0000_i1075" DrawAspect="Content" ObjectID="_1617179391" r:id="rId111"/>
        </w:object>
      </w:r>
      <w:r w:rsidR="00AD0859" w:rsidRPr="00DC555B">
        <w:rPr>
          <w:bCs/>
          <w:color w:val="000000" w:themeColor="text1"/>
          <w:szCs w:val="24"/>
        </w:rPr>
        <w:t>。</w:t>
      </w:r>
    </w:p>
    <w:p w14:paraId="6ABBBF51" w14:textId="77777777" w:rsidR="00534EC8" w:rsidRPr="00DC555B" w:rsidRDefault="00AD0859" w:rsidP="00DC555B">
      <w:pPr>
        <w:spacing w:line="360" w:lineRule="auto"/>
        <w:ind w:firstLineChars="200" w:firstLine="480"/>
        <w:rPr>
          <w:bCs/>
          <w:color w:val="000000" w:themeColor="text1"/>
          <w:szCs w:val="24"/>
        </w:rPr>
      </w:pPr>
      <w:r w:rsidRPr="00DC555B">
        <w:rPr>
          <w:bCs/>
          <w:color w:val="000000" w:themeColor="text1"/>
          <w:szCs w:val="24"/>
        </w:rPr>
        <w:t>（</w:t>
      </w:r>
      <w:r w:rsidRPr="00DC555B">
        <w:rPr>
          <w:rFonts w:hint="eastAsia"/>
          <w:bCs/>
          <w:color w:val="000000" w:themeColor="text1"/>
          <w:szCs w:val="24"/>
        </w:rPr>
        <w:t>2</w:t>
      </w:r>
      <w:r w:rsidRPr="00DC555B">
        <w:rPr>
          <w:bCs/>
          <w:color w:val="000000" w:themeColor="text1"/>
          <w:szCs w:val="24"/>
        </w:rPr>
        <w:t>）</w:t>
      </w:r>
      <w:r w:rsidR="008E71A9" w:rsidRPr="00DC555B">
        <w:rPr>
          <w:bCs/>
          <w:color w:val="000000" w:themeColor="text1"/>
          <w:szCs w:val="24"/>
        </w:rPr>
        <w:t>Weibull</w:t>
      </w:r>
      <w:r w:rsidR="008E71A9" w:rsidRPr="00DC555B">
        <w:rPr>
          <w:rFonts w:hint="eastAsia"/>
          <w:bCs/>
          <w:color w:val="000000" w:themeColor="text1"/>
          <w:szCs w:val="24"/>
        </w:rPr>
        <w:t>分布</w:t>
      </w:r>
    </w:p>
    <w:p w14:paraId="6ABBBF52" w14:textId="77777777" w:rsidR="008E71A9" w:rsidRPr="00DC555B" w:rsidRDefault="00A25405" w:rsidP="00DC555B">
      <w:pPr>
        <w:spacing w:line="360" w:lineRule="auto"/>
        <w:ind w:firstLineChars="200" w:firstLine="480"/>
        <w:rPr>
          <w:bCs/>
          <w:color w:val="000000" w:themeColor="text1"/>
          <w:szCs w:val="24"/>
        </w:rPr>
      </w:pPr>
      <w:r w:rsidRPr="00DC555B">
        <w:rPr>
          <w:bCs/>
          <w:color w:val="000000" w:themeColor="text1"/>
          <w:szCs w:val="24"/>
        </w:rPr>
        <w:t>Weibull</w:t>
      </w:r>
      <w:r w:rsidRPr="00DC555B">
        <w:rPr>
          <w:rFonts w:hint="eastAsia"/>
          <w:bCs/>
          <w:color w:val="000000" w:themeColor="text1"/>
          <w:szCs w:val="24"/>
        </w:rPr>
        <w:t>分布</w:t>
      </w:r>
      <w:r w:rsidRPr="00DC555B">
        <w:rPr>
          <w:bCs/>
          <w:color w:val="000000" w:themeColor="text1"/>
          <w:szCs w:val="24"/>
        </w:rPr>
        <w:t>在可靠性工程中也是被广泛应用的一种连续分布</w:t>
      </w:r>
      <w:r w:rsidR="007637D7" w:rsidRPr="00DC555B">
        <w:rPr>
          <w:bCs/>
          <w:color w:val="000000" w:themeColor="text1"/>
          <w:szCs w:val="24"/>
        </w:rPr>
        <w:t>，</w:t>
      </w:r>
      <w:r w:rsidR="004D3AAE" w:rsidRPr="00DC555B">
        <w:rPr>
          <w:bCs/>
          <w:color w:val="000000" w:themeColor="text1"/>
          <w:szCs w:val="24"/>
        </w:rPr>
        <w:t>其概率密度函数为：</w:t>
      </w:r>
    </w:p>
    <w:p w14:paraId="6ABBBF53" w14:textId="77777777" w:rsidR="00650693" w:rsidRPr="00DC555B" w:rsidRDefault="00C06020" w:rsidP="00C06020">
      <w:pPr>
        <w:pStyle w:val="a"/>
      </w:pPr>
      <w:r>
        <w:rPr>
          <w:rFonts w:hint="eastAsia"/>
        </w:rPr>
        <w:tab/>
      </w:r>
      <w:r w:rsidR="00885FFF" w:rsidRPr="00DC555B">
        <w:object w:dxaOrig="3120" w:dyaOrig="800" w14:anchorId="6ABBC336">
          <v:shape id="_x0000_i1076" type="#_x0000_t75" style="width:156.75pt;height:39.75pt" o:ole="">
            <v:imagedata r:id="rId112" o:title=""/>
          </v:shape>
          <o:OLEObject Type="Embed" ProgID="Equation.DSMT4" ShapeID="_x0000_i1076" DrawAspect="Content" ObjectID="_1617179392" r:id="rId113"/>
        </w:object>
      </w:r>
      <w:r w:rsidR="00650693" w:rsidRPr="00DC555B">
        <w:t xml:space="preserve"> </w:t>
      </w:r>
      <w:r w:rsidR="00885FFF" w:rsidRPr="00DC555B">
        <w:t>（</w:t>
      </w:r>
      <w:r w:rsidR="00885FFF" w:rsidRPr="00DC555B">
        <w:rPr>
          <w:position w:val="-10"/>
        </w:rPr>
        <w:object w:dxaOrig="600" w:dyaOrig="260" w14:anchorId="6ABBC337">
          <v:shape id="_x0000_i1077" type="#_x0000_t75" style="width:29.25pt;height:13.5pt" o:ole="">
            <v:imagedata r:id="rId114" o:title=""/>
          </v:shape>
          <o:OLEObject Type="Embed" ProgID="Equation.DSMT4" ShapeID="_x0000_i1077" DrawAspect="Content" ObjectID="_1617179393" r:id="rId115"/>
        </w:object>
      </w:r>
      <w:r w:rsidR="00885FFF" w:rsidRPr="00DC555B">
        <w:rPr>
          <w:rFonts w:hint="eastAsia"/>
        </w:rPr>
        <w:t>&gt;0,</w:t>
      </w:r>
      <w:r w:rsidR="00885FFF" w:rsidRPr="00DC555B">
        <w:t xml:space="preserve"> </w:t>
      </w:r>
      <w:r w:rsidR="00885FFF" w:rsidRPr="00DC555B">
        <w:rPr>
          <w:position w:val="-6"/>
        </w:rPr>
        <w:object w:dxaOrig="499" w:dyaOrig="279" w14:anchorId="6ABBC338">
          <v:shape id="_x0000_i1078" type="#_x0000_t75" style="width:24.75pt;height:14.25pt" o:ole="">
            <v:imagedata r:id="rId116" o:title=""/>
          </v:shape>
          <o:OLEObject Type="Embed" ProgID="Equation.DSMT4" ShapeID="_x0000_i1078" DrawAspect="Content" ObjectID="_1617179394" r:id="rId117"/>
        </w:object>
      </w:r>
      <w:r w:rsidR="00885FFF" w:rsidRPr="00DC555B">
        <w:t>）</w:t>
      </w:r>
      <w:r>
        <w:rPr>
          <w:rFonts w:hint="eastAsia"/>
        </w:rPr>
        <w:tab/>
      </w:r>
      <w:r w:rsidR="003F11CF" w:rsidRPr="00C06020">
        <w:rPr>
          <w:rFonts w:asciiTheme="minorEastAsia" w:hAnsiTheme="minorEastAsia"/>
        </w:rPr>
        <w:t>（</w:t>
      </w:r>
      <w:r>
        <w:rPr>
          <w:rFonts w:asciiTheme="minorEastAsia" w:hAnsiTheme="minorEastAsia" w:hint="eastAsia"/>
        </w:rPr>
        <w:t>2-13</w:t>
      </w:r>
      <w:r w:rsidR="003F11CF" w:rsidRPr="00C06020">
        <w:rPr>
          <w:rFonts w:asciiTheme="minorEastAsia" w:hAnsiTheme="minorEastAsia"/>
        </w:rPr>
        <w:t>）</w:t>
      </w:r>
    </w:p>
    <w:p w14:paraId="6ABBBF54" w14:textId="77777777" w:rsidR="00FF55AB" w:rsidRPr="00DC555B" w:rsidRDefault="00FF55AB" w:rsidP="00DC555B">
      <w:pPr>
        <w:spacing w:line="360" w:lineRule="auto"/>
        <w:rPr>
          <w:bCs/>
          <w:color w:val="000000" w:themeColor="text1"/>
          <w:szCs w:val="24"/>
        </w:rPr>
      </w:pPr>
      <w:r w:rsidRPr="00DC555B">
        <w:rPr>
          <w:rFonts w:hint="eastAsia"/>
          <w:bCs/>
          <w:color w:val="000000" w:themeColor="text1"/>
          <w:szCs w:val="24"/>
        </w:rPr>
        <w:t>其中</w:t>
      </w:r>
      <w:r w:rsidRPr="00DC555B">
        <w:rPr>
          <w:bCs/>
          <w:color w:val="000000" w:themeColor="text1"/>
          <w:position w:val="-10"/>
          <w:szCs w:val="24"/>
        </w:rPr>
        <w:object w:dxaOrig="200" w:dyaOrig="260" w14:anchorId="6ABBC339">
          <v:shape id="_x0000_i1079" type="#_x0000_t75" style="width:9.75pt;height:13.5pt" o:ole="">
            <v:imagedata r:id="rId118" o:title=""/>
          </v:shape>
          <o:OLEObject Type="Embed" ProgID="Equation.DSMT4" ShapeID="_x0000_i1079" DrawAspect="Content" ObjectID="_1617179395" r:id="rId119"/>
        </w:object>
      </w:r>
      <w:r w:rsidRPr="00DC555B">
        <w:rPr>
          <w:bCs/>
          <w:color w:val="000000" w:themeColor="text1"/>
          <w:szCs w:val="24"/>
        </w:rPr>
        <w:t>称为形状参数，</w:t>
      </w:r>
      <w:r w:rsidRPr="00DC555B">
        <w:rPr>
          <w:bCs/>
          <w:color w:val="000000" w:themeColor="text1"/>
          <w:position w:val="-6"/>
          <w:szCs w:val="24"/>
        </w:rPr>
        <w:object w:dxaOrig="220" w:dyaOrig="220" w14:anchorId="6ABBC33A">
          <v:shape id="_x0000_i1080" type="#_x0000_t75" style="width:11.25pt;height:11.25pt" o:ole="">
            <v:imagedata r:id="rId120" o:title=""/>
          </v:shape>
          <o:OLEObject Type="Embed" ProgID="Equation.DSMT4" ShapeID="_x0000_i1080" DrawAspect="Content" ObjectID="_1617179396" r:id="rId121"/>
        </w:object>
      </w:r>
      <w:r w:rsidRPr="00DC555B">
        <w:rPr>
          <w:bCs/>
          <w:color w:val="000000" w:themeColor="text1"/>
          <w:szCs w:val="24"/>
        </w:rPr>
        <w:t>称为尺度参数。</w:t>
      </w:r>
    </w:p>
    <w:p w14:paraId="6ABBBF55" w14:textId="77777777" w:rsidR="00885FFF" w:rsidRPr="00DC555B" w:rsidRDefault="00885FFF" w:rsidP="00DC555B">
      <w:pPr>
        <w:spacing w:line="360" w:lineRule="auto"/>
        <w:rPr>
          <w:bCs/>
          <w:color w:val="000000" w:themeColor="text1"/>
          <w:szCs w:val="24"/>
        </w:rPr>
      </w:pPr>
      <w:r w:rsidRPr="00DC555B">
        <w:rPr>
          <w:rFonts w:hint="eastAsia"/>
          <w:bCs/>
          <w:color w:val="000000" w:themeColor="text1"/>
          <w:szCs w:val="24"/>
        </w:rPr>
        <w:t>累积分布函数为：</w:t>
      </w:r>
    </w:p>
    <w:p w14:paraId="6ABBBF56" w14:textId="77777777" w:rsidR="00885FFF" w:rsidRPr="00DC555B" w:rsidRDefault="00C06020" w:rsidP="00C06020">
      <w:pPr>
        <w:pStyle w:val="a"/>
      </w:pPr>
      <w:r>
        <w:rPr>
          <w:rFonts w:hint="eastAsia"/>
        </w:rPr>
        <w:tab/>
      </w:r>
      <w:r w:rsidR="00885FFF" w:rsidRPr="00DC555B">
        <w:object w:dxaOrig="2340" w:dyaOrig="800" w14:anchorId="6ABBC33B">
          <v:shape id="_x0000_i1081" type="#_x0000_t75" style="width:116.25pt;height:39.75pt" o:ole="">
            <v:imagedata r:id="rId122" o:title=""/>
          </v:shape>
          <o:OLEObject Type="Embed" ProgID="Equation.DSMT4" ShapeID="_x0000_i1081" DrawAspect="Content" ObjectID="_1617179397" r:id="rId123"/>
        </w:object>
      </w:r>
      <w:r w:rsidR="00885FFF" w:rsidRPr="00DC555B">
        <w:t xml:space="preserve"> </w:t>
      </w:r>
      <w:r w:rsidR="00885FFF" w:rsidRPr="00DC555B">
        <w:rPr>
          <w:rFonts w:hint="eastAsia"/>
        </w:rPr>
        <w:t xml:space="preserve">    </w:t>
      </w:r>
      <w:r w:rsidR="00885FFF" w:rsidRPr="00DC555B">
        <w:t>（</w:t>
      </w:r>
      <w:r w:rsidR="00885FFF" w:rsidRPr="00DC555B">
        <w:rPr>
          <w:position w:val="-10"/>
        </w:rPr>
        <w:object w:dxaOrig="600" w:dyaOrig="260" w14:anchorId="6ABBC33C">
          <v:shape id="_x0000_i1082" type="#_x0000_t75" style="width:29.25pt;height:13.5pt" o:ole="">
            <v:imagedata r:id="rId114" o:title=""/>
          </v:shape>
          <o:OLEObject Type="Embed" ProgID="Equation.DSMT4" ShapeID="_x0000_i1082" DrawAspect="Content" ObjectID="_1617179398" r:id="rId124"/>
        </w:object>
      </w:r>
      <w:r w:rsidR="00885FFF" w:rsidRPr="00DC555B">
        <w:rPr>
          <w:rFonts w:hint="eastAsia"/>
        </w:rPr>
        <w:t>&gt;0,</w:t>
      </w:r>
      <w:r w:rsidR="00885FFF" w:rsidRPr="00DC555B">
        <w:t xml:space="preserve"> </w:t>
      </w:r>
      <w:r w:rsidR="00885FFF" w:rsidRPr="00DC555B">
        <w:rPr>
          <w:position w:val="-6"/>
        </w:rPr>
        <w:object w:dxaOrig="499" w:dyaOrig="279" w14:anchorId="6ABBC33D">
          <v:shape id="_x0000_i1083" type="#_x0000_t75" style="width:24.75pt;height:14.25pt" o:ole="">
            <v:imagedata r:id="rId116" o:title=""/>
          </v:shape>
          <o:OLEObject Type="Embed" ProgID="Equation.DSMT4" ShapeID="_x0000_i1083" DrawAspect="Content" ObjectID="_1617179399" r:id="rId125"/>
        </w:object>
      </w:r>
      <w:r w:rsidR="00885FFF" w:rsidRPr="00DC555B">
        <w:t>）</w:t>
      </w:r>
      <w:r>
        <w:rPr>
          <w:rFonts w:hint="eastAsia"/>
        </w:rPr>
        <w:tab/>
      </w:r>
      <w:r w:rsidR="003F11CF" w:rsidRPr="00C06020">
        <w:rPr>
          <w:rFonts w:asciiTheme="minorEastAsia" w:hAnsiTheme="minorEastAsia"/>
        </w:rPr>
        <w:t>（</w:t>
      </w:r>
      <w:r w:rsidRPr="00C06020">
        <w:rPr>
          <w:rFonts w:asciiTheme="minorEastAsia" w:hAnsiTheme="minorEastAsia" w:hint="eastAsia"/>
        </w:rPr>
        <w:t>2-14</w:t>
      </w:r>
      <w:r w:rsidR="003F11CF" w:rsidRPr="00C06020">
        <w:rPr>
          <w:rFonts w:asciiTheme="minorEastAsia" w:hAnsiTheme="minorEastAsia"/>
        </w:rPr>
        <w:t>）</w:t>
      </w:r>
    </w:p>
    <w:p w14:paraId="6ABBBF57" w14:textId="77777777" w:rsidR="00885FFF" w:rsidRDefault="00885FFF" w:rsidP="00DC555B">
      <w:pPr>
        <w:spacing w:line="360" w:lineRule="auto"/>
        <w:rPr>
          <w:bCs/>
          <w:color w:val="000000" w:themeColor="text1"/>
          <w:szCs w:val="24"/>
        </w:rPr>
      </w:pPr>
      <w:r w:rsidRPr="00DC555B">
        <w:rPr>
          <w:rFonts w:hint="eastAsia"/>
          <w:bCs/>
          <w:color w:val="000000" w:themeColor="text1"/>
          <w:szCs w:val="24"/>
        </w:rPr>
        <w:t>均值和方差为：</w:t>
      </w:r>
    </w:p>
    <w:p w14:paraId="6ABBBF58" w14:textId="77777777" w:rsidR="00C06020" w:rsidRPr="00DC555B" w:rsidRDefault="00C06020" w:rsidP="00C06020">
      <w:pPr>
        <w:pStyle w:val="a"/>
      </w:pPr>
      <w:r>
        <w:rPr>
          <w:rFonts w:hint="eastAsia"/>
        </w:rPr>
        <w:tab/>
      </w:r>
      <w:r w:rsidRPr="00C06020">
        <w:object w:dxaOrig="1660" w:dyaOrig="660" w14:anchorId="6ABBC33E">
          <v:shape id="_x0000_i1084" type="#_x0000_t75" style="width:83.25pt;height:32.25pt" o:ole="">
            <v:imagedata r:id="rId126" o:title=""/>
          </v:shape>
          <o:OLEObject Type="Embed" ProgID="Equation.DSMT4" ShapeID="_x0000_i1084" DrawAspect="Content" ObjectID="_1617179400" r:id="rId127"/>
        </w:object>
      </w:r>
      <w:r>
        <w:rPr>
          <w:rFonts w:hint="eastAsia"/>
        </w:rPr>
        <w:tab/>
      </w:r>
      <w:r w:rsidRPr="00C06020">
        <w:rPr>
          <w:rFonts w:asciiTheme="minorEastAsia" w:hAnsiTheme="minorEastAsia"/>
        </w:rPr>
        <w:t>（2-15）</w:t>
      </w:r>
    </w:p>
    <w:p w14:paraId="6ABBBF59" w14:textId="77777777" w:rsidR="00FF55AB" w:rsidRPr="00C06020" w:rsidRDefault="00C06020" w:rsidP="00C06020">
      <w:pPr>
        <w:pStyle w:val="a"/>
      </w:pPr>
      <w:r>
        <w:rPr>
          <w:rFonts w:hint="eastAsia"/>
        </w:rPr>
        <w:tab/>
      </w:r>
      <w:r w:rsidRPr="00C06020">
        <w:object w:dxaOrig="3240" w:dyaOrig="720" w14:anchorId="6ABBC33F">
          <v:shape id="_x0000_i1085" type="#_x0000_t75" style="width:179.25pt;height:36pt" o:ole="">
            <v:imagedata r:id="rId128" o:title=""/>
          </v:shape>
          <o:OLEObject Type="Embed" ProgID="Equation.DSMT4" ShapeID="_x0000_i1085" DrawAspect="Content" ObjectID="_1617179401" r:id="rId129"/>
        </w:object>
      </w:r>
      <w:r>
        <w:rPr>
          <w:rFonts w:hint="eastAsia"/>
        </w:rPr>
        <w:tab/>
      </w:r>
      <w:r w:rsidRPr="00C06020">
        <w:rPr>
          <w:rFonts w:asciiTheme="minorEastAsia" w:hAnsiTheme="minorEastAsia" w:hint="eastAsia"/>
        </w:rPr>
        <w:t>（</w:t>
      </w:r>
      <w:r>
        <w:rPr>
          <w:rFonts w:asciiTheme="minorEastAsia" w:hAnsiTheme="minorEastAsia" w:hint="eastAsia"/>
        </w:rPr>
        <w:t>2-16</w:t>
      </w:r>
      <w:r w:rsidRPr="00C06020">
        <w:rPr>
          <w:rFonts w:asciiTheme="minorEastAsia" w:hAnsiTheme="minorEastAsia" w:hint="eastAsia"/>
        </w:rPr>
        <w:t>）</w:t>
      </w:r>
    </w:p>
    <w:p w14:paraId="6ABBBF5A" w14:textId="77777777" w:rsidR="007637D7" w:rsidRPr="00DC555B" w:rsidRDefault="007637D7" w:rsidP="00DC555B">
      <w:pPr>
        <w:spacing w:line="360" w:lineRule="auto"/>
        <w:rPr>
          <w:bCs/>
          <w:color w:val="000000" w:themeColor="text1"/>
          <w:szCs w:val="24"/>
        </w:rPr>
      </w:pPr>
      <w:r w:rsidRPr="00DC555B">
        <w:rPr>
          <w:rFonts w:hint="eastAsia"/>
          <w:bCs/>
          <w:color w:val="000000" w:themeColor="text1"/>
          <w:szCs w:val="24"/>
        </w:rPr>
        <w:t>可靠度函数为：</w:t>
      </w:r>
    </w:p>
    <w:p w14:paraId="6ABBBF5B" w14:textId="77777777" w:rsidR="007637D7" w:rsidRPr="00DC555B" w:rsidRDefault="00C06020" w:rsidP="00C06020">
      <w:pPr>
        <w:pStyle w:val="a"/>
      </w:pPr>
      <w:r>
        <w:rPr>
          <w:rFonts w:hint="eastAsia"/>
        </w:rPr>
        <w:tab/>
      </w:r>
      <w:r w:rsidR="007637D7" w:rsidRPr="00DC555B">
        <w:object w:dxaOrig="2040" w:dyaOrig="800" w14:anchorId="6ABBC340">
          <v:shape id="_x0000_i1086" type="#_x0000_t75" style="width:102pt;height:39.75pt" o:ole="">
            <v:imagedata r:id="rId130" o:title=""/>
          </v:shape>
          <o:OLEObject Type="Embed" ProgID="Equation.DSMT4" ShapeID="_x0000_i1086" DrawAspect="Content" ObjectID="_1617179402" r:id="rId131"/>
        </w:object>
      </w:r>
      <w:r>
        <w:rPr>
          <w:rFonts w:hint="eastAsia"/>
        </w:rPr>
        <w:tab/>
      </w:r>
      <w:r w:rsidR="003F11CF" w:rsidRPr="00C06020">
        <w:rPr>
          <w:rFonts w:asciiTheme="minorEastAsia" w:hAnsiTheme="minorEastAsia"/>
        </w:rPr>
        <w:t>（</w:t>
      </w:r>
      <w:r w:rsidRPr="00C06020">
        <w:rPr>
          <w:rFonts w:asciiTheme="minorEastAsia" w:hAnsiTheme="minorEastAsia" w:hint="eastAsia"/>
        </w:rPr>
        <w:t>2-17</w:t>
      </w:r>
      <w:r w:rsidR="003F11CF" w:rsidRPr="00C06020">
        <w:rPr>
          <w:rFonts w:asciiTheme="minorEastAsia" w:hAnsiTheme="minorEastAsia"/>
        </w:rPr>
        <w:t>）</w:t>
      </w:r>
    </w:p>
    <w:p w14:paraId="6ABBBF5C" w14:textId="77777777" w:rsidR="00885FFF" w:rsidRPr="00DC555B" w:rsidRDefault="007637D7" w:rsidP="00DC555B">
      <w:pPr>
        <w:spacing w:line="360" w:lineRule="auto"/>
        <w:ind w:firstLineChars="200" w:firstLine="480"/>
        <w:rPr>
          <w:bCs/>
          <w:color w:val="000000" w:themeColor="text1"/>
          <w:szCs w:val="24"/>
        </w:rPr>
      </w:pPr>
      <w:r w:rsidRPr="00DC555B">
        <w:rPr>
          <w:bCs/>
          <w:color w:val="000000" w:themeColor="text1"/>
          <w:szCs w:val="24"/>
        </w:rPr>
        <w:t>由上述公式可以看到，</w:t>
      </w:r>
      <w:r w:rsidR="00854C9F" w:rsidRPr="00DC555B">
        <w:rPr>
          <w:bCs/>
          <w:color w:val="000000" w:themeColor="text1"/>
          <w:szCs w:val="24"/>
        </w:rPr>
        <w:t>当</w:t>
      </w:r>
      <w:r w:rsidR="008F359F" w:rsidRPr="00DC555B">
        <w:rPr>
          <w:bCs/>
          <w:color w:val="000000" w:themeColor="text1"/>
          <w:position w:val="-10"/>
          <w:szCs w:val="24"/>
        </w:rPr>
        <w:object w:dxaOrig="440" w:dyaOrig="320" w14:anchorId="6ABBC341">
          <v:shape id="_x0000_i1087" type="#_x0000_t75" style="width:21.75pt;height:15.75pt" o:ole="">
            <v:imagedata r:id="rId132" o:title=""/>
          </v:shape>
          <o:OLEObject Type="Embed" ProgID="Equation.DSMT4" ShapeID="_x0000_i1087" DrawAspect="Content" ObjectID="_1617179403" r:id="rId133"/>
        </w:object>
      </w:r>
      <w:r w:rsidR="00854C9F" w:rsidRPr="00DC555B">
        <w:rPr>
          <w:bCs/>
          <w:color w:val="000000" w:themeColor="text1"/>
          <w:szCs w:val="24"/>
        </w:rPr>
        <w:t>时，</w:t>
      </w:r>
      <w:r w:rsidR="00854C9F" w:rsidRPr="00DC555B">
        <w:rPr>
          <w:bCs/>
          <w:color w:val="000000" w:themeColor="text1"/>
          <w:szCs w:val="24"/>
        </w:rPr>
        <w:t>Weibul</w:t>
      </w:r>
      <w:r w:rsidR="00854C9F" w:rsidRPr="00DC555B">
        <w:rPr>
          <w:rFonts w:hint="eastAsia"/>
          <w:bCs/>
          <w:color w:val="000000" w:themeColor="text1"/>
          <w:szCs w:val="24"/>
        </w:rPr>
        <w:t>分布就变成了指数分布，</w:t>
      </w:r>
      <w:r w:rsidR="00854C9F" w:rsidRPr="00DC555B">
        <w:rPr>
          <w:bCs/>
          <w:color w:val="000000" w:themeColor="text1"/>
          <w:szCs w:val="24"/>
        </w:rPr>
        <w:t>因此</w:t>
      </w:r>
      <w:r w:rsidR="00854C9F" w:rsidRPr="00DC555B">
        <w:rPr>
          <w:rFonts w:hint="eastAsia"/>
          <w:bCs/>
          <w:color w:val="000000" w:themeColor="text1"/>
          <w:szCs w:val="24"/>
        </w:rPr>
        <w:t xml:space="preserve"> </w:t>
      </w:r>
      <w:r w:rsidR="00854C9F" w:rsidRPr="00DC555B">
        <w:rPr>
          <w:bCs/>
          <w:color w:val="000000" w:themeColor="text1"/>
          <w:szCs w:val="24"/>
        </w:rPr>
        <w:t>Weibul</w:t>
      </w:r>
      <w:r w:rsidR="00854C9F" w:rsidRPr="00DC555B">
        <w:rPr>
          <w:rFonts w:hint="eastAsia"/>
          <w:bCs/>
          <w:color w:val="000000" w:themeColor="text1"/>
          <w:szCs w:val="24"/>
        </w:rPr>
        <w:t>分布与其他分布联系紧密</w:t>
      </w:r>
      <w:r w:rsidR="008F359F" w:rsidRPr="00DC555B">
        <w:rPr>
          <w:rFonts w:hint="eastAsia"/>
          <w:bCs/>
          <w:color w:val="000000" w:themeColor="text1"/>
          <w:szCs w:val="24"/>
        </w:rPr>
        <w:t>，</w:t>
      </w:r>
      <w:r w:rsidR="008F359F" w:rsidRPr="00DC555B">
        <w:rPr>
          <w:bCs/>
          <w:color w:val="000000" w:themeColor="text1"/>
          <w:szCs w:val="24"/>
        </w:rPr>
        <w:t>被广泛应用于可靠性工程领域。</w:t>
      </w:r>
      <w:r w:rsidR="008F359F" w:rsidRPr="00DC555B">
        <w:rPr>
          <w:bCs/>
          <w:color w:val="000000" w:themeColor="text1"/>
          <w:szCs w:val="24"/>
        </w:rPr>
        <w:t>Weibul</w:t>
      </w:r>
      <w:r w:rsidR="008F359F" w:rsidRPr="00DC555B">
        <w:rPr>
          <w:rFonts w:hint="eastAsia"/>
          <w:bCs/>
          <w:color w:val="000000" w:themeColor="text1"/>
          <w:szCs w:val="24"/>
        </w:rPr>
        <w:t>分布</w:t>
      </w:r>
      <w:r w:rsidR="008F359F" w:rsidRPr="00DC555B">
        <w:rPr>
          <w:bCs/>
          <w:color w:val="000000" w:themeColor="text1"/>
          <w:szCs w:val="24"/>
        </w:rPr>
        <w:t>尤其适用于描述机电类产品的磨损累计失效，真空管失效，轴承失效等。由于各类数据都可以运用韦布尔分布，因此</w:t>
      </w:r>
      <w:r w:rsidR="002D374A" w:rsidRPr="00DC555B">
        <w:rPr>
          <w:bCs/>
          <w:color w:val="000000" w:themeColor="text1"/>
          <w:szCs w:val="24"/>
        </w:rPr>
        <w:t>其应用较广泛。</w:t>
      </w:r>
    </w:p>
    <w:p w14:paraId="6ABBBF5D" w14:textId="77777777" w:rsidR="002D374A" w:rsidRPr="00DC555B" w:rsidRDefault="002D374A" w:rsidP="00DC555B">
      <w:pPr>
        <w:spacing w:line="360" w:lineRule="auto"/>
        <w:ind w:firstLineChars="200" w:firstLine="480"/>
        <w:rPr>
          <w:bCs/>
          <w:color w:val="000000" w:themeColor="text1"/>
          <w:szCs w:val="24"/>
        </w:rPr>
      </w:pPr>
      <w:r w:rsidRPr="00DC555B">
        <w:rPr>
          <w:rFonts w:hint="eastAsia"/>
          <w:bCs/>
          <w:color w:val="000000" w:themeColor="text1"/>
          <w:szCs w:val="24"/>
        </w:rPr>
        <w:t>（</w:t>
      </w:r>
      <w:r w:rsidRPr="00DC555B">
        <w:rPr>
          <w:rFonts w:hint="eastAsia"/>
          <w:bCs/>
          <w:color w:val="000000" w:themeColor="text1"/>
          <w:szCs w:val="24"/>
        </w:rPr>
        <w:t>3</w:t>
      </w:r>
      <w:r w:rsidRPr="00DC555B">
        <w:rPr>
          <w:rFonts w:hint="eastAsia"/>
          <w:bCs/>
          <w:color w:val="000000" w:themeColor="text1"/>
          <w:szCs w:val="24"/>
        </w:rPr>
        <w:t>）对数正态分布</w:t>
      </w:r>
    </w:p>
    <w:p w14:paraId="6ABBBF5E" w14:textId="77777777" w:rsidR="002D374A" w:rsidRPr="00DC555B" w:rsidRDefault="002D374A" w:rsidP="00DC555B">
      <w:pPr>
        <w:spacing w:line="360" w:lineRule="auto"/>
        <w:ind w:firstLineChars="200" w:firstLine="480"/>
        <w:rPr>
          <w:bCs/>
          <w:color w:val="000000" w:themeColor="text1"/>
          <w:szCs w:val="24"/>
        </w:rPr>
      </w:pPr>
      <w:r w:rsidRPr="00DC555B">
        <w:rPr>
          <w:bCs/>
          <w:color w:val="000000" w:themeColor="text1"/>
          <w:szCs w:val="24"/>
        </w:rPr>
        <w:t>对数正态分布是指一个随机变量的对数服从正态分布，则该随机变量服从对数正态分布</w:t>
      </w:r>
      <w:r w:rsidR="004C6ACE" w:rsidRPr="00DC555B">
        <w:rPr>
          <w:bCs/>
          <w:color w:val="000000" w:themeColor="text1"/>
          <w:szCs w:val="24"/>
        </w:rPr>
        <w:t>。</w:t>
      </w:r>
      <w:r w:rsidR="002004BF" w:rsidRPr="00DC555B">
        <w:rPr>
          <w:bCs/>
          <w:color w:val="000000" w:themeColor="text1"/>
          <w:szCs w:val="24"/>
        </w:rPr>
        <w:t>然而</w:t>
      </w:r>
      <w:r w:rsidR="004C6ACE" w:rsidRPr="00DC555B">
        <w:rPr>
          <w:rFonts w:hint="eastAsia"/>
          <w:bCs/>
          <w:color w:val="000000" w:themeColor="text1"/>
          <w:szCs w:val="24"/>
        </w:rPr>
        <w:t>很多</w:t>
      </w:r>
      <w:r w:rsidR="002004BF" w:rsidRPr="00DC555B">
        <w:rPr>
          <w:rFonts w:hint="eastAsia"/>
          <w:bCs/>
          <w:color w:val="000000" w:themeColor="text1"/>
          <w:szCs w:val="24"/>
        </w:rPr>
        <w:t>数据可能不符合正态分布，</w:t>
      </w:r>
      <w:r w:rsidR="004C6ACE" w:rsidRPr="00DC555B">
        <w:rPr>
          <w:rFonts w:hint="eastAsia"/>
          <w:bCs/>
          <w:color w:val="000000" w:themeColor="text1"/>
          <w:szCs w:val="24"/>
        </w:rPr>
        <w:t>可是，随机变量的对数可能符合正态分布，对此情况称为对数正态分布。</w:t>
      </w:r>
      <w:r w:rsidR="00594989" w:rsidRPr="00DC555B">
        <w:rPr>
          <w:rFonts w:hint="eastAsia"/>
          <w:bCs/>
          <w:color w:val="000000" w:themeColor="text1"/>
          <w:szCs w:val="24"/>
        </w:rPr>
        <w:t>概率密度函数为：</w:t>
      </w:r>
    </w:p>
    <w:p w14:paraId="6ABBBF5F" w14:textId="77777777" w:rsidR="00594989" w:rsidRPr="00C06020" w:rsidRDefault="00884760" w:rsidP="00C06020">
      <w:pPr>
        <w:pStyle w:val="a"/>
      </w:pPr>
      <w:r w:rsidRPr="00C06020">
        <w:object w:dxaOrig="3620" w:dyaOrig="660" w14:anchorId="6ABBC342">
          <v:shape id="_x0000_i1088" type="#_x0000_t75" style="width:180.75pt;height:32.25pt" o:ole="">
            <v:imagedata r:id="rId134" o:title=""/>
          </v:shape>
          <o:OLEObject Type="Embed" ProgID="Equation.DSMT4" ShapeID="_x0000_i1088" DrawAspect="Content" ObjectID="_1617179404" r:id="rId135"/>
        </w:object>
      </w:r>
      <w:r w:rsidR="00594989" w:rsidRPr="00C06020">
        <w:t xml:space="preserve"> </w:t>
      </w:r>
      <w:r w:rsidR="00B3012D" w:rsidRPr="00C06020">
        <w:t>，</w:t>
      </w:r>
      <w:r w:rsidR="00E32A20" w:rsidRPr="00C06020">
        <w:t>（</w:t>
      </w:r>
      <w:r w:rsidR="00E32A20" w:rsidRPr="00C06020">
        <w:rPr>
          <w:rFonts w:hint="eastAsia"/>
        </w:rPr>
        <w:t>0&lt;t&lt;+</w:t>
      </w:r>
      <m:oMath>
        <m:r>
          <m:rPr>
            <m:sty m:val="p"/>
          </m:rPr>
          <w:rPr>
            <w:rFonts w:ascii="Cambria Math" w:hAnsi="Cambria Math"/>
          </w:rPr>
          <m:t>∞</m:t>
        </m:r>
      </m:oMath>
      <w:r w:rsidR="00E32A20" w:rsidRPr="00C06020">
        <w:t>，</w:t>
      </w:r>
      <w:r w:rsidR="00E32A20" w:rsidRPr="00C06020">
        <w:rPr>
          <w:rFonts w:hint="eastAsia"/>
        </w:rPr>
        <w:t>-</w:t>
      </w:r>
      <m:oMath>
        <m:r>
          <m:rPr>
            <m:sty m:val="p"/>
          </m:rPr>
          <w:rPr>
            <w:rFonts w:ascii="Cambria Math" w:hAnsi="Cambria Math"/>
          </w:rPr>
          <m:t>∞</m:t>
        </m:r>
      </m:oMath>
      <w:r w:rsidR="00E32A20" w:rsidRPr="00C06020">
        <w:rPr>
          <w:rFonts w:hint="eastAsia"/>
        </w:rPr>
        <w:t>&lt;</w:t>
      </w:r>
      <w:r w:rsidR="00E32A20" w:rsidRPr="00C06020">
        <w:object w:dxaOrig="200" w:dyaOrig="260" w14:anchorId="6ABBC343">
          <v:shape id="_x0000_i1089" type="#_x0000_t75" style="width:9.75pt;height:13.5pt" o:ole="">
            <v:imagedata r:id="rId136" o:title=""/>
          </v:shape>
          <o:OLEObject Type="Embed" ProgID="Equation.DSMT4" ShapeID="_x0000_i1089" DrawAspect="Content" ObjectID="_1617179405" r:id="rId137"/>
        </w:object>
      </w:r>
      <w:r w:rsidR="00E32A20" w:rsidRPr="00C06020">
        <w:rPr>
          <w:rFonts w:hint="eastAsia"/>
        </w:rPr>
        <w:t>&lt;+</w:t>
      </w:r>
      <m:oMath>
        <m:r>
          <m:rPr>
            <m:sty m:val="p"/>
          </m:rPr>
          <w:rPr>
            <w:rFonts w:ascii="Cambria Math" w:hAnsi="Cambria Math"/>
          </w:rPr>
          <m:t>∞</m:t>
        </m:r>
      </m:oMath>
      <w:r w:rsidR="00E32A20" w:rsidRPr="00C06020">
        <w:rPr>
          <w:rFonts w:hint="eastAsia"/>
        </w:rPr>
        <w:t>，</w:t>
      </w:r>
      <w:r w:rsidR="00E32A20" w:rsidRPr="00C06020">
        <w:object w:dxaOrig="220" w:dyaOrig="220" w14:anchorId="6ABBC344">
          <v:shape id="_x0000_i1090" type="#_x0000_t75" style="width:11.25pt;height:11.25pt" o:ole="">
            <v:imagedata r:id="rId138" o:title=""/>
          </v:shape>
          <o:OLEObject Type="Embed" ProgID="Equation.DSMT4" ShapeID="_x0000_i1090" DrawAspect="Content" ObjectID="_1617179406" r:id="rId139"/>
        </w:object>
      </w:r>
      <w:r w:rsidR="00E32A20" w:rsidRPr="00C06020">
        <w:rPr>
          <w:rFonts w:hint="eastAsia"/>
        </w:rPr>
        <w:t>&gt;0</w:t>
      </w:r>
      <w:r w:rsidR="00E32A20" w:rsidRPr="00C06020">
        <w:rPr>
          <w:rFonts w:hint="eastAsia"/>
        </w:rPr>
        <w:t>）</w:t>
      </w:r>
      <w:r w:rsidR="00C06020">
        <w:rPr>
          <w:rFonts w:hint="eastAsia"/>
        </w:rPr>
        <w:tab/>
      </w:r>
      <w:r w:rsidR="003F11CF" w:rsidRPr="00C06020">
        <w:rPr>
          <w:rFonts w:asciiTheme="minorEastAsia" w:hAnsiTheme="minorEastAsia"/>
        </w:rPr>
        <w:t>（</w:t>
      </w:r>
      <w:r w:rsidR="00C06020" w:rsidRPr="00C06020">
        <w:rPr>
          <w:rFonts w:asciiTheme="minorEastAsia" w:hAnsiTheme="minorEastAsia" w:hint="eastAsia"/>
        </w:rPr>
        <w:t>2-18</w:t>
      </w:r>
      <w:r w:rsidR="003F11CF" w:rsidRPr="00C06020">
        <w:t>）</w:t>
      </w:r>
    </w:p>
    <w:p w14:paraId="6ABBBF60" w14:textId="77777777" w:rsidR="00DB5971" w:rsidRPr="00DC555B" w:rsidRDefault="00EA64D2" w:rsidP="0092278D">
      <w:pPr>
        <w:spacing w:line="360" w:lineRule="auto"/>
        <w:ind w:firstLine="420"/>
        <w:rPr>
          <w:bCs/>
          <w:color w:val="000000" w:themeColor="text1"/>
          <w:szCs w:val="24"/>
        </w:rPr>
      </w:pPr>
      <w:r w:rsidRPr="00DC555B">
        <w:rPr>
          <w:rFonts w:hint="eastAsia"/>
          <w:bCs/>
          <w:color w:val="000000" w:themeColor="text1"/>
          <w:szCs w:val="24"/>
        </w:rPr>
        <w:t>其中</w:t>
      </w:r>
      <w:r w:rsidRPr="00DC555B">
        <w:rPr>
          <w:bCs/>
          <w:color w:val="000000" w:themeColor="text1"/>
          <w:position w:val="-10"/>
          <w:szCs w:val="24"/>
        </w:rPr>
        <w:object w:dxaOrig="200" w:dyaOrig="260" w14:anchorId="6ABBC345">
          <v:shape id="_x0000_i1091" type="#_x0000_t75" style="width:9.75pt;height:13.5pt" o:ole="">
            <v:imagedata r:id="rId136" o:title=""/>
          </v:shape>
          <o:OLEObject Type="Embed" ProgID="Equation.DSMT4" ShapeID="_x0000_i1091" DrawAspect="Content" ObjectID="_1617179407" r:id="rId140"/>
        </w:object>
      </w:r>
      <w:r w:rsidRPr="00DC555B">
        <w:rPr>
          <w:rFonts w:hint="eastAsia"/>
          <w:bCs/>
          <w:color w:val="000000" w:themeColor="text1"/>
          <w:szCs w:val="24"/>
        </w:rPr>
        <w:t>，</w:t>
      </w:r>
      <w:r w:rsidRPr="00DC555B">
        <w:rPr>
          <w:bCs/>
          <w:color w:val="000000" w:themeColor="text1"/>
          <w:position w:val="-6"/>
          <w:szCs w:val="24"/>
        </w:rPr>
        <w:object w:dxaOrig="220" w:dyaOrig="220" w14:anchorId="6ABBC346">
          <v:shape id="_x0000_i1092" type="#_x0000_t75" style="width:11.25pt;height:11.25pt" o:ole="">
            <v:imagedata r:id="rId138" o:title=""/>
          </v:shape>
          <o:OLEObject Type="Embed" ProgID="Equation.DSMT4" ShapeID="_x0000_i1092" DrawAspect="Content" ObjectID="_1617179408" r:id="rId141"/>
        </w:object>
      </w:r>
      <w:r w:rsidRPr="00DC555B">
        <w:rPr>
          <w:rFonts w:hint="eastAsia"/>
          <w:bCs/>
          <w:color w:val="000000" w:themeColor="text1"/>
          <w:szCs w:val="24"/>
        </w:rPr>
        <w:t>分别是变量对数的平均值和标准差</w:t>
      </w:r>
      <w:r w:rsidR="00DB5971" w:rsidRPr="00DC555B">
        <w:rPr>
          <w:rFonts w:hint="eastAsia"/>
          <w:bCs/>
          <w:color w:val="000000" w:themeColor="text1"/>
          <w:szCs w:val="24"/>
        </w:rPr>
        <w:t>，则对数分布的期望和方差就为：</w:t>
      </w:r>
    </w:p>
    <w:p w14:paraId="6ABBBF61" w14:textId="77777777" w:rsidR="00C06020" w:rsidRPr="00C06020" w:rsidRDefault="00C06020" w:rsidP="00C06020">
      <w:pPr>
        <w:pStyle w:val="a"/>
        <w:rPr>
          <w:rFonts w:asciiTheme="minorEastAsia" w:hAnsiTheme="minorEastAsia"/>
        </w:rPr>
      </w:pPr>
      <w:r>
        <w:rPr>
          <w:rFonts w:hint="eastAsia"/>
        </w:rPr>
        <w:tab/>
      </w:r>
      <w:r w:rsidR="00DB5971" w:rsidRPr="00DC555B">
        <w:rPr>
          <w:rFonts w:hint="eastAsia"/>
        </w:rPr>
        <w:t xml:space="preserve"> </w:t>
      </w:r>
      <w:r w:rsidR="00DB5971" w:rsidRPr="00DC555B">
        <w:object w:dxaOrig="1300" w:dyaOrig="400" w14:anchorId="6ABBC347">
          <v:shape id="_x0000_i1093" type="#_x0000_t75" style="width:65.25pt;height:20.25pt" o:ole="">
            <v:imagedata r:id="rId142" o:title=""/>
          </v:shape>
          <o:OLEObject Type="Embed" ProgID="Equation.DSMT4" ShapeID="_x0000_i1093" DrawAspect="Content" ObjectID="_1617179409" r:id="rId143"/>
        </w:object>
      </w:r>
      <w:r>
        <w:rPr>
          <w:rFonts w:hint="eastAsia"/>
        </w:rPr>
        <w:tab/>
      </w:r>
      <w:r w:rsidRPr="00C06020">
        <w:rPr>
          <w:rFonts w:asciiTheme="minorEastAsia" w:hAnsiTheme="minorEastAsia" w:hint="eastAsia"/>
        </w:rPr>
        <w:t>（2-19）</w:t>
      </w:r>
    </w:p>
    <w:p w14:paraId="6ABBBF62" w14:textId="77777777" w:rsidR="00DB5971" w:rsidRPr="00DC555B" w:rsidRDefault="002E1686" w:rsidP="002E1686">
      <w:pPr>
        <w:pStyle w:val="a"/>
      </w:pPr>
      <w:r>
        <w:rPr>
          <w:rFonts w:hint="eastAsia"/>
        </w:rPr>
        <w:tab/>
      </w:r>
      <w:r w:rsidR="00DB5971" w:rsidRPr="00DC555B">
        <w:object w:dxaOrig="2280" w:dyaOrig="400" w14:anchorId="6ABBC348">
          <v:shape id="_x0000_i1094" type="#_x0000_t75" style="width:114pt;height:20.25pt" o:ole="">
            <v:imagedata r:id="rId144" o:title=""/>
          </v:shape>
          <o:OLEObject Type="Embed" ProgID="Equation.DSMT4" ShapeID="_x0000_i1094" DrawAspect="Content" ObjectID="_1617179410" r:id="rId145"/>
        </w:object>
      </w:r>
      <w:r>
        <w:rPr>
          <w:rFonts w:hint="eastAsia"/>
        </w:rPr>
        <w:tab/>
      </w:r>
      <w:r w:rsidR="003F11CF" w:rsidRPr="00C06020">
        <w:rPr>
          <w:rFonts w:asciiTheme="minorEastAsia" w:hAnsiTheme="minorEastAsia"/>
        </w:rPr>
        <w:t>（</w:t>
      </w:r>
      <w:r w:rsidR="00C06020">
        <w:rPr>
          <w:rFonts w:asciiTheme="minorEastAsia" w:hAnsiTheme="minorEastAsia" w:hint="eastAsia"/>
        </w:rPr>
        <w:t>2-20</w:t>
      </w:r>
      <w:r w:rsidR="003F11CF" w:rsidRPr="00C06020">
        <w:rPr>
          <w:rFonts w:asciiTheme="minorEastAsia" w:hAnsiTheme="minorEastAsia"/>
        </w:rPr>
        <w:t>）</w:t>
      </w:r>
    </w:p>
    <w:p w14:paraId="6ABBBF63" w14:textId="77777777" w:rsidR="00884760" w:rsidRPr="00DC555B" w:rsidRDefault="00884760" w:rsidP="00DC555B">
      <w:pPr>
        <w:spacing w:line="360" w:lineRule="auto"/>
        <w:rPr>
          <w:bCs/>
          <w:color w:val="000000" w:themeColor="text1"/>
          <w:szCs w:val="24"/>
        </w:rPr>
      </w:pPr>
      <w:r w:rsidRPr="00DC555B">
        <w:rPr>
          <w:rFonts w:hint="eastAsia"/>
          <w:bCs/>
          <w:color w:val="000000" w:themeColor="text1"/>
          <w:szCs w:val="24"/>
        </w:rPr>
        <w:t>可靠度函数为：</w:t>
      </w:r>
    </w:p>
    <w:p w14:paraId="6ABBBF64" w14:textId="77777777" w:rsidR="00884760" w:rsidRPr="00DC555B" w:rsidRDefault="00884760" w:rsidP="002E1686">
      <w:pPr>
        <w:pStyle w:val="a"/>
      </w:pPr>
      <w:r w:rsidRPr="00DC555B">
        <w:rPr>
          <w:rFonts w:hint="eastAsia"/>
        </w:rPr>
        <w:t xml:space="preserve"> </w:t>
      </w:r>
      <w:r w:rsidR="002E1686">
        <w:rPr>
          <w:rFonts w:hint="eastAsia"/>
        </w:rPr>
        <w:tab/>
      </w:r>
      <w:r w:rsidRPr="00DC555B">
        <w:object w:dxaOrig="3080" w:dyaOrig="680" w14:anchorId="6ABBC349">
          <v:shape id="_x0000_i1095" type="#_x0000_t75" style="width:153.75pt;height:34.5pt" o:ole="">
            <v:imagedata r:id="rId146" o:title=""/>
          </v:shape>
          <o:OLEObject Type="Embed" ProgID="Equation.DSMT4" ShapeID="_x0000_i1095" DrawAspect="Content" ObjectID="_1617179411" r:id="rId147"/>
        </w:object>
      </w:r>
      <w:r w:rsidR="002E1686">
        <w:rPr>
          <w:rFonts w:hint="eastAsia"/>
        </w:rPr>
        <w:tab/>
      </w:r>
      <w:r w:rsidR="003F11CF" w:rsidRPr="002E1686">
        <w:rPr>
          <w:rFonts w:asciiTheme="minorEastAsia" w:hAnsiTheme="minorEastAsia"/>
        </w:rPr>
        <w:t>（</w:t>
      </w:r>
      <w:r w:rsidR="002E1686" w:rsidRPr="002E1686">
        <w:rPr>
          <w:rFonts w:asciiTheme="minorEastAsia" w:hAnsiTheme="minorEastAsia" w:hint="eastAsia"/>
        </w:rPr>
        <w:t>2-21</w:t>
      </w:r>
      <w:r w:rsidR="003F11CF" w:rsidRPr="002E1686">
        <w:rPr>
          <w:rFonts w:asciiTheme="minorEastAsia" w:hAnsiTheme="minorEastAsia"/>
        </w:rPr>
        <w:t>）</w:t>
      </w:r>
    </w:p>
    <w:p w14:paraId="6ABBBF65" w14:textId="77777777" w:rsidR="00DB5971" w:rsidRPr="00DC555B" w:rsidRDefault="00884760" w:rsidP="00DC555B">
      <w:pPr>
        <w:spacing w:line="360" w:lineRule="auto"/>
        <w:ind w:firstLineChars="200" w:firstLine="480"/>
        <w:rPr>
          <w:bCs/>
          <w:color w:val="000000" w:themeColor="text1"/>
          <w:szCs w:val="24"/>
        </w:rPr>
      </w:pPr>
      <w:r w:rsidRPr="00DC555B">
        <w:rPr>
          <w:rFonts w:hint="eastAsia"/>
          <w:bCs/>
          <w:color w:val="000000" w:themeColor="text1"/>
          <w:szCs w:val="24"/>
        </w:rPr>
        <w:t>对数正态分布其实与正态分布是很相类</w:t>
      </w:r>
      <w:r w:rsidR="00DB5971" w:rsidRPr="00DC555B">
        <w:rPr>
          <w:rFonts w:hint="eastAsia"/>
          <w:bCs/>
          <w:color w:val="000000" w:themeColor="text1"/>
          <w:szCs w:val="24"/>
        </w:rPr>
        <w:t>似</w:t>
      </w:r>
      <w:r w:rsidRPr="00DC555B">
        <w:rPr>
          <w:rFonts w:hint="eastAsia"/>
          <w:bCs/>
          <w:color w:val="000000" w:themeColor="text1"/>
          <w:szCs w:val="24"/>
        </w:rPr>
        <w:t>的，但是对数正态分布是不对称的，它适用于右偏变量的建模。</w:t>
      </w:r>
      <w:r w:rsidR="002004BF" w:rsidRPr="00DC555B">
        <w:rPr>
          <w:rFonts w:hint="eastAsia"/>
          <w:bCs/>
          <w:color w:val="000000" w:themeColor="text1"/>
          <w:szCs w:val="24"/>
        </w:rPr>
        <w:t>近年来，对数正态分布在可靠性领域逐渐得到了广泛的重视，在可靠性和维修性领域，对数正态分布可以用于对一些机械零件的寿命进行分析，对数正态分布也可以用来描述维修时间的分布。</w:t>
      </w:r>
    </w:p>
    <w:p w14:paraId="6ABBBF66" w14:textId="77777777" w:rsidR="00152FE7" w:rsidRPr="00DC555B" w:rsidRDefault="00221961" w:rsidP="00DC555B">
      <w:pPr>
        <w:pStyle w:val="ListParagraph"/>
        <w:numPr>
          <w:ilvl w:val="0"/>
          <w:numId w:val="12"/>
        </w:numPr>
        <w:spacing w:line="360" w:lineRule="auto"/>
        <w:ind w:firstLineChars="0"/>
        <w:rPr>
          <w:bCs/>
          <w:color w:val="000000" w:themeColor="text1"/>
          <w:szCs w:val="24"/>
        </w:rPr>
      </w:pPr>
      <w:r w:rsidRPr="00DC555B">
        <w:rPr>
          <w:rFonts w:hint="eastAsia"/>
          <w:bCs/>
          <w:color w:val="000000" w:themeColor="text1"/>
          <w:szCs w:val="24"/>
        </w:rPr>
        <w:t>单应力</w:t>
      </w:r>
      <w:r w:rsidR="00152FE7" w:rsidRPr="00DC555B">
        <w:rPr>
          <w:rFonts w:hint="eastAsia"/>
          <w:bCs/>
          <w:color w:val="000000" w:themeColor="text1"/>
          <w:szCs w:val="24"/>
        </w:rPr>
        <w:t>加速模型在常用的寿命分布中的应用</w:t>
      </w:r>
    </w:p>
    <w:p w14:paraId="6ABBBF67" w14:textId="77777777" w:rsidR="00221961" w:rsidRPr="00DC555B" w:rsidRDefault="00221961" w:rsidP="00DC555B">
      <w:pPr>
        <w:spacing w:line="360" w:lineRule="auto"/>
        <w:ind w:firstLineChars="200" w:firstLine="480"/>
        <w:rPr>
          <w:bCs/>
          <w:color w:val="000000" w:themeColor="text1"/>
          <w:szCs w:val="24"/>
        </w:rPr>
      </w:pPr>
      <w:r w:rsidRPr="00DC555B">
        <w:rPr>
          <w:rFonts w:hint="eastAsia"/>
          <w:bCs/>
          <w:color w:val="000000" w:themeColor="text1"/>
          <w:szCs w:val="24"/>
        </w:rPr>
        <w:t>由加速模型介绍可知，常用的单应力简单加速模型</w:t>
      </w:r>
      <w:r w:rsidR="00D37FA6" w:rsidRPr="00DC555B">
        <w:rPr>
          <w:rFonts w:hint="eastAsia"/>
          <w:bCs/>
          <w:color w:val="000000" w:themeColor="text1"/>
          <w:szCs w:val="24"/>
        </w:rPr>
        <w:t>为</w:t>
      </w:r>
      <w:r w:rsidR="00D37FA6" w:rsidRPr="00DC555B">
        <w:rPr>
          <w:rFonts w:hint="eastAsia"/>
          <w:bCs/>
          <w:szCs w:val="24"/>
        </w:rPr>
        <w:t>阿伦尼斯模型与逆幂律模型，根据研究它们的统一线性化形式在上述几种寿命分布中的应用如下。</w:t>
      </w:r>
    </w:p>
    <w:p w14:paraId="6ABBBF68" w14:textId="77777777" w:rsidR="00152FE7" w:rsidRPr="00DC555B" w:rsidRDefault="00D62C42" w:rsidP="00DC555B">
      <w:pPr>
        <w:spacing w:line="360" w:lineRule="auto"/>
        <w:ind w:firstLineChars="100" w:firstLine="240"/>
        <w:rPr>
          <w:bCs/>
          <w:color w:val="000000" w:themeColor="text1"/>
          <w:szCs w:val="24"/>
        </w:rPr>
      </w:pPr>
      <w:r w:rsidRPr="00DC555B">
        <w:rPr>
          <w:rFonts w:hint="eastAsia"/>
          <w:bCs/>
          <w:color w:val="000000" w:themeColor="text1"/>
          <w:szCs w:val="24"/>
        </w:rPr>
        <w:t>（</w:t>
      </w:r>
      <w:r w:rsidRPr="00DC555B">
        <w:rPr>
          <w:rFonts w:hint="eastAsia"/>
          <w:bCs/>
          <w:color w:val="000000" w:themeColor="text1"/>
          <w:szCs w:val="24"/>
        </w:rPr>
        <w:t>1</w:t>
      </w:r>
      <w:r w:rsidRPr="00DC555B">
        <w:rPr>
          <w:rFonts w:hint="eastAsia"/>
          <w:bCs/>
          <w:color w:val="000000" w:themeColor="text1"/>
          <w:szCs w:val="24"/>
        </w:rPr>
        <w:t>）</w:t>
      </w:r>
      <w:r w:rsidR="00152FE7" w:rsidRPr="00DC555B">
        <w:rPr>
          <w:rFonts w:hint="eastAsia"/>
          <w:bCs/>
          <w:color w:val="000000" w:themeColor="text1"/>
          <w:szCs w:val="24"/>
        </w:rPr>
        <w:t>当产品寿命</w:t>
      </w:r>
      <w:r w:rsidR="00152FE7" w:rsidRPr="00DC555B">
        <w:rPr>
          <w:rFonts w:hint="eastAsia"/>
          <w:bCs/>
          <w:color w:val="000000" w:themeColor="text1"/>
          <w:szCs w:val="24"/>
        </w:rPr>
        <w:t>t</w:t>
      </w:r>
      <w:r w:rsidR="00152FE7" w:rsidRPr="00DC555B">
        <w:rPr>
          <w:rFonts w:hint="eastAsia"/>
          <w:bCs/>
          <w:color w:val="000000" w:themeColor="text1"/>
          <w:szCs w:val="24"/>
        </w:rPr>
        <w:t>服从指数分布</w:t>
      </w:r>
      <w:r w:rsidR="00152FE7" w:rsidRPr="00DC555B">
        <w:rPr>
          <w:position w:val="-10"/>
          <w:szCs w:val="24"/>
        </w:rPr>
        <w:object w:dxaOrig="760" w:dyaOrig="320" w14:anchorId="6ABBC34A">
          <v:shape id="_x0000_i1096" type="#_x0000_t75" style="width:37.5pt;height:15.75pt" o:ole="">
            <v:imagedata r:id="rId148" o:title=""/>
          </v:shape>
          <o:OLEObject Type="Embed" ProgID="Equation.DSMT4" ShapeID="_x0000_i1096" DrawAspect="Content" ObjectID="_1617179412" r:id="rId149"/>
        </w:object>
      </w:r>
      <w:r w:rsidR="00152FE7" w:rsidRPr="00DC555B">
        <w:rPr>
          <w:rFonts w:hint="eastAsia"/>
          <w:bCs/>
          <w:color w:val="000000" w:themeColor="text1"/>
          <w:szCs w:val="24"/>
        </w:rPr>
        <w:t>时</w:t>
      </w:r>
      <w:r w:rsidR="00152FE7" w:rsidRPr="00DC555B">
        <w:rPr>
          <w:rFonts w:hint="eastAsia"/>
          <w:bCs/>
          <w:color w:val="000000" w:themeColor="text1"/>
          <w:szCs w:val="24"/>
        </w:rPr>
        <w:t>,</w:t>
      </w:r>
      <w:r w:rsidR="00152FE7" w:rsidRPr="00DC555B">
        <w:rPr>
          <w:rFonts w:hint="eastAsia"/>
          <w:bCs/>
          <w:color w:val="000000" w:themeColor="text1"/>
          <w:szCs w:val="24"/>
        </w:rPr>
        <w:t>常用其平均寿命</w:t>
      </w:r>
      <w:r w:rsidR="00152FE7" w:rsidRPr="00DC555B">
        <w:rPr>
          <w:position w:val="-10"/>
          <w:szCs w:val="24"/>
        </w:rPr>
        <w:object w:dxaOrig="1020" w:dyaOrig="360" w14:anchorId="6ABBC34B">
          <v:shape id="_x0000_i1097" type="#_x0000_t75" style="width:51pt;height:18.75pt" o:ole="">
            <v:imagedata r:id="rId150" o:title=""/>
          </v:shape>
          <o:OLEObject Type="Embed" ProgID="Equation.DSMT4" ShapeID="_x0000_i1097" DrawAspect="Content" ObjectID="_1617179413" r:id="rId151"/>
        </w:object>
      </w:r>
    </w:p>
    <w:p w14:paraId="6ABBBF69" w14:textId="77777777" w:rsidR="00152FE7" w:rsidRPr="00DC555B" w:rsidRDefault="00152FE7" w:rsidP="00DC555B">
      <w:pPr>
        <w:spacing w:line="360" w:lineRule="auto"/>
        <w:rPr>
          <w:bCs/>
          <w:color w:val="000000" w:themeColor="text1"/>
          <w:szCs w:val="24"/>
        </w:rPr>
      </w:pPr>
      <w:r w:rsidRPr="00DC555B">
        <w:rPr>
          <w:rFonts w:hint="eastAsia"/>
          <w:bCs/>
          <w:color w:val="000000" w:themeColor="text1"/>
          <w:szCs w:val="24"/>
        </w:rPr>
        <w:t>作为寿命特征</w:t>
      </w:r>
      <w:r w:rsidR="00D62C42" w:rsidRPr="00DC555B">
        <w:rPr>
          <w:rFonts w:hint="eastAsia"/>
          <w:bCs/>
          <w:color w:val="000000" w:themeColor="text1"/>
          <w:szCs w:val="24"/>
        </w:rPr>
        <w:t>，加速模型为：</w:t>
      </w:r>
    </w:p>
    <w:p w14:paraId="6ABBBF6A" w14:textId="77777777" w:rsidR="00D62C42" w:rsidRPr="00DC555B" w:rsidRDefault="002E1686" w:rsidP="002E1686">
      <w:pPr>
        <w:pStyle w:val="a"/>
      </w:pPr>
      <w:r>
        <w:rPr>
          <w:rFonts w:hint="eastAsia"/>
        </w:rPr>
        <w:tab/>
      </w:r>
      <w:r w:rsidR="00036172" w:rsidRPr="00DC555B">
        <w:object w:dxaOrig="1680" w:dyaOrig="360" w14:anchorId="6ABBC34C">
          <v:shape id="_x0000_i1098" type="#_x0000_t75" style="width:83.25pt;height:18.75pt" o:ole="">
            <v:imagedata r:id="rId152" o:title=""/>
          </v:shape>
          <o:OLEObject Type="Embed" ProgID="Equation.DSMT4" ShapeID="_x0000_i1098" DrawAspect="Content" ObjectID="_1617179414" r:id="rId153"/>
        </w:object>
      </w:r>
      <w:r>
        <w:rPr>
          <w:rFonts w:hint="eastAsia"/>
        </w:rPr>
        <w:tab/>
      </w:r>
      <w:r w:rsidR="003F11CF" w:rsidRPr="002E1686">
        <w:rPr>
          <w:rFonts w:asciiTheme="minorEastAsia" w:hAnsiTheme="minorEastAsia"/>
        </w:rPr>
        <w:t>（</w:t>
      </w:r>
      <w:r w:rsidRPr="002E1686">
        <w:rPr>
          <w:rFonts w:asciiTheme="minorEastAsia" w:hAnsiTheme="minorEastAsia" w:hint="eastAsia"/>
        </w:rPr>
        <w:t>2-22</w:t>
      </w:r>
      <w:r w:rsidR="003F11CF" w:rsidRPr="002E1686">
        <w:rPr>
          <w:rFonts w:asciiTheme="minorEastAsia" w:hAnsiTheme="minorEastAsia"/>
        </w:rPr>
        <w:t>）</w:t>
      </w:r>
    </w:p>
    <w:p w14:paraId="6ABBBF6B" w14:textId="77777777" w:rsidR="00446603" w:rsidRPr="00DC555B" w:rsidRDefault="00036172" w:rsidP="0092278D">
      <w:pPr>
        <w:spacing w:line="360" w:lineRule="auto"/>
        <w:ind w:firstLine="420"/>
        <w:rPr>
          <w:bCs/>
          <w:color w:val="000000" w:themeColor="text1"/>
          <w:szCs w:val="24"/>
          <w:vertAlign w:val="superscript"/>
        </w:rPr>
      </w:pPr>
      <w:r w:rsidRPr="00DC555B">
        <w:rPr>
          <w:rFonts w:hint="eastAsia"/>
          <w:bCs/>
          <w:color w:val="000000" w:themeColor="text1"/>
          <w:szCs w:val="24"/>
        </w:rPr>
        <w:t>当应力</w:t>
      </w:r>
      <w:r w:rsidRPr="00DC555B">
        <w:rPr>
          <w:rFonts w:hint="eastAsia"/>
          <w:bCs/>
          <w:color w:val="000000" w:themeColor="text1"/>
          <w:szCs w:val="24"/>
        </w:rPr>
        <w:t>s</w:t>
      </w:r>
      <w:r w:rsidR="007419AC" w:rsidRPr="00DC555B">
        <w:rPr>
          <w:rFonts w:hint="eastAsia"/>
          <w:bCs/>
          <w:color w:val="000000" w:themeColor="text1"/>
          <w:szCs w:val="24"/>
        </w:rPr>
        <w:t>为绝对</w:t>
      </w:r>
      <w:r w:rsidRPr="00DC555B">
        <w:rPr>
          <w:rFonts w:hint="eastAsia"/>
          <w:bCs/>
          <w:color w:val="000000" w:themeColor="text1"/>
          <w:szCs w:val="24"/>
        </w:rPr>
        <w:t>温度时，由</w:t>
      </w:r>
      <w:r w:rsidRPr="00DC555B">
        <w:rPr>
          <w:rFonts w:hint="eastAsia"/>
          <w:bCs/>
          <w:szCs w:val="24"/>
        </w:rPr>
        <w:t>阿伦尼斯模型可知</w:t>
      </w:r>
      <w:r w:rsidR="007419AC" w:rsidRPr="00DC555B">
        <w:rPr>
          <w:rFonts w:hint="eastAsia"/>
          <w:bCs/>
          <w:szCs w:val="24"/>
        </w:rPr>
        <w:t>b&gt;0</w:t>
      </w:r>
      <w:r w:rsidR="007419AC" w:rsidRPr="00DC555B">
        <w:rPr>
          <w:rFonts w:hint="eastAsia"/>
          <w:bCs/>
          <w:szCs w:val="24"/>
        </w:rPr>
        <w:t>，</w:t>
      </w:r>
      <w:r w:rsidR="0068467C" w:rsidRPr="00DC555B">
        <w:rPr>
          <w:bCs/>
          <w:position w:val="-10"/>
          <w:szCs w:val="24"/>
        </w:rPr>
        <w:object w:dxaOrig="520" w:dyaOrig="320" w14:anchorId="6ABBC34D">
          <v:shape id="_x0000_i1099" type="#_x0000_t75" style="width:26.25pt;height:15.75pt" o:ole="">
            <v:imagedata r:id="rId154" o:title=""/>
          </v:shape>
          <o:OLEObject Type="Embed" ProgID="Equation.DSMT4" ShapeID="_x0000_i1099" DrawAspect="Content" ObjectID="_1617179415" r:id="rId155"/>
        </w:object>
      </w:r>
      <w:r w:rsidR="007419AC" w:rsidRPr="00DC555B">
        <w:rPr>
          <w:bCs/>
          <w:szCs w:val="24"/>
        </w:rPr>
        <w:t>=</w:t>
      </w:r>
      <w:r w:rsidR="007419AC" w:rsidRPr="00DC555B">
        <w:rPr>
          <w:bCs/>
          <w:position w:val="-6"/>
          <w:szCs w:val="24"/>
        </w:rPr>
        <w:object w:dxaOrig="320" w:dyaOrig="320" w14:anchorId="6ABBC34E">
          <v:shape id="_x0000_i1100" type="#_x0000_t75" style="width:15.75pt;height:15.75pt" o:ole="">
            <v:imagedata r:id="rId156" o:title=""/>
          </v:shape>
          <o:OLEObject Type="Embed" ProgID="Equation.DSMT4" ShapeID="_x0000_i1100" DrawAspect="Content" ObjectID="_1617179416" r:id="rId157"/>
        </w:object>
      </w:r>
      <w:r w:rsidR="007419AC" w:rsidRPr="00DC555B">
        <w:rPr>
          <w:bCs/>
          <w:szCs w:val="24"/>
        </w:rPr>
        <w:t>。</w:t>
      </w:r>
      <w:r w:rsidRPr="00DC555B">
        <w:rPr>
          <w:rFonts w:hint="eastAsia"/>
          <w:bCs/>
          <w:color w:val="000000" w:themeColor="text1"/>
          <w:szCs w:val="24"/>
        </w:rPr>
        <w:t>在指数分布中</w:t>
      </w:r>
      <w:r w:rsidRPr="00DC555B">
        <w:rPr>
          <w:bCs/>
          <w:color w:val="000000" w:themeColor="text1"/>
          <w:position w:val="-6"/>
          <w:szCs w:val="24"/>
        </w:rPr>
        <w:object w:dxaOrig="200" w:dyaOrig="279" w14:anchorId="6ABBC34F">
          <v:shape id="_x0000_i1101" type="#_x0000_t75" style="width:9.75pt;height:14.25pt" o:ole="">
            <v:imagedata r:id="rId158" o:title=""/>
          </v:shape>
          <o:OLEObject Type="Embed" ProgID="Equation.DSMT4" ShapeID="_x0000_i1101" DrawAspect="Content" ObjectID="_1617179417" r:id="rId159"/>
        </w:object>
      </w:r>
      <w:r w:rsidRPr="00DC555B">
        <w:rPr>
          <w:bCs/>
          <w:color w:val="000000" w:themeColor="text1"/>
          <w:szCs w:val="24"/>
        </w:rPr>
        <w:t>代表失效率，</w:t>
      </w:r>
      <w:r w:rsidRPr="00DC555B">
        <w:rPr>
          <w:rFonts w:hint="eastAsia"/>
          <w:bCs/>
          <w:color w:val="000000" w:themeColor="text1"/>
          <w:szCs w:val="24"/>
        </w:rPr>
        <w:t>文献</w:t>
      </w:r>
      <w:r w:rsidRPr="00DC555B">
        <w:rPr>
          <w:rFonts w:hint="eastAsia"/>
          <w:bCs/>
          <w:color w:val="000000" w:themeColor="text1"/>
          <w:szCs w:val="24"/>
          <w:vertAlign w:val="superscript"/>
        </w:rPr>
        <w:t>[</w:t>
      </w:r>
      <w:r w:rsidR="00330748">
        <w:rPr>
          <w:rFonts w:hint="eastAsia"/>
          <w:bCs/>
          <w:color w:val="000000" w:themeColor="text1"/>
          <w:szCs w:val="24"/>
          <w:vertAlign w:val="superscript"/>
        </w:rPr>
        <w:t>27</w:t>
      </w:r>
      <w:r w:rsidRPr="00DC555B">
        <w:rPr>
          <w:rFonts w:hint="eastAsia"/>
          <w:bCs/>
          <w:color w:val="000000" w:themeColor="text1"/>
          <w:szCs w:val="24"/>
          <w:vertAlign w:val="superscript"/>
        </w:rPr>
        <w:t>]</w:t>
      </w:r>
      <w:r w:rsidRPr="00DC555B">
        <w:rPr>
          <w:rFonts w:hint="eastAsia"/>
          <w:bCs/>
          <w:szCs w:val="24"/>
        </w:rPr>
        <w:t>对阿伦尼斯模型变形</w:t>
      </w:r>
      <w:r w:rsidR="002044AE" w:rsidRPr="00DC555B">
        <w:rPr>
          <w:rFonts w:hint="eastAsia"/>
          <w:bCs/>
          <w:szCs w:val="24"/>
        </w:rPr>
        <w:t>提出了用对数链接函数表示</w:t>
      </w:r>
      <w:r w:rsidR="002044AE" w:rsidRPr="00DC555B">
        <w:rPr>
          <w:bCs/>
          <w:color w:val="000000" w:themeColor="text1"/>
          <w:szCs w:val="24"/>
        </w:rPr>
        <w:t>失效率</w:t>
      </w:r>
      <w:r w:rsidR="002044AE" w:rsidRPr="00DC555B">
        <w:rPr>
          <w:bCs/>
          <w:color w:val="000000" w:themeColor="text1"/>
          <w:position w:val="-6"/>
          <w:szCs w:val="24"/>
        </w:rPr>
        <w:object w:dxaOrig="200" w:dyaOrig="279" w14:anchorId="6ABBC350">
          <v:shape id="_x0000_i1102" type="#_x0000_t75" style="width:9.75pt;height:14.25pt" o:ole="">
            <v:imagedata r:id="rId160" o:title=""/>
          </v:shape>
          <o:OLEObject Type="Embed" ProgID="Equation.DSMT4" ShapeID="_x0000_i1102" DrawAspect="Content" ObjectID="_1617179418" r:id="rId161"/>
        </w:object>
      </w:r>
      <w:r w:rsidR="002044AE" w:rsidRPr="00DC555B">
        <w:rPr>
          <w:bCs/>
          <w:color w:val="000000" w:themeColor="text1"/>
          <w:szCs w:val="24"/>
        </w:rPr>
        <w:t>与温度之间的关系，即</w:t>
      </w:r>
      <w:r w:rsidR="007419AC" w:rsidRPr="00DC555B">
        <w:rPr>
          <w:bCs/>
          <w:color w:val="000000" w:themeColor="text1"/>
          <w:position w:val="-12"/>
          <w:szCs w:val="24"/>
        </w:rPr>
        <w:object w:dxaOrig="1020" w:dyaOrig="380" w14:anchorId="6ABBC351">
          <v:shape id="_x0000_i1103" type="#_x0000_t75" style="width:51pt;height:18.75pt" o:ole="">
            <v:imagedata r:id="rId162" o:title=""/>
          </v:shape>
          <o:OLEObject Type="Embed" ProgID="Equation.DSMT4" ShapeID="_x0000_i1103" DrawAspect="Content" ObjectID="_1617179419" r:id="rId163"/>
        </w:object>
      </w:r>
      <w:r w:rsidR="007419AC" w:rsidRPr="00DC555B">
        <w:rPr>
          <w:bCs/>
          <w:color w:val="000000" w:themeColor="text1"/>
          <w:szCs w:val="24"/>
        </w:rPr>
        <w:t>（</w:t>
      </w:r>
      <w:r w:rsidR="007419AC" w:rsidRPr="00DC555B">
        <w:rPr>
          <w:rFonts w:hint="eastAsia"/>
          <w:bCs/>
          <w:color w:val="000000" w:themeColor="text1"/>
          <w:szCs w:val="24"/>
        </w:rPr>
        <w:t>w</w:t>
      </w:r>
      <w:r w:rsidR="007419AC" w:rsidRPr="00DC555B">
        <w:rPr>
          <w:rFonts w:hint="eastAsia"/>
          <w:bCs/>
          <w:color w:val="000000" w:themeColor="text1"/>
          <w:szCs w:val="24"/>
        </w:rPr>
        <w:t>表示温度，单位是摄氏度，</w:t>
      </w:r>
      <w:r w:rsidR="007419AC" w:rsidRPr="00DC555B">
        <w:rPr>
          <w:bCs/>
          <w:color w:val="000000" w:themeColor="text1"/>
          <w:position w:val="-12"/>
          <w:szCs w:val="24"/>
        </w:rPr>
        <w:object w:dxaOrig="300" w:dyaOrig="360" w14:anchorId="6ABBC352">
          <v:shape id="_x0000_i1104" type="#_x0000_t75" style="width:15pt;height:18.75pt" o:ole="">
            <v:imagedata r:id="rId164" o:title=""/>
          </v:shape>
          <o:OLEObject Type="Embed" ProgID="Equation.DSMT4" ShapeID="_x0000_i1104" DrawAspect="Content" ObjectID="_1617179420" r:id="rId165"/>
        </w:object>
      </w:r>
      <w:r w:rsidR="007419AC" w:rsidRPr="00DC555B">
        <w:rPr>
          <w:bCs/>
          <w:color w:val="000000" w:themeColor="text1"/>
          <w:szCs w:val="24"/>
        </w:rPr>
        <w:t>，</w:t>
      </w:r>
      <w:r w:rsidR="007419AC" w:rsidRPr="00DC555B">
        <w:rPr>
          <w:bCs/>
          <w:color w:val="000000" w:themeColor="text1"/>
          <w:position w:val="-12"/>
          <w:szCs w:val="24"/>
        </w:rPr>
        <w:object w:dxaOrig="279" w:dyaOrig="360" w14:anchorId="6ABBC353">
          <v:shape id="_x0000_i1105" type="#_x0000_t75" style="width:14.25pt;height:18.75pt" o:ole="">
            <v:imagedata r:id="rId166" o:title=""/>
          </v:shape>
          <o:OLEObject Type="Embed" ProgID="Equation.DSMT4" ShapeID="_x0000_i1105" DrawAspect="Content" ObjectID="_1617179421" r:id="rId167"/>
        </w:object>
      </w:r>
      <w:r w:rsidR="007419AC" w:rsidRPr="00DC555B">
        <w:rPr>
          <w:rFonts w:hint="eastAsia"/>
          <w:bCs/>
          <w:color w:val="000000" w:themeColor="text1"/>
          <w:szCs w:val="24"/>
        </w:rPr>
        <w:t>&gt;0</w:t>
      </w:r>
      <w:r w:rsidR="007419AC" w:rsidRPr="00DC555B">
        <w:rPr>
          <w:bCs/>
          <w:color w:val="000000" w:themeColor="text1"/>
          <w:szCs w:val="24"/>
        </w:rPr>
        <w:t>）。</w:t>
      </w:r>
      <w:r w:rsidR="007419AC" w:rsidRPr="00DC555B">
        <w:rPr>
          <w:rFonts w:hint="eastAsia"/>
          <w:bCs/>
          <w:color w:val="000000" w:themeColor="text1"/>
          <w:szCs w:val="24"/>
        </w:rPr>
        <w:t>当应力</w:t>
      </w:r>
      <w:r w:rsidR="007419AC" w:rsidRPr="00DC555B">
        <w:rPr>
          <w:rFonts w:hint="eastAsia"/>
          <w:bCs/>
          <w:color w:val="000000" w:themeColor="text1"/>
          <w:szCs w:val="24"/>
        </w:rPr>
        <w:t>s</w:t>
      </w:r>
      <w:r w:rsidR="007419AC" w:rsidRPr="00DC555B">
        <w:rPr>
          <w:rFonts w:hint="eastAsia"/>
          <w:bCs/>
          <w:color w:val="000000" w:themeColor="text1"/>
          <w:szCs w:val="24"/>
        </w:rPr>
        <w:t>为电压时，</w:t>
      </w:r>
      <w:r w:rsidR="0068467C" w:rsidRPr="00DC555B">
        <w:rPr>
          <w:rFonts w:hint="eastAsia"/>
          <w:bCs/>
          <w:color w:val="000000" w:themeColor="text1"/>
          <w:szCs w:val="24"/>
        </w:rPr>
        <w:t>b&lt;0,</w:t>
      </w:r>
      <w:r w:rsidR="0068467C" w:rsidRPr="00DC555B">
        <w:rPr>
          <w:bCs/>
          <w:color w:val="000000" w:themeColor="text1"/>
          <w:position w:val="-10"/>
          <w:szCs w:val="24"/>
        </w:rPr>
        <w:object w:dxaOrig="940" w:dyaOrig="320" w14:anchorId="6ABBC354">
          <v:shape id="_x0000_i1106" type="#_x0000_t75" style="width:47.25pt;height:15.75pt" o:ole="">
            <v:imagedata r:id="rId168" o:title=""/>
          </v:shape>
          <o:OLEObject Type="Embed" ProgID="Equation.DSMT4" ShapeID="_x0000_i1106" DrawAspect="Content" ObjectID="_1617179422" r:id="rId169"/>
        </w:object>
      </w:r>
      <w:r w:rsidR="0068467C" w:rsidRPr="00DC555B">
        <w:rPr>
          <w:rFonts w:hint="eastAsia"/>
          <w:bCs/>
          <w:color w:val="000000" w:themeColor="text1"/>
          <w:szCs w:val="24"/>
        </w:rPr>
        <w:t>。</w:t>
      </w:r>
    </w:p>
    <w:p w14:paraId="6ABBBF6C" w14:textId="77777777" w:rsidR="00221961" w:rsidRPr="00DC555B" w:rsidRDefault="0068467C" w:rsidP="00DC555B">
      <w:pPr>
        <w:spacing w:line="360" w:lineRule="auto"/>
        <w:rPr>
          <w:bCs/>
          <w:color w:val="000000" w:themeColor="text1"/>
          <w:szCs w:val="24"/>
        </w:rPr>
      </w:pPr>
      <w:r w:rsidRPr="00DC555B">
        <w:rPr>
          <w:rFonts w:hint="eastAsia"/>
          <w:bCs/>
          <w:color w:val="000000" w:themeColor="text1"/>
          <w:szCs w:val="24"/>
        </w:rPr>
        <w:t>（</w:t>
      </w:r>
      <w:r w:rsidRPr="00DC555B">
        <w:rPr>
          <w:rFonts w:hint="eastAsia"/>
          <w:bCs/>
          <w:color w:val="000000" w:themeColor="text1"/>
          <w:szCs w:val="24"/>
        </w:rPr>
        <w:t>2</w:t>
      </w:r>
      <w:r w:rsidRPr="00DC555B">
        <w:rPr>
          <w:rFonts w:hint="eastAsia"/>
          <w:bCs/>
          <w:color w:val="000000" w:themeColor="text1"/>
          <w:szCs w:val="24"/>
        </w:rPr>
        <w:t>）当产品的寿命服从威布尔分布</w:t>
      </w:r>
      <w:r w:rsidRPr="00DC555B">
        <w:rPr>
          <w:rFonts w:hint="eastAsia"/>
          <w:bCs/>
          <w:i/>
          <w:color w:val="000000" w:themeColor="text1"/>
          <w:szCs w:val="24"/>
        </w:rPr>
        <w:t>Wei</w:t>
      </w:r>
      <w:r w:rsidRPr="00DC555B">
        <w:rPr>
          <w:rFonts w:hint="eastAsia"/>
          <w:bCs/>
          <w:color w:val="000000" w:themeColor="text1"/>
          <w:szCs w:val="24"/>
        </w:rPr>
        <w:t>（</w:t>
      </w:r>
      <w:r w:rsidRPr="00DC555B">
        <w:rPr>
          <w:bCs/>
          <w:color w:val="000000" w:themeColor="text1"/>
          <w:position w:val="-10"/>
          <w:szCs w:val="24"/>
        </w:rPr>
        <w:object w:dxaOrig="200" w:dyaOrig="260" w14:anchorId="6ABBC355">
          <v:shape id="_x0000_i1107" type="#_x0000_t75" style="width:9.75pt;height:13.5pt" o:ole="">
            <v:imagedata r:id="rId170" o:title=""/>
          </v:shape>
          <o:OLEObject Type="Embed" ProgID="Equation.DSMT4" ShapeID="_x0000_i1107" DrawAspect="Content" ObjectID="_1617179423" r:id="rId171"/>
        </w:object>
      </w:r>
      <w:r w:rsidRPr="00DC555B">
        <w:rPr>
          <w:bCs/>
          <w:color w:val="000000" w:themeColor="text1"/>
          <w:szCs w:val="24"/>
        </w:rPr>
        <w:t>，</w:t>
      </w:r>
      <w:r w:rsidRPr="00DC555B">
        <w:rPr>
          <w:bCs/>
          <w:color w:val="000000" w:themeColor="text1"/>
          <w:position w:val="-6"/>
          <w:szCs w:val="24"/>
        </w:rPr>
        <w:object w:dxaOrig="220" w:dyaOrig="220" w14:anchorId="6ABBC356">
          <v:shape id="_x0000_i1108" type="#_x0000_t75" style="width:11.25pt;height:11.25pt" o:ole="">
            <v:imagedata r:id="rId172" o:title=""/>
          </v:shape>
          <o:OLEObject Type="Embed" ProgID="Equation.DSMT4" ShapeID="_x0000_i1108" DrawAspect="Content" ObjectID="_1617179424" r:id="rId173"/>
        </w:object>
      </w:r>
      <w:r w:rsidR="00D37FA6" w:rsidRPr="00DC555B">
        <w:rPr>
          <w:rFonts w:hint="eastAsia"/>
          <w:bCs/>
          <w:color w:val="000000" w:themeColor="text1"/>
          <w:szCs w:val="24"/>
        </w:rPr>
        <w:t>）</w:t>
      </w:r>
      <w:r w:rsidRPr="00DC555B">
        <w:rPr>
          <w:rFonts w:hint="eastAsia"/>
          <w:bCs/>
          <w:color w:val="000000" w:themeColor="text1"/>
          <w:szCs w:val="24"/>
        </w:rPr>
        <w:t>时，用特征寿命</w:t>
      </w:r>
      <w:r w:rsidR="00221961" w:rsidRPr="00DC555B">
        <w:rPr>
          <w:bCs/>
          <w:color w:val="000000" w:themeColor="text1"/>
          <w:position w:val="-6"/>
          <w:szCs w:val="24"/>
        </w:rPr>
        <w:object w:dxaOrig="220" w:dyaOrig="220" w14:anchorId="6ABBC357">
          <v:shape id="_x0000_i1109" type="#_x0000_t75" style="width:11.25pt;height:11.25pt" o:ole="">
            <v:imagedata r:id="rId174" o:title=""/>
          </v:shape>
          <o:OLEObject Type="Embed" ProgID="Equation.DSMT4" ShapeID="_x0000_i1109" DrawAspect="Content" ObjectID="_1617179425" r:id="rId175"/>
        </w:object>
      </w:r>
      <w:r w:rsidR="00221961" w:rsidRPr="00DC555B">
        <w:rPr>
          <w:bCs/>
          <w:color w:val="000000" w:themeColor="text1"/>
          <w:szCs w:val="24"/>
        </w:rPr>
        <w:t>作为寿命特征，加速模型就为：</w:t>
      </w:r>
    </w:p>
    <w:p w14:paraId="6ABBBF6D" w14:textId="77777777" w:rsidR="00221961" w:rsidRPr="00DC555B" w:rsidRDefault="002E1686" w:rsidP="002E1686">
      <w:pPr>
        <w:pStyle w:val="a"/>
      </w:pPr>
      <w:r>
        <w:rPr>
          <w:rFonts w:hint="eastAsia"/>
        </w:rPr>
        <w:tab/>
      </w:r>
      <w:r w:rsidR="00221961" w:rsidRPr="00DC555B">
        <w:object w:dxaOrig="1540" w:dyaOrig="320" w14:anchorId="6ABBC358">
          <v:shape id="_x0000_i1110" type="#_x0000_t75" style="width:77.25pt;height:15.75pt" o:ole="">
            <v:imagedata r:id="rId176" o:title=""/>
          </v:shape>
          <o:OLEObject Type="Embed" ProgID="Equation.DSMT4" ShapeID="_x0000_i1110" DrawAspect="Content" ObjectID="_1617179426" r:id="rId177"/>
        </w:object>
      </w:r>
      <w:r>
        <w:rPr>
          <w:rFonts w:hint="eastAsia"/>
        </w:rPr>
        <w:tab/>
      </w:r>
      <w:r w:rsidR="003F11CF" w:rsidRPr="002E1686">
        <w:rPr>
          <w:rFonts w:asciiTheme="minorEastAsia" w:hAnsiTheme="minorEastAsia"/>
        </w:rPr>
        <w:t>（</w:t>
      </w:r>
      <w:r w:rsidRPr="002E1686">
        <w:rPr>
          <w:rFonts w:asciiTheme="minorEastAsia" w:hAnsiTheme="minorEastAsia" w:hint="eastAsia"/>
        </w:rPr>
        <w:t>2-23</w:t>
      </w:r>
      <w:r w:rsidR="003F11CF" w:rsidRPr="002E1686">
        <w:rPr>
          <w:rFonts w:asciiTheme="minorEastAsia" w:hAnsiTheme="minorEastAsia"/>
        </w:rPr>
        <w:t>）</w:t>
      </w:r>
    </w:p>
    <w:p w14:paraId="6ABBBF6E" w14:textId="77777777" w:rsidR="00221961" w:rsidRPr="00DC555B" w:rsidRDefault="00221961" w:rsidP="00DC555B">
      <w:pPr>
        <w:spacing w:line="360" w:lineRule="auto"/>
        <w:rPr>
          <w:bCs/>
          <w:color w:val="000000" w:themeColor="text1"/>
          <w:szCs w:val="24"/>
        </w:rPr>
      </w:pPr>
      <w:r w:rsidRPr="00DC555B">
        <w:rPr>
          <w:rFonts w:hint="eastAsia"/>
          <w:bCs/>
          <w:color w:val="000000" w:themeColor="text1"/>
          <w:szCs w:val="24"/>
        </w:rPr>
        <w:t>其中</w:t>
      </w:r>
      <w:r w:rsidRPr="00DC555B">
        <w:rPr>
          <w:bCs/>
          <w:color w:val="000000" w:themeColor="text1"/>
          <w:position w:val="-10"/>
          <w:szCs w:val="24"/>
        </w:rPr>
        <w:object w:dxaOrig="520" w:dyaOrig="320" w14:anchorId="6ABBC359">
          <v:shape id="_x0000_i1111" type="#_x0000_t75" style="width:26.25pt;height:15.75pt" o:ole="">
            <v:imagedata r:id="rId178" o:title=""/>
          </v:shape>
          <o:OLEObject Type="Embed" ProgID="Equation.DSMT4" ShapeID="_x0000_i1111" DrawAspect="Content" ObjectID="_1617179427" r:id="rId179"/>
        </w:object>
      </w:r>
      <w:r w:rsidRPr="00DC555B">
        <w:rPr>
          <w:bCs/>
          <w:color w:val="000000" w:themeColor="text1"/>
          <w:szCs w:val="24"/>
        </w:rPr>
        <w:t>与上述指数分布一样。</w:t>
      </w:r>
    </w:p>
    <w:p w14:paraId="6ABBBF6F" w14:textId="77777777" w:rsidR="00221961" w:rsidRPr="00DC555B" w:rsidRDefault="00221961" w:rsidP="00DC555B">
      <w:pPr>
        <w:spacing w:line="360" w:lineRule="auto"/>
        <w:rPr>
          <w:bCs/>
          <w:color w:val="000000" w:themeColor="text1"/>
          <w:szCs w:val="24"/>
        </w:rPr>
      </w:pPr>
      <w:r w:rsidRPr="00DC555B">
        <w:rPr>
          <w:rFonts w:hint="eastAsia"/>
          <w:bCs/>
          <w:color w:val="000000" w:themeColor="text1"/>
          <w:szCs w:val="24"/>
        </w:rPr>
        <w:t>（</w:t>
      </w:r>
      <w:r w:rsidRPr="00DC555B">
        <w:rPr>
          <w:rFonts w:hint="eastAsia"/>
          <w:bCs/>
          <w:color w:val="000000" w:themeColor="text1"/>
          <w:szCs w:val="24"/>
        </w:rPr>
        <w:t>3</w:t>
      </w:r>
      <w:r w:rsidRPr="00DC555B">
        <w:rPr>
          <w:rFonts w:hint="eastAsia"/>
          <w:bCs/>
          <w:color w:val="000000" w:themeColor="text1"/>
          <w:szCs w:val="24"/>
        </w:rPr>
        <w:t>）</w:t>
      </w:r>
      <w:r w:rsidR="00D37FA6" w:rsidRPr="00DC555B">
        <w:rPr>
          <w:rFonts w:hint="eastAsia"/>
          <w:bCs/>
          <w:color w:val="000000" w:themeColor="text1"/>
          <w:szCs w:val="24"/>
        </w:rPr>
        <w:t>当产品的寿命服从对数正态分布</w:t>
      </w:r>
      <w:r w:rsidR="00D37FA6" w:rsidRPr="00DC555B">
        <w:rPr>
          <w:bCs/>
          <w:color w:val="000000" w:themeColor="text1"/>
          <w:szCs w:val="24"/>
        </w:rPr>
        <w:t>时，常用中位寿命</w:t>
      </w:r>
      <w:r w:rsidR="00963A1C" w:rsidRPr="00DC555B">
        <w:rPr>
          <w:bCs/>
          <w:color w:val="000000" w:themeColor="text1"/>
          <w:position w:val="-10"/>
          <w:szCs w:val="24"/>
        </w:rPr>
        <w:object w:dxaOrig="340" w:dyaOrig="300" w14:anchorId="6ABBC35A">
          <v:shape id="_x0000_i1112" type="#_x0000_t75" style="width:16.5pt;height:15pt" o:ole="">
            <v:imagedata r:id="rId180" o:title=""/>
          </v:shape>
          <o:OLEObject Type="Embed" ProgID="Equation.DSMT4" ShapeID="_x0000_i1112" DrawAspect="Content" ObjectID="_1617179428" r:id="rId181"/>
        </w:object>
      </w:r>
      <w:r w:rsidR="00132E0C" w:rsidRPr="00DC555B">
        <w:rPr>
          <w:bCs/>
          <w:color w:val="000000" w:themeColor="text1"/>
          <w:szCs w:val="24"/>
        </w:rPr>
        <w:t>作为寿命特征，加速模型就是如下的样子</w:t>
      </w:r>
      <w:r w:rsidR="00D37FA6" w:rsidRPr="00DC555B">
        <w:rPr>
          <w:bCs/>
          <w:color w:val="000000" w:themeColor="text1"/>
          <w:szCs w:val="24"/>
        </w:rPr>
        <w:t>：</w:t>
      </w:r>
    </w:p>
    <w:p w14:paraId="6ABBBF70" w14:textId="77777777" w:rsidR="00D37FA6" w:rsidRPr="00DC555B" w:rsidRDefault="002E1686" w:rsidP="002E1686">
      <w:pPr>
        <w:pStyle w:val="a"/>
      </w:pPr>
      <w:r>
        <w:rPr>
          <w:rFonts w:hint="eastAsia"/>
        </w:rPr>
        <w:tab/>
      </w:r>
      <w:r w:rsidR="00BE6BD1" w:rsidRPr="00DC555B">
        <w:object w:dxaOrig="1640" w:dyaOrig="360" w14:anchorId="6ABBC35B">
          <v:shape id="_x0000_i1113" type="#_x0000_t75" style="width:81.75pt;height:18.75pt" o:ole="">
            <v:imagedata r:id="rId182" o:title=""/>
          </v:shape>
          <o:OLEObject Type="Embed" ProgID="Equation.DSMT4" ShapeID="_x0000_i1113" DrawAspect="Content" ObjectID="_1617179429" r:id="rId183"/>
        </w:object>
      </w:r>
      <w:r>
        <w:rPr>
          <w:rFonts w:hint="eastAsia"/>
        </w:rPr>
        <w:tab/>
      </w:r>
      <w:r w:rsidR="003F11CF" w:rsidRPr="002E1686">
        <w:rPr>
          <w:rFonts w:asciiTheme="minorEastAsia" w:hAnsiTheme="minorEastAsia"/>
        </w:rPr>
        <w:t>（</w:t>
      </w:r>
      <w:r w:rsidR="003F11CF" w:rsidRPr="002E1686">
        <w:rPr>
          <w:rFonts w:asciiTheme="minorEastAsia" w:hAnsiTheme="minorEastAsia" w:hint="eastAsia"/>
        </w:rPr>
        <w:t>2</w:t>
      </w:r>
      <w:r w:rsidRPr="002E1686">
        <w:rPr>
          <w:rFonts w:asciiTheme="minorEastAsia" w:hAnsiTheme="minorEastAsia" w:hint="eastAsia"/>
        </w:rPr>
        <w:t>-24</w:t>
      </w:r>
      <w:r w:rsidR="003F11CF" w:rsidRPr="002E1686">
        <w:rPr>
          <w:rFonts w:asciiTheme="minorEastAsia" w:hAnsiTheme="minorEastAsia"/>
        </w:rPr>
        <w:t>）</w:t>
      </w:r>
    </w:p>
    <w:p w14:paraId="6ABBBF71" w14:textId="77777777" w:rsidR="00BE6BD1" w:rsidRPr="00DC555B" w:rsidRDefault="00BE6BD1" w:rsidP="00DC555B">
      <w:pPr>
        <w:spacing w:line="360" w:lineRule="auto"/>
        <w:rPr>
          <w:bCs/>
          <w:color w:val="000000" w:themeColor="text1"/>
          <w:szCs w:val="24"/>
        </w:rPr>
      </w:pPr>
      <w:r w:rsidRPr="00DC555B">
        <w:rPr>
          <w:rFonts w:hint="eastAsia"/>
          <w:bCs/>
          <w:color w:val="000000" w:themeColor="text1"/>
          <w:szCs w:val="24"/>
        </w:rPr>
        <w:t>其中</w:t>
      </w:r>
      <w:r w:rsidRPr="00DC555B">
        <w:rPr>
          <w:bCs/>
          <w:color w:val="000000" w:themeColor="text1"/>
          <w:position w:val="-10"/>
          <w:szCs w:val="24"/>
        </w:rPr>
        <w:object w:dxaOrig="520" w:dyaOrig="320" w14:anchorId="6ABBC35C">
          <v:shape id="_x0000_i1114" type="#_x0000_t75" style="width:26.25pt;height:15.75pt" o:ole="">
            <v:imagedata r:id="rId178" o:title=""/>
          </v:shape>
          <o:OLEObject Type="Embed" ProgID="Equation.DSMT4" ShapeID="_x0000_i1114" DrawAspect="Content" ObjectID="_1617179430" r:id="rId184"/>
        </w:object>
      </w:r>
      <w:r w:rsidRPr="00DC555B">
        <w:rPr>
          <w:bCs/>
          <w:color w:val="000000" w:themeColor="text1"/>
          <w:szCs w:val="24"/>
        </w:rPr>
        <w:t>与上述指数分布一样。</w:t>
      </w:r>
    </w:p>
    <w:p w14:paraId="6ABBBF72" w14:textId="77777777" w:rsidR="00F14D72" w:rsidRPr="00DC555B" w:rsidRDefault="00AB0E02" w:rsidP="00DC555B">
      <w:pPr>
        <w:snapToGrid w:val="0"/>
        <w:spacing w:line="360" w:lineRule="auto"/>
        <w:ind w:firstLine="482"/>
        <w:rPr>
          <w:bCs/>
          <w:color w:val="000000" w:themeColor="text1"/>
          <w:szCs w:val="24"/>
        </w:rPr>
      </w:pPr>
      <w:r w:rsidRPr="00DC555B">
        <w:rPr>
          <w:rFonts w:hint="eastAsia"/>
          <w:bCs/>
          <w:color w:val="000000" w:themeColor="text1"/>
          <w:szCs w:val="24"/>
        </w:rPr>
        <w:t>若记</w:t>
      </w:r>
      <w:r w:rsidR="004A5954" w:rsidRPr="00DC555B">
        <w:rPr>
          <w:rFonts w:hint="eastAsia"/>
          <w:bCs/>
          <w:color w:val="000000" w:themeColor="text1"/>
          <w:szCs w:val="24"/>
        </w:rPr>
        <w:t>参数</w:t>
      </w:r>
      <w:r w:rsidRPr="00DC555B">
        <w:rPr>
          <w:bCs/>
          <w:color w:val="000000" w:themeColor="text1"/>
          <w:position w:val="-6"/>
          <w:szCs w:val="24"/>
        </w:rPr>
        <w:object w:dxaOrig="200" w:dyaOrig="220" w14:anchorId="6ABBC35D">
          <v:shape id="_x0000_i1115" type="#_x0000_t75" style="width:9.75pt;height:11.25pt" o:ole="">
            <v:imagedata r:id="rId185" o:title=""/>
          </v:shape>
          <o:OLEObject Type="Embed" ProgID="Equation.DSMT4" ShapeID="_x0000_i1115" DrawAspect="Content" ObjectID="_1617179431" r:id="rId186"/>
        </w:object>
      </w:r>
      <w:r w:rsidRPr="00DC555B">
        <w:rPr>
          <w:rFonts w:hint="eastAsia"/>
          <w:bCs/>
          <w:color w:val="000000" w:themeColor="text1"/>
          <w:szCs w:val="24"/>
        </w:rPr>
        <w:t>与</w:t>
      </w:r>
      <w:r w:rsidRPr="00DC555B">
        <w:rPr>
          <w:bCs/>
          <w:color w:val="000000" w:themeColor="text1"/>
          <w:position w:val="-6"/>
          <w:szCs w:val="24"/>
        </w:rPr>
        <w:object w:dxaOrig="200" w:dyaOrig="279" w14:anchorId="6ABBC35E">
          <v:shape id="_x0000_i1116" type="#_x0000_t75" style="width:9.75pt;height:14.25pt" o:ole="">
            <v:imagedata r:id="rId187" o:title=""/>
          </v:shape>
          <o:OLEObject Type="Embed" ProgID="Equation.DSMT4" ShapeID="_x0000_i1116" DrawAspect="Content" ObjectID="_1617179432" r:id="rId188"/>
        </w:object>
      </w:r>
      <w:r w:rsidRPr="00DC555B">
        <w:rPr>
          <w:bCs/>
          <w:color w:val="000000" w:themeColor="text1"/>
          <w:szCs w:val="24"/>
        </w:rPr>
        <w:t>的估计分别为</w:t>
      </w:r>
      <w:r w:rsidRPr="00DC555B">
        <w:rPr>
          <w:bCs/>
          <w:color w:val="000000" w:themeColor="text1"/>
          <w:position w:val="-6"/>
          <w:szCs w:val="24"/>
        </w:rPr>
        <w:object w:dxaOrig="200" w:dyaOrig="279" w14:anchorId="6ABBC35F">
          <v:shape id="_x0000_i1117" type="#_x0000_t75" style="width:9.75pt;height:14.25pt" o:ole="">
            <v:imagedata r:id="rId189" o:title=""/>
          </v:shape>
          <o:OLEObject Type="Embed" ProgID="Equation.DSMT4" ShapeID="_x0000_i1117" DrawAspect="Content" ObjectID="_1617179433" r:id="rId190"/>
        </w:object>
      </w:r>
      <w:r w:rsidRPr="00DC555B">
        <w:rPr>
          <w:bCs/>
          <w:color w:val="000000" w:themeColor="text1"/>
          <w:szCs w:val="24"/>
        </w:rPr>
        <w:t>与</w:t>
      </w:r>
      <w:r w:rsidRPr="00DC555B">
        <w:rPr>
          <w:bCs/>
          <w:color w:val="000000" w:themeColor="text1"/>
          <w:position w:val="-6"/>
          <w:szCs w:val="24"/>
        </w:rPr>
        <w:object w:dxaOrig="200" w:dyaOrig="340" w14:anchorId="6ABBC360">
          <v:shape id="_x0000_i1118" type="#_x0000_t75" style="width:9.75pt;height:16.5pt" o:ole="">
            <v:imagedata r:id="rId191" o:title=""/>
          </v:shape>
          <o:OLEObject Type="Embed" ProgID="Equation.DSMT4" ShapeID="_x0000_i1118" DrawAspect="Content" ObjectID="_1617179434" r:id="rId192"/>
        </w:object>
      </w:r>
      <w:r w:rsidRPr="00DC555B">
        <w:rPr>
          <w:bCs/>
          <w:color w:val="000000" w:themeColor="text1"/>
          <w:szCs w:val="24"/>
        </w:rPr>
        <w:t>，其中</w:t>
      </w:r>
      <w:r w:rsidRPr="00DC555B">
        <w:rPr>
          <w:bCs/>
          <w:color w:val="000000" w:themeColor="text1"/>
          <w:position w:val="-6"/>
          <w:szCs w:val="24"/>
        </w:rPr>
        <w:object w:dxaOrig="200" w:dyaOrig="279" w14:anchorId="6ABBC361">
          <v:shape id="_x0000_i1119" type="#_x0000_t75" style="width:9.75pt;height:14.25pt" o:ole="">
            <v:imagedata r:id="rId189" o:title=""/>
          </v:shape>
          <o:OLEObject Type="Embed" ProgID="Equation.DSMT4" ShapeID="_x0000_i1119" DrawAspect="Content" ObjectID="_1617179435" r:id="rId193"/>
        </w:object>
      </w:r>
      <w:r w:rsidRPr="00DC555B">
        <w:rPr>
          <w:bCs/>
          <w:color w:val="000000" w:themeColor="text1"/>
          <w:szCs w:val="24"/>
        </w:rPr>
        <w:t>与</w:t>
      </w:r>
      <w:r w:rsidRPr="00DC555B">
        <w:rPr>
          <w:bCs/>
          <w:color w:val="000000" w:themeColor="text1"/>
          <w:position w:val="-6"/>
          <w:szCs w:val="24"/>
        </w:rPr>
        <w:object w:dxaOrig="200" w:dyaOrig="340" w14:anchorId="6ABBC362">
          <v:shape id="_x0000_i1120" type="#_x0000_t75" style="width:9.75pt;height:16.5pt" o:ole="">
            <v:imagedata r:id="rId191" o:title=""/>
          </v:shape>
          <o:OLEObject Type="Embed" ProgID="Equation.DSMT4" ShapeID="_x0000_i1120" DrawAspect="Content" ObjectID="_1617179436" r:id="rId194"/>
        </w:object>
      </w:r>
      <w:r w:rsidR="00DC5115" w:rsidRPr="00DC555B">
        <w:rPr>
          <w:bCs/>
          <w:color w:val="000000" w:themeColor="text1"/>
          <w:szCs w:val="24"/>
        </w:rPr>
        <w:t>可以由加速寿命试验数据得到，再由加速模型就可以推得正常应力水平</w:t>
      </w:r>
      <w:r w:rsidR="00DC5115" w:rsidRPr="00DC555B">
        <w:rPr>
          <w:bCs/>
          <w:color w:val="000000" w:themeColor="text1"/>
          <w:position w:val="-12"/>
          <w:szCs w:val="24"/>
        </w:rPr>
        <w:object w:dxaOrig="240" w:dyaOrig="360" w14:anchorId="6ABBC363">
          <v:shape id="_x0000_i1121" type="#_x0000_t75" style="width:11.25pt;height:18.75pt" o:ole="">
            <v:imagedata r:id="rId195" o:title=""/>
          </v:shape>
          <o:OLEObject Type="Embed" ProgID="Equation.DSMT4" ShapeID="_x0000_i1121" DrawAspect="Content" ObjectID="_1617179437" r:id="rId196"/>
        </w:object>
      </w:r>
      <w:r w:rsidR="00DC5115" w:rsidRPr="00DC555B">
        <w:rPr>
          <w:bCs/>
          <w:color w:val="000000" w:themeColor="text1"/>
          <w:szCs w:val="24"/>
        </w:rPr>
        <w:t>下的</w:t>
      </w:r>
      <w:r w:rsidR="004A5954" w:rsidRPr="00DC555B">
        <w:rPr>
          <w:bCs/>
          <w:color w:val="000000" w:themeColor="text1"/>
          <w:szCs w:val="24"/>
        </w:rPr>
        <w:t>寿命特征。</w:t>
      </w:r>
      <w:r w:rsidR="00362F05" w:rsidRPr="00DC555B">
        <w:rPr>
          <w:bCs/>
          <w:color w:val="000000" w:themeColor="text1"/>
          <w:szCs w:val="24"/>
        </w:rPr>
        <w:t>对</w:t>
      </w:r>
      <w:r w:rsidR="00362F05" w:rsidRPr="00DC555B">
        <w:rPr>
          <w:rFonts w:hint="eastAsia"/>
          <w:bCs/>
          <w:color w:val="000000" w:themeColor="text1"/>
          <w:szCs w:val="24"/>
        </w:rPr>
        <w:t>参数</w:t>
      </w:r>
      <w:r w:rsidR="00362F05" w:rsidRPr="00DC555B">
        <w:rPr>
          <w:bCs/>
          <w:color w:val="000000" w:themeColor="text1"/>
          <w:position w:val="-6"/>
          <w:szCs w:val="24"/>
        </w:rPr>
        <w:object w:dxaOrig="200" w:dyaOrig="220" w14:anchorId="6ABBC364">
          <v:shape id="_x0000_i1122" type="#_x0000_t75" style="width:9.75pt;height:11.25pt" o:ole="">
            <v:imagedata r:id="rId185" o:title=""/>
          </v:shape>
          <o:OLEObject Type="Embed" ProgID="Equation.DSMT4" ShapeID="_x0000_i1122" DrawAspect="Content" ObjectID="_1617179438" r:id="rId197"/>
        </w:object>
      </w:r>
      <w:r w:rsidR="00362F05" w:rsidRPr="00DC555B">
        <w:rPr>
          <w:rFonts w:hint="eastAsia"/>
          <w:bCs/>
          <w:color w:val="000000" w:themeColor="text1"/>
          <w:szCs w:val="24"/>
        </w:rPr>
        <w:t>与</w:t>
      </w:r>
      <w:r w:rsidR="00362F05" w:rsidRPr="00DC555B">
        <w:rPr>
          <w:bCs/>
          <w:color w:val="000000" w:themeColor="text1"/>
          <w:position w:val="-6"/>
          <w:szCs w:val="24"/>
        </w:rPr>
        <w:object w:dxaOrig="200" w:dyaOrig="279" w14:anchorId="6ABBC365">
          <v:shape id="_x0000_i1123" type="#_x0000_t75" style="width:9.75pt;height:14.25pt" o:ole="">
            <v:imagedata r:id="rId198" o:title=""/>
          </v:shape>
          <o:OLEObject Type="Embed" ProgID="Equation.DSMT4" ShapeID="_x0000_i1123" DrawAspect="Content" ObjectID="_1617179439" r:id="rId199"/>
        </w:object>
      </w:r>
      <w:r w:rsidR="00362F05" w:rsidRPr="00DC555B">
        <w:rPr>
          <w:rFonts w:hint="eastAsia"/>
          <w:bCs/>
          <w:color w:val="000000" w:themeColor="text1"/>
          <w:szCs w:val="24"/>
        </w:rPr>
        <w:t>的估计方法有很多，有传统的极大似然估计，距估计等。本文根据模型特点，分别使用</w:t>
      </w:r>
      <w:r w:rsidR="00362F05" w:rsidRPr="00DC555B">
        <w:rPr>
          <w:rFonts w:hint="eastAsia"/>
          <w:bCs/>
          <w:color w:val="000000" w:themeColor="text1"/>
          <w:szCs w:val="24"/>
        </w:rPr>
        <w:t>EM</w:t>
      </w:r>
      <w:r w:rsidR="00362F05" w:rsidRPr="00DC555B">
        <w:rPr>
          <w:rFonts w:hint="eastAsia"/>
          <w:bCs/>
          <w:color w:val="000000" w:themeColor="text1"/>
          <w:szCs w:val="24"/>
        </w:rPr>
        <w:t>算法和贝叶斯估计法来对参数进行估计。</w:t>
      </w:r>
    </w:p>
    <w:p w14:paraId="6ABBBF73" w14:textId="77777777" w:rsidR="00F14D72" w:rsidRPr="00DC555B" w:rsidRDefault="00517A9E" w:rsidP="00DC555B">
      <w:pPr>
        <w:pStyle w:val="Heading2"/>
        <w:ind w:firstLine="420"/>
      </w:pPr>
      <w:bookmarkStart w:id="17" w:name="_Toc5829578"/>
      <w:r w:rsidRPr="00DC555B">
        <w:rPr>
          <w:rFonts w:hint="eastAsia"/>
        </w:rPr>
        <w:t>第二节</w:t>
      </w:r>
      <w:r w:rsidRPr="00DC555B">
        <w:rPr>
          <w:rFonts w:hint="eastAsia"/>
        </w:rPr>
        <w:t xml:space="preserve"> </w:t>
      </w:r>
      <w:r w:rsidR="00F14D72" w:rsidRPr="00DC555B">
        <w:rPr>
          <w:rFonts w:hint="eastAsia"/>
        </w:rPr>
        <w:t xml:space="preserve"> EM </w:t>
      </w:r>
      <w:r w:rsidR="00D24CD3" w:rsidRPr="00DC555B">
        <w:rPr>
          <w:rFonts w:hint="eastAsia"/>
        </w:rPr>
        <w:t>算法简介</w:t>
      </w:r>
      <w:bookmarkEnd w:id="17"/>
    </w:p>
    <w:p w14:paraId="6ABBBF74" w14:textId="77777777" w:rsidR="00DC555B" w:rsidRDefault="00DC555B" w:rsidP="00DC555B">
      <w:pPr>
        <w:spacing w:line="360" w:lineRule="auto"/>
        <w:ind w:firstLine="480"/>
        <w:rPr>
          <w:bCs/>
          <w:color w:val="000000" w:themeColor="text1"/>
          <w:szCs w:val="24"/>
        </w:rPr>
      </w:pPr>
    </w:p>
    <w:p w14:paraId="6ABBBF75" w14:textId="77777777" w:rsidR="005D42D4" w:rsidRPr="00DC555B" w:rsidRDefault="00C110EE" w:rsidP="00DC555B">
      <w:pPr>
        <w:spacing w:line="360" w:lineRule="auto"/>
        <w:ind w:firstLine="480"/>
        <w:rPr>
          <w:bCs/>
          <w:color w:val="000000" w:themeColor="text1"/>
          <w:szCs w:val="24"/>
        </w:rPr>
      </w:pPr>
      <w:r w:rsidRPr="00DC555B">
        <w:rPr>
          <w:rFonts w:hint="eastAsia"/>
          <w:bCs/>
          <w:color w:val="000000" w:themeColor="text1"/>
          <w:szCs w:val="24"/>
        </w:rPr>
        <w:t>通常概率模型中只含有</w:t>
      </w:r>
      <w:r w:rsidR="005D42D4" w:rsidRPr="00DC555B">
        <w:rPr>
          <w:rFonts w:hint="eastAsia"/>
          <w:bCs/>
          <w:color w:val="000000" w:themeColor="text1"/>
          <w:szCs w:val="24"/>
        </w:rPr>
        <w:t>可观测的</w:t>
      </w:r>
      <w:r w:rsidRPr="00DC555B">
        <w:rPr>
          <w:rFonts w:hint="eastAsia"/>
          <w:bCs/>
          <w:color w:val="000000" w:themeColor="text1"/>
          <w:szCs w:val="24"/>
        </w:rPr>
        <w:t>观察数据时，使用最常用的极大似然估计法就可以对概率模型参数进行估计</w:t>
      </w:r>
      <w:r w:rsidR="00D24CD3" w:rsidRPr="00DC555B">
        <w:rPr>
          <w:rFonts w:hint="eastAsia"/>
          <w:bCs/>
          <w:color w:val="000000" w:themeColor="text1"/>
          <w:szCs w:val="24"/>
        </w:rPr>
        <w:t>、</w:t>
      </w:r>
      <w:r w:rsidR="00132E0C" w:rsidRPr="00DC555B">
        <w:rPr>
          <w:rFonts w:hint="eastAsia"/>
          <w:bCs/>
          <w:color w:val="000000" w:themeColor="text1"/>
          <w:szCs w:val="24"/>
        </w:rPr>
        <w:t>但是对于如果含有</w:t>
      </w:r>
      <w:r w:rsidR="00437C18" w:rsidRPr="00DC555B">
        <w:rPr>
          <w:rFonts w:hint="eastAsia"/>
          <w:bCs/>
          <w:color w:val="000000" w:themeColor="text1"/>
          <w:szCs w:val="24"/>
        </w:rPr>
        <w:t>隐变量时，就不能简单地使用这些估计方法。因此提出了</w:t>
      </w:r>
      <w:r w:rsidR="00437C18" w:rsidRPr="00DC555B">
        <w:rPr>
          <w:rFonts w:hint="eastAsia"/>
          <w:bCs/>
          <w:color w:val="000000" w:themeColor="text1"/>
          <w:szCs w:val="24"/>
        </w:rPr>
        <w:t>EM</w:t>
      </w:r>
      <w:r w:rsidR="00437C18" w:rsidRPr="00DC555B">
        <w:rPr>
          <w:rFonts w:hint="eastAsia"/>
          <w:bCs/>
          <w:color w:val="000000" w:themeColor="text1"/>
          <w:szCs w:val="24"/>
        </w:rPr>
        <w:t>算法。</w:t>
      </w:r>
      <w:r w:rsidR="005D42D4" w:rsidRPr="00DC555B">
        <w:rPr>
          <w:rFonts w:hint="eastAsia"/>
          <w:bCs/>
          <w:color w:val="000000" w:themeColor="text1"/>
          <w:szCs w:val="24"/>
        </w:rPr>
        <w:t>EM</w:t>
      </w:r>
      <w:r w:rsidR="005D42D4" w:rsidRPr="00DC555B">
        <w:rPr>
          <w:rFonts w:hint="eastAsia"/>
          <w:bCs/>
          <w:color w:val="000000" w:themeColor="text1"/>
          <w:szCs w:val="24"/>
        </w:rPr>
        <w:t>算法（</w:t>
      </w:r>
      <w:r w:rsidR="005D42D4" w:rsidRPr="00DC555B">
        <w:rPr>
          <w:rFonts w:hint="eastAsia"/>
          <w:bCs/>
          <w:color w:val="000000" w:themeColor="text1"/>
          <w:szCs w:val="24"/>
        </w:rPr>
        <w:t>Expectation Maximization Algorithm</w:t>
      </w:r>
      <w:r w:rsidR="005D42D4" w:rsidRPr="00DC555B">
        <w:rPr>
          <w:rFonts w:hint="eastAsia"/>
          <w:bCs/>
          <w:color w:val="000000" w:themeColor="text1"/>
          <w:szCs w:val="24"/>
        </w:rPr>
        <w:t>）是一种迭代算法，</w:t>
      </w:r>
      <w:r w:rsidR="005D42D4" w:rsidRPr="00DC555B">
        <w:rPr>
          <w:rFonts w:hint="eastAsia"/>
          <w:bCs/>
          <w:color w:val="000000" w:themeColor="text1"/>
          <w:szCs w:val="24"/>
        </w:rPr>
        <w:t>1977</w:t>
      </w:r>
      <w:r w:rsidR="005D42D4" w:rsidRPr="00DC555B">
        <w:rPr>
          <w:rFonts w:hint="eastAsia"/>
          <w:bCs/>
          <w:color w:val="000000" w:themeColor="text1"/>
          <w:szCs w:val="24"/>
        </w:rPr>
        <w:t>年由</w:t>
      </w:r>
      <w:r w:rsidR="005D42D4" w:rsidRPr="00DC555B">
        <w:rPr>
          <w:rFonts w:hint="eastAsia"/>
          <w:bCs/>
          <w:color w:val="000000" w:themeColor="text1"/>
          <w:szCs w:val="24"/>
        </w:rPr>
        <w:t>Dempster</w:t>
      </w:r>
      <w:r w:rsidR="005D42D4" w:rsidRPr="00DC555B">
        <w:rPr>
          <w:rFonts w:hint="eastAsia"/>
          <w:bCs/>
          <w:color w:val="000000" w:themeColor="text1"/>
          <w:szCs w:val="24"/>
        </w:rPr>
        <w:t>等人总结提出，它</w:t>
      </w:r>
      <w:r w:rsidR="00132E0C" w:rsidRPr="00DC555B">
        <w:rPr>
          <w:rFonts w:hint="eastAsia"/>
          <w:bCs/>
          <w:color w:val="000000" w:themeColor="text1"/>
          <w:szCs w:val="24"/>
        </w:rPr>
        <w:t>对于</w:t>
      </w:r>
      <w:r w:rsidR="005D42D4" w:rsidRPr="00DC555B">
        <w:rPr>
          <w:rFonts w:hint="eastAsia"/>
          <w:bCs/>
          <w:color w:val="000000" w:themeColor="text1"/>
          <w:szCs w:val="24"/>
        </w:rPr>
        <w:t>含有</w:t>
      </w:r>
      <w:r w:rsidR="00437C18" w:rsidRPr="00DC555B">
        <w:rPr>
          <w:rFonts w:hint="eastAsia"/>
          <w:bCs/>
          <w:color w:val="000000" w:themeColor="text1"/>
          <w:szCs w:val="24"/>
        </w:rPr>
        <w:t>隐</w:t>
      </w:r>
      <w:r w:rsidR="005D42D4" w:rsidRPr="00DC555B">
        <w:rPr>
          <w:rFonts w:hint="eastAsia"/>
          <w:bCs/>
          <w:color w:val="000000" w:themeColor="text1"/>
          <w:szCs w:val="24"/>
        </w:rPr>
        <w:t>变量的</w:t>
      </w:r>
      <w:r w:rsidR="00132E0C" w:rsidRPr="00DC555B">
        <w:rPr>
          <w:bCs/>
          <w:color w:val="000000" w:themeColor="text1"/>
          <w:szCs w:val="24"/>
        </w:rPr>
        <w:t>模型参数进行</w:t>
      </w:r>
      <w:r w:rsidR="005D42D4" w:rsidRPr="00DC555B">
        <w:rPr>
          <w:bCs/>
          <w:color w:val="000000" w:themeColor="text1"/>
          <w:szCs w:val="24"/>
        </w:rPr>
        <w:t>极大似然估计</w:t>
      </w:r>
      <w:r w:rsidR="00132E0C" w:rsidRPr="00DC555B">
        <w:rPr>
          <w:bCs/>
          <w:color w:val="000000" w:themeColor="text1"/>
          <w:szCs w:val="24"/>
        </w:rPr>
        <w:t>是一种很有效的方法</w:t>
      </w:r>
      <w:r w:rsidR="005D42D4" w:rsidRPr="00DC555B">
        <w:rPr>
          <w:bCs/>
          <w:color w:val="000000" w:themeColor="text1"/>
          <w:szCs w:val="24"/>
        </w:rPr>
        <w:t>。</w:t>
      </w:r>
    </w:p>
    <w:p w14:paraId="6ABBBF76" w14:textId="77777777" w:rsidR="00437C18" w:rsidRPr="00DC555B" w:rsidRDefault="00437C18" w:rsidP="00DC555B">
      <w:pPr>
        <w:pStyle w:val="ListParagraph"/>
        <w:numPr>
          <w:ilvl w:val="0"/>
          <w:numId w:val="23"/>
        </w:numPr>
        <w:spacing w:line="360" w:lineRule="auto"/>
        <w:ind w:firstLineChars="0"/>
        <w:rPr>
          <w:bCs/>
          <w:color w:val="000000" w:themeColor="text1"/>
          <w:szCs w:val="24"/>
        </w:rPr>
      </w:pPr>
      <w:r w:rsidRPr="00DC555B">
        <w:rPr>
          <w:rFonts w:hint="eastAsia"/>
          <w:bCs/>
          <w:color w:val="000000" w:themeColor="text1"/>
          <w:szCs w:val="24"/>
        </w:rPr>
        <w:t xml:space="preserve">EM </w:t>
      </w:r>
      <w:r w:rsidR="00621BD3" w:rsidRPr="00DC555B">
        <w:rPr>
          <w:rFonts w:hint="eastAsia"/>
          <w:bCs/>
          <w:color w:val="000000" w:themeColor="text1"/>
          <w:szCs w:val="24"/>
        </w:rPr>
        <w:t>算法前述</w:t>
      </w:r>
      <w:r w:rsidRPr="00DC555B">
        <w:rPr>
          <w:rFonts w:hint="eastAsia"/>
          <w:bCs/>
          <w:color w:val="000000" w:themeColor="text1"/>
          <w:szCs w:val="24"/>
        </w:rPr>
        <w:t>：</w:t>
      </w:r>
    </w:p>
    <w:p w14:paraId="6ABBBF77" w14:textId="77777777" w:rsidR="00437C18" w:rsidRPr="00DC555B" w:rsidRDefault="00437C18" w:rsidP="00DC555B">
      <w:pPr>
        <w:spacing w:line="360" w:lineRule="auto"/>
        <w:ind w:firstLine="480"/>
        <w:rPr>
          <w:bCs/>
          <w:color w:val="000000" w:themeColor="text1"/>
          <w:szCs w:val="24"/>
        </w:rPr>
      </w:pPr>
      <w:r w:rsidRPr="00DC555B">
        <w:rPr>
          <w:rFonts w:hint="eastAsia"/>
          <w:bCs/>
          <w:color w:val="000000" w:themeColor="text1"/>
          <w:szCs w:val="24"/>
        </w:rPr>
        <w:t>一般的，用</w:t>
      </w:r>
      <w:r w:rsidRPr="00DC555B">
        <w:rPr>
          <w:rFonts w:hint="eastAsia"/>
          <w:bCs/>
          <w:color w:val="000000" w:themeColor="text1"/>
          <w:szCs w:val="24"/>
        </w:rPr>
        <w:t>Y</w:t>
      </w:r>
      <w:r w:rsidRPr="00DC555B">
        <w:rPr>
          <w:rFonts w:hint="eastAsia"/>
          <w:bCs/>
          <w:color w:val="000000" w:themeColor="text1"/>
          <w:szCs w:val="24"/>
        </w:rPr>
        <w:t>表示观测随机变量的数据，</w:t>
      </w:r>
      <w:r w:rsidR="00132E0C" w:rsidRPr="00DC555B">
        <w:rPr>
          <w:rFonts w:hint="eastAsia"/>
          <w:bCs/>
          <w:color w:val="000000" w:themeColor="text1"/>
          <w:szCs w:val="24"/>
        </w:rPr>
        <w:t>用</w:t>
      </w:r>
      <w:r w:rsidRPr="00DC555B">
        <w:rPr>
          <w:rFonts w:hint="eastAsia"/>
          <w:bCs/>
          <w:color w:val="000000" w:themeColor="text1"/>
          <w:szCs w:val="24"/>
        </w:rPr>
        <w:t>Z</w:t>
      </w:r>
      <w:r w:rsidRPr="00DC555B">
        <w:rPr>
          <w:rFonts w:hint="eastAsia"/>
          <w:bCs/>
          <w:color w:val="000000" w:themeColor="text1"/>
          <w:szCs w:val="24"/>
        </w:rPr>
        <w:t>表示隐随机变量的数据。</w:t>
      </w:r>
      <w:r w:rsidRPr="00DC555B">
        <w:rPr>
          <w:rFonts w:hint="eastAsia"/>
          <w:bCs/>
          <w:color w:val="000000" w:themeColor="text1"/>
          <w:szCs w:val="24"/>
        </w:rPr>
        <w:t>Y</w:t>
      </w:r>
      <w:r w:rsidRPr="00DC555B">
        <w:rPr>
          <w:rFonts w:hint="eastAsia"/>
          <w:bCs/>
          <w:color w:val="000000" w:themeColor="text1"/>
          <w:szCs w:val="24"/>
        </w:rPr>
        <w:t>和</w:t>
      </w:r>
      <w:r w:rsidRPr="00DC555B">
        <w:rPr>
          <w:rFonts w:hint="eastAsia"/>
          <w:bCs/>
          <w:color w:val="000000" w:themeColor="text1"/>
          <w:szCs w:val="24"/>
        </w:rPr>
        <w:t>Z</w:t>
      </w:r>
      <w:r w:rsidRPr="00DC555B">
        <w:rPr>
          <w:rFonts w:hint="eastAsia"/>
          <w:bCs/>
          <w:color w:val="000000" w:themeColor="text1"/>
          <w:szCs w:val="24"/>
        </w:rPr>
        <w:t>连在一起称为完全数据，观测数据</w:t>
      </w:r>
      <w:r w:rsidRPr="00DC555B">
        <w:rPr>
          <w:rFonts w:hint="eastAsia"/>
          <w:bCs/>
          <w:color w:val="000000" w:themeColor="text1"/>
          <w:szCs w:val="24"/>
        </w:rPr>
        <w:t>Y</w:t>
      </w:r>
      <w:r w:rsidRPr="00DC555B">
        <w:rPr>
          <w:rFonts w:hint="eastAsia"/>
          <w:bCs/>
          <w:color w:val="000000" w:themeColor="text1"/>
          <w:szCs w:val="24"/>
        </w:rPr>
        <w:t>又称为不完全数据。假设</w:t>
      </w:r>
      <w:r w:rsidR="00132E0C" w:rsidRPr="00DC555B">
        <w:rPr>
          <w:rFonts w:hint="eastAsia"/>
          <w:bCs/>
          <w:color w:val="000000" w:themeColor="text1"/>
          <w:szCs w:val="24"/>
        </w:rPr>
        <w:t>将</w:t>
      </w:r>
      <w:r w:rsidRPr="00DC555B">
        <w:rPr>
          <w:rFonts w:hint="eastAsia"/>
          <w:bCs/>
          <w:color w:val="000000" w:themeColor="text1"/>
          <w:szCs w:val="24"/>
        </w:rPr>
        <w:t>Y</w:t>
      </w:r>
      <w:r w:rsidRPr="00DC555B">
        <w:rPr>
          <w:rFonts w:hint="eastAsia"/>
          <w:bCs/>
          <w:color w:val="000000" w:themeColor="text1"/>
          <w:szCs w:val="24"/>
        </w:rPr>
        <w:t>和</w:t>
      </w:r>
      <w:r w:rsidRPr="00DC555B">
        <w:rPr>
          <w:rFonts w:hint="eastAsia"/>
          <w:bCs/>
          <w:color w:val="000000" w:themeColor="text1"/>
          <w:szCs w:val="24"/>
        </w:rPr>
        <w:t>Z</w:t>
      </w:r>
      <w:r w:rsidRPr="00DC555B">
        <w:rPr>
          <w:rFonts w:hint="eastAsia"/>
          <w:bCs/>
          <w:color w:val="000000" w:themeColor="text1"/>
          <w:szCs w:val="24"/>
        </w:rPr>
        <w:t>的联合概率密度</w:t>
      </w:r>
      <w:r w:rsidR="00132E0C" w:rsidRPr="00DC555B">
        <w:rPr>
          <w:rFonts w:hint="eastAsia"/>
          <w:bCs/>
          <w:color w:val="000000" w:themeColor="text1"/>
          <w:szCs w:val="24"/>
        </w:rPr>
        <w:t>设</w:t>
      </w:r>
      <w:r w:rsidRPr="00DC555B">
        <w:rPr>
          <w:rFonts w:hint="eastAsia"/>
          <w:bCs/>
          <w:color w:val="000000" w:themeColor="text1"/>
          <w:szCs w:val="24"/>
        </w:rPr>
        <w:t>为</w:t>
      </w:r>
      <w:r w:rsidRPr="00DC555B">
        <w:rPr>
          <w:bCs/>
          <w:color w:val="000000" w:themeColor="text1"/>
          <w:position w:val="-10"/>
          <w:szCs w:val="24"/>
        </w:rPr>
        <w:object w:dxaOrig="1060" w:dyaOrig="320" w14:anchorId="6ABBC366">
          <v:shape id="_x0000_i1124" type="#_x0000_t75" style="width:52.5pt;height:15.75pt" o:ole="">
            <v:imagedata r:id="rId200" o:title=""/>
          </v:shape>
          <o:OLEObject Type="Embed" ProgID="Equation.DSMT4" ShapeID="_x0000_i1124" DrawAspect="Content" ObjectID="_1617179440" r:id="rId201"/>
        </w:object>
      </w:r>
      <w:r w:rsidRPr="00DC555B">
        <w:rPr>
          <w:rFonts w:hint="eastAsia"/>
          <w:bCs/>
          <w:color w:val="000000" w:themeColor="text1"/>
          <w:szCs w:val="24"/>
        </w:rPr>
        <w:t>，其中</w:t>
      </w:r>
      <w:r w:rsidRPr="00DC555B">
        <w:rPr>
          <w:bCs/>
          <w:color w:val="000000" w:themeColor="text1"/>
          <w:position w:val="-6"/>
          <w:szCs w:val="24"/>
        </w:rPr>
        <w:object w:dxaOrig="200" w:dyaOrig="279" w14:anchorId="6ABBC367">
          <v:shape id="_x0000_i1125" type="#_x0000_t75" style="width:9.75pt;height:14.25pt" o:ole="">
            <v:imagedata r:id="rId202" o:title=""/>
          </v:shape>
          <o:OLEObject Type="Embed" ProgID="Equation.DSMT4" ShapeID="_x0000_i1125" DrawAspect="Content" ObjectID="_1617179441" r:id="rId203"/>
        </w:object>
      </w:r>
      <w:r w:rsidR="00132E0C" w:rsidRPr="00DC555B">
        <w:rPr>
          <w:rFonts w:hint="eastAsia"/>
          <w:bCs/>
          <w:color w:val="000000" w:themeColor="text1"/>
          <w:szCs w:val="24"/>
        </w:rPr>
        <w:t>代表</w:t>
      </w:r>
      <w:r w:rsidRPr="00DC555B">
        <w:rPr>
          <w:rFonts w:hint="eastAsia"/>
          <w:bCs/>
          <w:color w:val="000000" w:themeColor="text1"/>
          <w:szCs w:val="24"/>
        </w:rPr>
        <w:t>的参数</w:t>
      </w:r>
      <w:r w:rsidRPr="00DC555B">
        <w:rPr>
          <w:rFonts w:hint="eastAsia"/>
          <w:bCs/>
          <w:color w:val="000000" w:themeColor="text1"/>
          <w:szCs w:val="24"/>
        </w:rPr>
        <w:t>,</w:t>
      </w:r>
      <w:r w:rsidR="00132E0C" w:rsidRPr="00DC555B">
        <w:rPr>
          <w:rFonts w:hint="eastAsia"/>
          <w:bCs/>
          <w:color w:val="000000" w:themeColor="text1"/>
          <w:szCs w:val="24"/>
        </w:rPr>
        <w:t>是要被估计的，</w:t>
      </w:r>
      <w:r w:rsidRPr="00DC555B">
        <w:rPr>
          <w:rFonts w:hint="eastAsia"/>
          <w:bCs/>
          <w:color w:val="000000" w:themeColor="text1"/>
          <w:szCs w:val="24"/>
        </w:rPr>
        <w:t>那么完全数据的似然函数为</w:t>
      </w:r>
      <w:r w:rsidRPr="00DC555B">
        <w:rPr>
          <w:bCs/>
          <w:color w:val="000000" w:themeColor="text1"/>
          <w:position w:val="-10"/>
          <w:szCs w:val="24"/>
        </w:rPr>
        <w:object w:dxaOrig="1280" w:dyaOrig="320" w14:anchorId="6ABBC368">
          <v:shape id="_x0000_i1126" type="#_x0000_t75" style="width:63.75pt;height:15.75pt" o:ole="">
            <v:imagedata r:id="rId204" o:title=""/>
          </v:shape>
          <o:OLEObject Type="Embed" ProgID="Equation.DSMT4" ShapeID="_x0000_i1126" DrawAspect="Content" ObjectID="_1617179442" r:id="rId205"/>
        </w:object>
      </w:r>
      <w:r w:rsidRPr="00DC555B">
        <w:rPr>
          <w:bCs/>
          <w:color w:val="000000" w:themeColor="text1"/>
          <w:szCs w:val="24"/>
        </w:rPr>
        <w:t>。</w:t>
      </w:r>
      <w:r w:rsidRPr="00DC555B">
        <w:rPr>
          <w:bCs/>
          <w:color w:val="000000" w:themeColor="text1"/>
          <w:position w:val="-6"/>
          <w:szCs w:val="24"/>
        </w:rPr>
        <w:object w:dxaOrig="200" w:dyaOrig="279" w14:anchorId="6ABBC369">
          <v:shape id="_x0000_i1127" type="#_x0000_t75" style="width:9.75pt;height:14.25pt" o:ole="">
            <v:imagedata r:id="rId206" o:title=""/>
          </v:shape>
          <o:OLEObject Type="Embed" ProgID="Equation.DSMT4" ShapeID="_x0000_i1127" DrawAspect="Content" ObjectID="_1617179443" r:id="rId207"/>
        </w:object>
      </w:r>
      <w:r w:rsidRPr="00DC555B">
        <w:rPr>
          <w:rFonts w:hint="eastAsia"/>
          <w:bCs/>
          <w:color w:val="000000" w:themeColor="text1"/>
          <w:szCs w:val="24"/>
        </w:rPr>
        <w:t>的最大似然估计可以通过求不完整数据</w:t>
      </w:r>
      <w:r w:rsidR="006A405A" w:rsidRPr="00DC555B">
        <w:rPr>
          <w:rFonts w:hint="eastAsia"/>
          <w:bCs/>
          <w:color w:val="000000" w:themeColor="text1"/>
          <w:szCs w:val="24"/>
        </w:rPr>
        <w:t>Y</w:t>
      </w:r>
      <w:r w:rsidR="006A405A" w:rsidRPr="00DC555B">
        <w:rPr>
          <w:rFonts w:hint="eastAsia"/>
          <w:bCs/>
          <w:color w:val="000000" w:themeColor="text1"/>
          <w:szCs w:val="24"/>
        </w:rPr>
        <w:t>的对数似然函数</w:t>
      </w:r>
      <w:r w:rsidR="006A405A" w:rsidRPr="00DC555B">
        <w:rPr>
          <w:bCs/>
          <w:color w:val="000000" w:themeColor="text1"/>
          <w:position w:val="-10"/>
          <w:szCs w:val="24"/>
        </w:rPr>
        <w:object w:dxaOrig="800" w:dyaOrig="320" w14:anchorId="6ABBC36A">
          <v:shape id="_x0000_i1128" type="#_x0000_t75" style="width:39.75pt;height:15.75pt" o:ole="">
            <v:imagedata r:id="rId208" o:title=""/>
          </v:shape>
          <o:OLEObject Type="Embed" ProgID="Equation.DSMT4" ShapeID="_x0000_i1128" DrawAspect="Content" ObjectID="_1617179444" r:id="rId209"/>
        </w:object>
      </w:r>
      <w:r w:rsidR="006A405A" w:rsidRPr="00DC555B">
        <w:rPr>
          <w:bCs/>
          <w:color w:val="000000" w:themeColor="text1"/>
          <w:szCs w:val="24"/>
        </w:rPr>
        <w:t>的最大值而得到的</w:t>
      </w:r>
      <w:r w:rsidRPr="00DC555B">
        <w:rPr>
          <w:rFonts w:hint="eastAsia"/>
          <w:bCs/>
          <w:color w:val="000000" w:themeColor="text1"/>
          <w:szCs w:val="24"/>
        </w:rPr>
        <w:t>，其中</w:t>
      </w:r>
      <w:r w:rsidR="006A405A" w:rsidRPr="00DC555B">
        <w:rPr>
          <w:bCs/>
          <w:color w:val="000000" w:themeColor="text1"/>
          <w:position w:val="-16"/>
          <w:szCs w:val="24"/>
        </w:rPr>
        <w:object w:dxaOrig="3720" w:dyaOrig="440" w14:anchorId="6ABBC36B">
          <v:shape id="_x0000_i1129" type="#_x0000_t75" style="width:186pt;height:21.75pt" o:ole="">
            <v:imagedata r:id="rId210" o:title=""/>
          </v:shape>
          <o:OLEObject Type="Embed" ProgID="Equation.DSMT4" ShapeID="_x0000_i1129" DrawAspect="Content" ObjectID="_1617179445" r:id="rId211"/>
        </w:object>
      </w:r>
      <w:r w:rsidR="006A405A" w:rsidRPr="00DC555B">
        <w:rPr>
          <w:rFonts w:hint="eastAsia"/>
          <w:bCs/>
          <w:color w:val="000000" w:themeColor="text1"/>
          <w:szCs w:val="24"/>
        </w:rPr>
        <w:t>。</w:t>
      </w:r>
      <w:r w:rsidRPr="00DC555B">
        <w:rPr>
          <w:rFonts w:hint="eastAsia"/>
          <w:bCs/>
          <w:color w:val="000000" w:themeColor="text1"/>
          <w:szCs w:val="24"/>
        </w:rPr>
        <w:t>EM</w:t>
      </w:r>
      <w:r w:rsidRPr="00DC555B">
        <w:rPr>
          <w:rFonts w:hint="eastAsia"/>
          <w:bCs/>
          <w:color w:val="000000" w:themeColor="text1"/>
          <w:szCs w:val="24"/>
        </w:rPr>
        <w:t>算法</w:t>
      </w:r>
      <w:r w:rsidR="00621BD3" w:rsidRPr="00DC555B">
        <w:rPr>
          <w:rFonts w:hint="eastAsia"/>
          <w:bCs/>
          <w:color w:val="000000" w:themeColor="text1"/>
          <w:szCs w:val="24"/>
        </w:rPr>
        <w:t>通过迭代求</w:t>
      </w:r>
      <w:r w:rsidR="00621BD3" w:rsidRPr="00DC555B">
        <w:rPr>
          <w:bCs/>
          <w:color w:val="000000" w:themeColor="text1"/>
          <w:position w:val="-10"/>
          <w:szCs w:val="24"/>
        </w:rPr>
        <w:object w:dxaOrig="2480" w:dyaOrig="320" w14:anchorId="6ABBC36C">
          <v:shape id="_x0000_i1130" type="#_x0000_t75" style="width:123.75pt;height:15.75pt" o:ole="">
            <v:imagedata r:id="rId212" o:title=""/>
          </v:shape>
          <o:OLEObject Type="Embed" ProgID="Equation.DSMT4" ShapeID="_x0000_i1130" DrawAspect="Content" ObjectID="_1617179446" r:id="rId213"/>
        </w:object>
      </w:r>
      <w:r w:rsidR="00621BD3" w:rsidRPr="00DC555B">
        <w:rPr>
          <w:bCs/>
          <w:color w:val="000000" w:themeColor="text1"/>
          <w:szCs w:val="24"/>
        </w:rPr>
        <w:t>的极大似然估计。每次迭代</w:t>
      </w:r>
      <w:r w:rsidRPr="00DC555B">
        <w:rPr>
          <w:rFonts w:hint="eastAsia"/>
          <w:bCs/>
          <w:color w:val="000000" w:themeColor="text1"/>
          <w:szCs w:val="24"/>
        </w:rPr>
        <w:t>包括两个步骤：由</w:t>
      </w:r>
      <w:r w:rsidRPr="00DC555B">
        <w:rPr>
          <w:rFonts w:hint="eastAsia"/>
          <w:bCs/>
          <w:color w:val="000000" w:themeColor="text1"/>
          <w:szCs w:val="24"/>
        </w:rPr>
        <w:t>E</w:t>
      </w:r>
      <w:r w:rsidRPr="00DC555B">
        <w:rPr>
          <w:rFonts w:hint="eastAsia"/>
          <w:bCs/>
          <w:color w:val="000000" w:themeColor="text1"/>
          <w:szCs w:val="24"/>
        </w:rPr>
        <w:t>步</w:t>
      </w:r>
      <w:r w:rsidR="006A405A" w:rsidRPr="00DC555B">
        <w:rPr>
          <w:rFonts w:hint="eastAsia"/>
          <w:bCs/>
          <w:color w:val="000000" w:themeColor="text1"/>
          <w:szCs w:val="24"/>
        </w:rPr>
        <w:t>，求期望（</w:t>
      </w:r>
      <w:r w:rsidR="006A405A" w:rsidRPr="00DC555B">
        <w:rPr>
          <w:rFonts w:hint="eastAsia"/>
          <w:bCs/>
          <w:color w:val="000000" w:themeColor="text1"/>
          <w:szCs w:val="24"/>
        </w:rPr>
        <w:t>expectation</w:t>
      </w:r>
      <w:r w:rsidR="006A405A" w:rsidRPr="00DC555B">
        <w:rPr>
          <w:rFonts w:hint="eastAsia"/>
          <w:bCs/>
          <w:color w:val="000000" w:themeColor="text1"/>
          <w:szCs w:val="24"/>
        </w:rPr>
        <w:t>）</w:t>
      </w:r>
      <w:r w:rsidRPr="00DC555B">
        <w:rPr>
          <w:rFonts w:hint="eastAsia"/>
          <w:bCs/>
          <w:color w:val="000000" w:themeColor="text1"/>
          <w:szCs w:val="24"/>
        </w:rPr>
        <w:t>和</w:t>
      </w:r>
      <w:r w:rsidRPr="00DC555B">
        <w:rPr>
          <w:rFonts w:hint="eastAsia"/>
          <w:bCs/>
          <w:color w:val="000000" w:themeColor="text1"/>
          <w:szCs w:val="24"/>
        </w:rPr>
        <w:t>M</w:t>
      </w:r>
      <w:r w:rsidRPr="00DC555B">
        <w:rPr>
          <w:rFonts w:hint="eastAsia"/>
          <w:bCs/>
          <w:color w:val="000000" w:themeColor="text1"/>
          <w:szCs w:val="24"/>
        </w:rPr>
        <w:t>步</w:t>
      </w:r>
      <w:r w:rsidR="006A405A" w:rsidRPr="00DC555B">
        <w:rPr>
          <w:rFonts w:hint="eastAsia"/>
          <w:bCs/>
          <w:color w:val="000000" w:themeColor="text1"/>
          <w:szCs w:val="24"/>
        </w:rPr>
        <w:t>，</w:t>
      </w:r>
      <w:r w:rsidR="005D582D" w:rsidRPr="00DC555B">
        <w:rPr>
          <w:rFonts w:hint="eastAsia"/>
          <w:bCs/>
          <w:color w:val="000000" w:themeColor="text1"/>
          <w:szCs w:val="24"/>
        </w:rPr>
        <w:t>求极大（</w:t>
      </w:r>
      <w:r w:rsidR="005D582D" w:rsidRPr="00DC555B">
        <w:rPr>
          <w:rFonts w:hint="eastAsia"/>
          <w:bCs/>
          <w:color w:val="000000" w:themeColor="text1"/>
          <w:szCs w:val="24"/>
        </w:rPr>
        <w:t>maximization</w:t>
      </w:r>
      <w:r w:rsidR="005D582D" w:rsidRPr="00DC555B">
        <w:rPr>
          <w:rFonts w:hint="eastAsia"/>
          <w:bCs/>
          <w:color w:val="000000" w:themeColor="text1"/>
          <w:szCs w:val="24"/>
        </w:rPr>
        <w:t>）</w:t>
      </w:r>
      <w:r w:rsidR="00621BD3" w:rsidRPr="00DC555B">
        <w:rPr>
          <w:rFonts w:hint="eastAsia"/>
          <w:bCs/>
          <w:color w:val="000000" w:themeColor="text1"/>
          <w:szCs w:val="24"/>
        </w:rPr>
        <w:t>组成</w:t>
      </w:r>
      <w:r w:rsidR="00330748">
        <w:rPr>
          <w:rFonts w:hint="eastAsia"/>
          <w:bCs/>
          <w:color w:val="000000" w:themeColor="text1"/>
          <w:szCs w:val="24"/>
          <w:vertAlign w:val="superscript"/>
        </w:rPr>
        <w:t>[28</w:t>
      </w:r>
      <w:r w:rsidR="0031077F" w:rsidRPr="00DC555B">
        <w:rPr>
          <w:rFonts w:hint="eastAsia"/>
          <w:bCs/>
          <w:color w:val="000000" w:themeColor="text1"/>
          <w:szCs w:val="24"/>
          <w:vertAlign w:val="superscript"/>
        </w:rPr>
        <w:t>]</w:t>
      </w:r>
      <w:r w:rsidR="00621BD3" w:rsidRPr="00DC555B">
        <w:rPr>
          <w:rFonts w:hint="eastAsia"/>
          <w:bCs/>
          <w:color w:val="000000" w:themeColor="text1"/>
          <w:szCs w:val="24"/>
        </w:rPr>
        <w:t>。</w:t>
      </w:r>
      <w:r w:rsidR="00621BD3" w:rsidRPr="00DC555B">
        <w:rPr>
          <w:rFonts w:hint="eastAsia"/>
          <w:bCs/>
          <w:color w:val="000000" w:themeColor="text1"/>
          <w:szCs w:val="24"/>
        </w:rPr>
        <w:t xml:space="preserve"> E</w:t>
      </w:r>
      <w:r w:rsidR="00621BD3" w:rsidRPr="00DC555B">
        <w:rPr>
          <w:rFonts w:hint="eastAsia"/>
          <w:bCs/>
          <w:color w:val="000000" w:themeColor="text1"/>
          <w:szCs w:val="24"/>
        </w:rPr>
        <w:t>步就是求当前参数下，完全数据的对数似然函数的期望；</w:t>
      </w:r>
      <w:r w:rsidR="00621BD3" w:rsidRPr="00DC555B">
        <w:rPr>
          <w:rFonts w:hint="eastAsia"/>
          <w:bCs/>
          <w:color w:val="000000" w:themeColor="text1"/>
          <w:szCs w:val="24"/>
        </w:rPr>
        <w:t>M</w:t>
      </w:r>
      <w:r w:rsidR="00621BD3" w:rsidRPr="00DC555B">
        <w:rPr>
          <w:rFonts w:hint="eastAsia"/>
          <w:bCs/>
          <w:color w:val="000000" w:themeColor="text1"/>
          <w:szCs w:val="24"/>
        </w:rPr>
        <w:t>步就是极大化</w:t>
      </w:r>
      <w:r w:rsidR="00621BD3" w:rsidRPr="00DC555B">
        <w:rPr>
          <w:rFonts w:hint="eastAsia"/>
          <w:bCs/>
          <w:color w:val="000000" w:themeColor="text1"/>
          <w:szCs w:val="24"/>
        </w:rPr>
        <w:t>E</w:t>
      </w:r>
      <w:r w:rsidR="00621BD3" w:rsidRPr="00DC555B">
        <w:rPr>
          <w:rFonts w:hint="eastAsia"/>
          <w:bCs/>
          <w:color w:val="000000" w:themeColor="text1"/>
          <w:szCs w:val="24"/>
        </w:rPr>
        <w:t>步的结果，获得新一轮的参数值。下面给出</w:t>
      </w:r>
      <w:r w:rsidR="00621BD3" w:rsidRPr="00DC555B">
        <w:rPr>
          <w:rFonts w:hint="eastAsia"/>
          <w:bCs/>
          <w:color w:val="000000" w:themeColor="text1"/>
          <w:szCs w:val="24"/>
        </w:rPr>
        <w:t>EM</w:t>
      </w:r>
      <w:r w:rsidR="00621BD3" w:rsidRPr="00DC555B">
        <w:rPr>
          <w:rFonts w:hint="eastAsia"/>
          <w:bCs/>
          <w:color w:val="000000" w:themeColor="text1"/>
          <w:szCs w:val="24"/>
        </w:rPr>
        <w:t>算法的具体流程。</w:t>
      </w:r>
    </w:p>
    <w:p w14:paraId="6ABBBF78" w14:textId="77777777" w:rsidR="00621BD3" w:rsidRPr="00DC555B" w:rsidRDefault="00621BD3" w:rsidP="00DC555B">
      <w:pPr>
        <w:pStyle w:val="ListParagraph"/>
        <w:numPr>
          <w:ilvl w:val="0"/>
          <w:numId w:val="23"/>
        </w:numPr>
        <w:spacing w:line="360" w:lineRule="auto"/>
        <w:ind w:firstLineChars="0"/>
        <w:rPr>
          <w:bCs/>
          <w:color w:val="000000" w:themeColor="text1"/>
          <w:szCs w:val="24"/>
        </w:rPr>
      </w:pPr>
      <w:r w:rsidRPr="00DC555B">
        <w:rPr>
          <w:rFonts w:hint="eastAsia"/>
          <w:bCs/>
          <w:color w:val="000000" w:themeColor="text1"/>
          <w:szCs w:val="24"/>
        </w:rPr>
        <w:t>EM</w:t>
      </w:r>
      <w:r w:rsidRPr="00DC555B">
        <w:rPr>
          <w:rFonts w:hint="eastAsia"/>
          <w:bCs/>
          <w:color w:val="000000" w:themeColor="text1"/>
          <w:szCs w:val="24"/>
        </w:rPr>
        <w:t>算法流程：</w:t>
      </w:r>
    </w:p>
    <w:p w14:paraId="6ABBBF79" w14:textId="77777777" w:rsidR="00621BD3" w:rsidRPr="00DC555B" w:rsidRDefault="00621BD3" w:rsidP="0092278D">
      <w:pPr>
        <w:spacing w:line="360" w:lineRule="auto"/>
        <w:ind w:firstLine="420"/>
        <w:rPr>
          <w:bCs/>
          <w:color w:val="000000" w:themeColor="text1"/>
          <w:szCs w:val="24"/>
        </w:rPr>
      </w:pPr>
      <w:r w:rsidRPr="00DC555B">
        <w:rPr>
          <w:rFonts w:hint="eastAsia"/>
          <w:bCs/>
          <w:color w:val="000000" w:themeColor="text1"/>
          <w:szCs w:val="24"/>
        </w:rPr>
        <w:t>输入：</w:t>
      </w:r>
      <w:r w:rsidR="0092517E" w:rsidRPr="00DC555B">
        <w:rPr>
          <w:rFonts w:hint="eastAsia"/>
          <w:bCs/>
          <w:color w:val="000000" w:themeColor="text1"/>
          <w:szCs w:val="24"/>
        </w:rPr>
        <w:t>观测变量数据</w:t>
      </w:r>
      <w:r w:rsidR="0092517E" w:rsidRPr="00DC555B">
        <w:rPr>
          <w:rFonts w:hint="eastAsia"/>
          <w:bCs/>
          <w:color w:val="000000" w:themeColor="text1"/>
          <w:szCs w:val="24"/>
        </w:rPr>
        <w:t>Y</w:t>
      </w:r>
      <w:r w:rsidR="0092517E" w:rsidRPr="00DC555B">
        <w:rPr>
          <w:rFonts w:hint="eastAsia"/>
          <w:bCs/>
          <w:color w:val="000000" w:themeColor="text1"/>
          <w:szCs w:val="24"/>
        </w:rPr>
        <w:t>，隐含数据变量</w:t>
      </w:r>
      <w:r w:rsidR="0092517E" w:rsidRPr="00DC555B">
        <w:rPr>
          <w:rFonts w:hint="eastAsia"/>
          <w:bCs/>
          <w:color w:val="000000" w:themeColor="text1"/>
          <w:szCs w:val="24"/>
        </w:rPr>
        <w:t>Z</w:t>
      </w:r>
      <w:r w:rsidR="0092517E" w:rsidRPr="00DC555B">
        <w:rPr>
          <w:rFonts w:hint="eastAsia"/>
          <w:bCs/>
          <w:color w:val="000000" w:themeColor="text1"/>
          <w:szCs w:val="24"/>
        </w:rPr>
        <w:t>，联合分布</w:t>
      </w:r>
      <w:r w:rsidR="0092517E" w:rsidRPr="00DC555B">
        <w:rPr>
          <w:bCs/>
          <w:color w:val="000000" w:themeColor="text1"/>
          <w:position w:val="-10"/>
          <w:szCs w:val="24"/>
        </w:rPr>
        <w:object w:dxaOrig="1060" w:dyaOrig="320" w14:anchorId="6ABBC36D">
          <v:shape id="_x0000_i1131" type="#_x0000_t75" style="width:52.5pt;height:15.75pt" o:ole="">
            <v:imagedata r:id="rId214" o:title=""/>
          </v:shape>
          <o:OLEObject Type="Embed" ProgID="Equation.DSMT4" ShapeID="_x0000_i1131" DrawAspect="Content" ObjectID="_1617179447" r:id="rId215"/>
        </w:object>
      </w:r>
      <w:r w:rsidR="0092517E" w:rsidRPr="00DC555B">
        <w:rPr>
          <w:bCs/>
          <w:color w:val="000000" w:themeColor="text1"/>
          <w:szCs w:val="24"/>
        </w:rPr>
        <w:t>，条件分布</w:t>
      </w:r>
      <w:r w:rsidR="0092517E" w:rsidRPr="00DC555B">
        <w:rPr>
          <w:bCs/>
          <w:color w:val="000000" w:themeColor="text1"/>
          <w:position w:val="-10"/>
          <w:szCs w:val="24"/>
        </w:rPr>
        <w:object w:dxaOrig="1060" w:dyaOrig="320" w14:anchorId="6ABBC36E">
          <v:shape id="_x0000_i1132" type="#_x0000_t75" style="width:52.5pt;height:15.75pt" o:ole="">
            <v:imagedata r:id="rId216" o:title=""/>
          </v:shape>
          <o:OLEObject Type="Embed" ProgID="Equation.DSMT4" ShapeID="_x0000_i1132" DrawAspect="Content" ObjectID="_1617179448" r:id="rId217"/>
        </w:object>
      </w:r>
      <w:r w:rsidR="00402A33" w:rsidRPr="00DC555B">
        <w:rPr>
          <w:bCs/>
          <w:color w:val="000000" w:themeColor="text1"/>
          <w:szCs w:val="24"/>
        </w:rPr>
        <w:t>。</w:t>
      </w:r>
      <w:r w:rsidR="0092517E" w:rsidRPr="00DC555B">
        <w:rPr>
          <w:bCs/>
          <w:color w:val="000000" w:themeColor="text1"/>
          <w:szCs w:val="24"/>
        </w:rPr>
        <w:t xml:space="preserve"> </w:t>
      </w:r>
    </w:p>
    <w:p w14:paraId="6ABBBF7A" w14:textId="77777777" w:rsidR="0092517E" w:rsidRPr="00DC555B" w:rsidRDefault="0092517E" w:rsidP="0092278D">
      <w:pPr>
        <w:spacing w:line="360" w:lineRule="auto"/>
        <w:ind w:firstLineChars="175" w:firstLine="420"/>
        <w:rPr>
          <w:bCs/>
          <w:color w:val="000000" w:themeColor="text1"/>
          <w:szCs w:val="24"/>
        </w:rPr>
      </w:pPr>
      <w:r w:rsidRPr="00DC555B">
        <w:rPr>
          <w:rFonts w:hint="eastAsia"/>
          <w:bCs/>
          <w:color w:val="000000" w:themeColor="text1"/>
          <w:szCs w:val="24"/>
        </w:rPr>
        <w:t>输出</w:t>
      </w:r>
      <w:r w:rsidRPr="00DC555B">
        <w:rPr>
          <w:rFonts w:hint="eastAsia"/>
          <w:bCs/>
          <w:color w:val="000000" w:themeColor="text1"/>
          <w:szCs w:val="24"/>
        </w:rPr>
        <w:t xml:space="preserve">: </w:t>
      </w:r>
      <w:r w:rsidRPr="00DC555B">
        <w:rPr>
          <w:rFonts w:hint="eastAsia"/>
          <w:bCs/>
          <w:color w:val="000000" w:themeColor="text1"/>
          <w:szCs w:val="24"/>
        </w:rPr>
        <w:t>模型参数</w:t>
      </w:r>
      <w:r w:rsidRPr="00DC555B">
        <w:rPr>
          <w:bCs/>
          <w:color w:val="000000" w:themeColor="text1"/>
          <w:position w:val="-6"/>
          <w:szCs w:val="24"/>
        </w:rPr>
        <w:object w:dxaOrig="200" w:dyaOrig="279" w14:anchorId="6ABBC36F">
          <v:shape id="_x0000_i1133" type="#_x0000_t75" style="width:9.75pt;height:14.25pt" o:ole="">
            <v:imagedata r:id="rId218" o:title=""/>
          </v:shape>
          <o:OLEObject Type="Embed" ProgID="Equation.DSMT4" ShapeID="_x0000_i1133" DrawAspect="Content" ObjectID="_1617179449" r:id="rId219"/>
        </w:object>
      </w:r>
      <w:r w:rsidRPr="00DC555B">
        <w:rPr>
          <w:bCs/>
          <w:color w:val="000000" w:themeColor="text1"/>
          <w:szCs w:val="24"/>
        </w:rPr>
        <w:t>。</w:t>
      </w:r>
    </w:p>
    <w:p w14:paraId="6ABBBF7B" w14:textId="77777777" w:rsidR="00AB0E02" w:rsidRPr="00DC555B" w:rsidRDefault="00C977DB" w:rsidP="00DC555B">
      <w:pPr>
        <w:pStyle w:val="ListParagraph"/>
        <w:numPr>
          <w:ilvl w:val="0"/>
          <w:numId w:val="17"/>
        </w:numPr>
        <w:spacing w:line="360" w:lineRule="auto"/>
        <w:ind w:firstLineChars="0"/>
        <w:rPr>
          <w:bCs/>
          <w:color w:val="000000" w:themeColor="text1"/>
          <w:szCs w:val="24"/>
        </w:rPr>
      </w:pPr>
      <w:r w:rsidRPr="00DC555B">
        <w:rPr>
          <w:bCs/>
          <w:color w:val="000000" w:themeColor="text1"/>
          <w:szCs w:val="24"/>
        </w:rPr>
        <w:t>选择参数的初始值</w:t>
      </w:r>
      <w:r w:rsidRPr="00DC555B">
        <w:rPr>
          <w:position w:val="-6"/>
          <w:szCs w:val="24"/>
        </w:rPr>
        <w:object w:dxaOrig="380" w:dyaOrig="320" w14:anchorId="6ABBC370">
          <v:shape id="_x0000_i1134" type="#_x0000_t75" style="width:18.75pt;height:15.75pt" o:ole="">
            <v:imagedata r:id="rId220" o:title=""/>
          </v:shape>
          <o:OLEObject Type="Embed" ProgID="Equation.DSMT4" ShapeID="_x0000_i1134" DrawAspect="Content" ObjectID="_1617179450" r:id="rId221"/>
        </w:object>
      </w:r>
      <w:r w:rsidRPr="00DC555B">
        <w:rPr>
          <w:bCs/>
          <w:color w:val="000000" w:themeColor="text1"/>
          <w:szCs w:val="24"/>
        </w:rPr>
        <w:t>，开始迭代</w:t>
      </w:r>
      <w:r w:rsidR="0092517E" w:rsidRPr="00DC555B">
        <w:rPr>
          <w:bCs/>
          <w:color w:val="000000" w:themeColor="text1"/>
          <w:szCs w:val="24"/>
        </w:rPr>
        <w:t xml:space="preserve"> </w:t>
      </w:r>
      <w:r w:rsidRPr="00DC555B">
        <w:rPr>
          <w:bCs/>
          <w:color w:val="000000" w:themeColor="text1"/>
          <w:szCs w:val="24"/>
        </w:rPr>
        <w:t>；</w:t>
      </w:r>
    </w:p>
    <w:p w14:paraId="6ABBBF7C" w14:textId="77777777" w:rsidR="00C977DB" w:rsidRPr="00DC555B" w:rsidRDefault="00C977DB" w:rsidP="00DC555B">
      <w:pPr>
        <w:pStyle w:val="ListParagraph"/>
        <w:numPr>
          <w:ilvl w:val="0"/>
          <w:numId w:val="17"/>
        </w:numPr>
        <w:spacing w:line="360" w:lineRule="auto"/>
        <w:ind w:firstLineChars="0"/>
        <w:rPr>
          <w:bCs/>
          <w:color w:val="000000" w:themeColor="text1"/>
          <w:szCs w:val="24"/>
        </w:rPr>
      </w:pPr>
      <w:r w:rsidRPr="00DC555B">
        <w:rPr>
          <w:rFonts w:hint="eastAsia"/>
          <w:bCs/>
          <w:color w:val="000000" w:themeColor="text1"/>
          <w:szCs w:val="24"/>
        </w:rPr>
        <w:t>E</w:t>
      </w:r>
      <w:r w:rsidR="00132E0C" w:rsidRPr="00DC555B">
        <w:rPr>
          <w:rFonts w:hint="eastAsia"/>
          <w:bCs/>
          <w:color w:val="000000" w:themeColor="text1"/>
          <w:szCs w:val="24"/>
        </w:rPr>
        <w:t>步：将</w:t>
      </w:r>
      <w:r w:rsidRPr="00DC555B">
        <w:rPr>
          <w:bCs/>
          <w:color w:val="000000" w:themeColor="text1"/>
          <w:position w:val="-6"/>
          <w:szCs w:val="24"/>
        </w:rPr>
        <w:object w:dxaOrig="360" w:dyaOrig="320" w14:anchorId="6ABBC371">
          <v:shape id="_x0000_i1135" type="#_x0000_t75" style="width:18.75pt;height:15.75pt" o:ole="">
            <v:imagedata r:id="rId222" o:title=""/>
          </v:shape>
          <o:OLEObject Type="Embed" ProgID="Equation.DSMT4" ShapeID="_x0000_i1135" DrawAspect="Content" ObjectID="_1617179451" r:id="rId223"/>
        </w:object>
      </w:r>
      <w:r w:rsidR="00132E0C" w:rsidRPr="00DC555B">
        <w:rPr>
          <w:bCs/>
          <w:color w:val="000000" w:themeColor="text1"/>
          <w:szCs w:val="24"/>
        </w:rPr>
        <w:t>记为</w:t>
      </w:r>
      <w:r w:rsidRPr="00DC555B">
        <w:rPr>
          <w:rFonts w:hint="eastAsia"/>
          <w:bCs/>
          <w:color w:val="000000" w:themeColor="text1"/>
          <w:szCs w:val="24"/>
        </w:rPr>
        <w:t>参数</w:t>
      </w:r>
      <w:r w:rsidRPr="00DC555B">
        <w:rPr>
          <w:bCs/>
          <w:color w:val="000000" w:themeColor="text1"/>
          <w:position w:val="-6"/>
          <w:szCs w:val="24"/>
        </w:rPr>
        <w:object w:dxaOrig="200" w:dyaOrig="279" w14:anchorId="6ABBC372">
          <v:shape id="_x0000_i1136" type="#_x0000_t75" style="width:9.75pt;height:14.25pt" o:ole="">
            <v:imagedata r:id="rId224" o:title=""/>
          </v:shape>
          <o:OLEObject Type="Embed" ProgID="Equation.DSMT4" ShapeID="_x0000_i1136" DrawAspect="Content" ObjectID="_1617179452" r:id="rId225"/>
        </w:object>
      </w:r>
      <w:r w:rsidRPr="00DC555B">
        <w:rPr>
          <w:bCs/>
          <w:color w:val="000000" w:themeColor="text1"/>
          <w:szCs w:val="24"/>
        </w:rPr>
        <w:t>的</w:t>
      </w:r>
      <w:r w:rsidR="00132E0C" w:rsidRPr="00DC555B">
        <w:rPr>
          <w:bCs/>
          <w:color w:val="000000" w:themeColor="text1"/>
          <w:szCs w:val="24"/>
        </w:rPr>
        <w:t>通过第</w:t>
      </w:r>
      <w:r w:rsidR="00132E0C" w:rsidRPr="00DC555B">
        <w:rPr>
          <w:bCs/>
          <w:color w:val="000000" w:themeColor="text1"/>
          <w:position w:val="-6"/>
          <w:szCs w:val="24"/>
        </w:rPr>
        <w:object w:dxaOrig="139" w:dyaOrig="260" w14:anchorId="6ABBC373">
          <v:shape id="_x0000_i1137" type="#_x0000_t75" style="width:6.75pt;height:13.5pt" o:ole="">
            <v:imagedata r:id="rId226" o:title=""/>
          </v:shape>
          <o:OLEObject Type="Embed" ProgID="Equation.DSMT4" ShapeID="_x0000_i1137" DrawAspect="Content" ObjectID="_1617179453" r:id="rId227"/>
        </w:object>
      </w:r>
      <w:r w:rsidR="00132E0C" w:rsidRPr="00DC555B">
        <w:rPr>
          <w:rFonts w:hint="eastAsia"/>
          <w:bCs/>
          <w:color w:val="000000" w:themeColor="text1"/>
          <w:szCs w:val="24"/>
        </w:rPr>
        <w:t>次迭代后得到的</w:t>
      </w:r>
      <w:r w:rsidR="00132E0C" w:rsidRPr="00DC555B">
        <w:rPr>
          <w:bCs/>
          <w:color w:val="000000" w:themeColor="text1"/>
          <w:szCs w:val="24"/>
        </w:rPr>
        <w:t>估计值，那么在第</w:t>
      </w:r>
      <w:r w:rsidRPr="00DC555B">
        <w:rPr>
          <w:bCs/>
          <w:color w:val="000000" w:themeColor="text1"/>
          <w:position w:val="-6"/>
          <w:szCs w:val="24"/>
        </w:rPr>
        <w:object w:dxaOrig="440" w:dyaOrig="279" w14:anchorId="6ABBC374">
          <v:shape id="_x0000_i1138" type="#_x0000_t75" style="width:21.75pt;height:14.25pt" o:ole="">
            <v:imagedata r:id="rId228" o:title=""/>
          </v:shape>
          <o:OLEObject Type="Embed" ProgID="Equation.DSMT4" ShapeID="_x0000_i1138" DrawAspect="Content" ObjectID="_1617179454" r:id="rId229"/>
        </w:object>
      </w:r>
      <w:r w:rsidRPr="00DC555B">
        <w:rPr>
          <w:rFonts w:hint="eastAsia"/>
          <w:bCs/>
          <w:color w:val="000000" w:themeColor="text1"/>
          <w:szCs w:val="24"/>
        </w:rPr>
        <w:t>迭代的</w:t>
      </w:r>
      <w:r w:rsidRPr="00DC555B">
        <w:rPr>
          <w:rFonts w:hint="eastAsia"/>
          <w:bCs/>
          <w:color w:val="000000" w:themeColor="text1"/>
          <w:szCs w:val="24"/>
        </w:rPr>
        <w:t>E</w:t>
      </w:r>
      <w:r w:rsidRPr="00DC555B">
        <w:rPr>
          <w:rFonts w:hint="eastAsia"/>
          <w:bCs/>
          <w:color w:val="000000" w:themeColor="text1"/>
          <w:szCs w:val="24"/>
        </w:rPr>
        <w:t>步，计算</w:t>
      </w:r>
    </w:p>
    <w:p w14:paraId="6ABBBF7D" w14:textId="77777777" w:rsidR="00406E3E" w:rsidRPr="00DC555B" w:rsidRDefault="00C977DB" w:rsidP="002E1686">
      <w:pPr>
        <w:pStyle w:val="a"/>
      </w:pPr>
      <w:r w:rsidRPr="00DC555B">
        <w:rPr>
          <w:rFonts w:hint="eastAsia"/>
        </w:rPr>
        <w:t xml:space="preserve">  </w:t>
      </w:r>
      <w:r w:rsidR="002E1686">
        <w:rPr>
          <w:rFonts w:hint="eastAsia"/>
        </w:rPr>
        <w:tab/>
      </w:r>
      <w:r w:rsidR="002E1686" w:rsidRPr="002E1686">
        <w:object w:dxaOrig="3420" w:dyaOrig="440" w14:anchorId="6ABBC375">
          <v:shape id="_x0000_i1139" type="#_x0000_t75" style="width:171pt;height:21.75pt" o:ole="">
            <v:imagedata r:id="rId230" o:title=""/>
          </v:shape>
          <o:OLEObject Type="Embed" ProgID="Equation.DSMT4" ShapeID="_x0000_i1139" DrawAspect="Content" ObjectID="_1617179455" r:id="rId231"/>
        </w:object>
      </w:r>
      <w:r w:rsidR="002E1686">
        <w:rPr>
          <w:rFonts w:hint="eastAsia"/>
        </w:rPr>
        <w:tab/>
      </w:r>
      <w:r w:rsidR="003F11CF" w:rsidRPr="002E1686">
        <w:rPr>
          <w:rFonts w:asciiTheme="minorEastAsia" w:hAnsiTheme="minorEastAsia" w:hint="eastAsia"/>
        </w:rPr>
        <w:t>（</w:t>
      </w:r>
      <w:r w:rsidR="002E1686" w:rsidRPr="002E1686">
        <w:rPr>
          <w:rFonts w:asciiTheme="minorEastAsia" w:hAnsiTheme="minorEastAsia" w:hint="eastAsia"/>
        </w:rPr>
        <w:t>2-25</w:t>
      </w:r>
      <w:r w:rsidR="003F11CF" w:rsidRPr="002E1686">
        <w:rPr>
          <w:rFonts w:asciiTheme="minorEastAsia" w:hAnsiTheme="minorEastAsia" w:hint="eastAsia"/>
        </w:rPr>
        <w:t>）</w:t>
      </w:r>
    </w:p>
    <w:p w14:paraId="6ABBBF7E" w14:textId="77777777" w:rsidR="00C977DB" w:rsidRPr="00DC555B" w:rsidRDefault="00406E3E" w:rsidP="002E1686">
      <w:pPr>
        <w:pStyle w:val="a"/>
      </w:pPr>
      <w:r w:rsidRPr="00DC555B">
        <w:rPr>
          <w:rFonts w:hint="eastAsia"/>
        </w:rPr>
        <w:t xml:space="preserve"> </w:t>
      </w:r>
      <w:r w:rsidR="002E1686">
        <w:rPr>
          <w:rFonts w:hint="eastAsia"/>
        </w:rPr>
        <w:tab/>
        <w:t xml:space="preserve">          </w:t>
      </w:r>
      <w:r w:rsidR="002E1686" w:rsidRPr="00DC555B">
        <w:object w:dxaOrig="2860" w:dyaOrig="540" w14:anchorId="6ABBC376">
          <v:shape id="_x0000_i1140" type="#_x0000_t75" style="width:142.5pt;height:27pt" o:ole="">
            <v:imagedata r:id="rId232" o:title=""/>
          </v:shape>
          <o:OLEObject Type="Embed" ProgID="Equation.DSMT4" ShapeID="_x0000_i1140" DrawAspect="Content" ObjectID="_1617179456" r:id="rId233"/>
        </w:object>
      </w:r>
      <w:r w:rsidR="002E1686">
        <w:rPr>
          <w:rFonts w:hint="eastAsia"/>
        </w:rPr>
        <w:tab/>
      </w:r>
      <w:r w:rsidR="003F11CF" w:rsidRPr="002E1686">
        <w:rPr>
          <w:rFonts w:asciiTheme="minorEastAsia" w:hAnsiTheme="minorEastAsia" w:hint="eastAsia"/>
        </w:rPr>
        <w:t>（</w:t>
      </w:r>
      <w:r w:rsidR="002E1686" w:rsidRPr="002E1686">
        <w:rPr>
          <w:rFonts w:asciiTheme="minorEastAsia" w:hAnsiTheme="minorEastAsia" w:hint="eastAsia"/>
        </w:rPr>
        <w:t>2-26</w:t>
      </w:r>
      <w:r w:rsidR="003F11CF" w:rsidRPr="002E1686">
        <w:rPr>
          <w:rFonts w:asciiTheme="minorEastAsia" w:hAnsiTheme="minorEastAsia" w:hint="eastAsia"/>
        </w:rPr>
        <w:t>）</w:t>
      </w:r>
    </w:p>
    <w:p w14:paraId="6ABBBF7F" w14:textId="77777777" w:rsidR="00AB731A" w:rsidRPr="00DC555B" w:rsidRDefault="00AB731A" w:rsidP="00DC555B">
      <w:pPr>
        <w:pStyle w:val="ListParagraph"/>
        <w:numPr>
          <w:ilvl w:val="0"/>
          <w:numId w:val="17"/>
        </w:numPr>
        <w:spacing w:line="360" w:lineRule="auto"/>
        <w:ind w:firstLineChars="0"/>
        <w:rPr>
          <w:bCs/>
          <w:color w:val="000000" w:themeColor="text1"/>
          <w:szCs w:val="24"/>
        </w:rPr>
      </w:pPr>
      <w:r w:rsidRPr="00DC555B">
        <w:rPr>
          <w:rFonts w:hint="eastAsia"/>
          <w:bCs/>
          <w:color w:val="000000" w:themeColor="text1"/>
          <w:szCs w:val="24"/>
        </w:rPr>
        <w:t>M</w:t>
      </w:r>
      <w:r w:rsidRPr="00DC555B">
        <w:rPr>
          <w:rFonts w:hint="eastAsia"/>
          <w:bCs/>
          <w:color w:val="000000" w:themeColor="text1"/>
          <w:szCs w:val="24"/>
        </w:rPr>
        <w:t>步：求使上述</w:t>
      </w:r>
      <w:r w:rsidRPr="00DC555B">
        <w:rPr>
          <w:position w:val="-10"/>
          <w:szCs w:val="24"/>
        </w:rPr>
        <w:object w:dxaOrig="920" w:dyaOrig="360" w14:anchorId="6ABBC377">
          <v:shape id="_x0000_i1141" type="#_x0000_t75" style="width:45.75pt;height:18.75pt" o:ole="">
            <v:imagedata r:id="rId234" o:title=""/>
          </v:shape>
          <o:OLEObject Type="Embed" ProgID="Equation.DSMT4" ShapeID="_x0000_i1141" DrawAspect="Content" ObjectID="_1617179457" r:id="rId235"/>
        </w:object>
      </w:r>
      <w:r w:rsidRPr="00DC555B">
        <w:rPr>
          <w:bCs/>
          <w:color w:val="000000" w:themeColor="text1"/>
          <w:szCs w:val="24"/>
        </w:rPr>
        <w:t>极大化的</w:t>
      </w:r>
      <w:r w:rsidRPr="00DC555B">
        <w:rPr>
          <w:position w:val="-6"/>
          <w:szCs w:val="24"/>
        </w:rPr>
        <w:object w:dxaOrig="200" w:dyaOrig="279" w14:anchorId="6ABBC378">
          <v:shape id="_x0000_i1142" type="#_x0000_t75" style="width:9.75pt;height:14.25pt" o:ole="">
            <v:imagedata r:id="rId236" o:title=""/>
          </v:shape>
          <o:OLEObject Type="Embed" ProgID="Equation.DSMT4" ShapeID="_x0000_i1142" DrawAspect="Content" ObjectID="_1617179458" r:id="rId237"/>
        </w:object>
      </w:r>
      <w:r w:rsidRPr="00DC555B">
        <w:rPr>
          <w:bCs/>
          <w:color w:val="000000" w:themeColor="text1"/>
          <w:szCs w:val="24"/>
        </w:rPr>
        <w:t>，确定第</w:t>
      </w:r>
      <w:r w:rsidRPr="00DC555B">
        <w:rPr>
          <w:position w:val="-6"/>
          <w:szCs w:val="24"/>
        </w:rPr>
        <w:object w:dxaOrig="440" w:dyaOrig="279" w14:anchorId="6ABBC379">
          <v:shape id="_x0000_i1143" type="#_x0000_t75" style="width:21.75pt;height:14.25pt" o:ole="">
            <v:imagedata r:id="rId228" o:title=""/>
          </v:shape>
          <o:OLEObject Type="Embed" ProgID="Equation.DSMT4" ShapeID="_x0000_i1143" DrawAspect="Content" ObjectID="_1617179459" r:id="rId238"/>
        </w:object>
      </w:r>
      <w:r w:rsidRPr="00DC555B">
        <w:rPr>
          <w:rFonts w:hint="eastAsia"/>
          <w:bCs/>
          <w:color w:val="000000" w:themeColor="text1"/>
          <w:szCs w:val="24"/>
        </w:rPr>
        <w:t>迭代的参数的估计值</w:t>
      </w:r>
      <w:r w:rsidRPr="00DC555B">
        <w:rPr>
          <w:position w:val="-6"/>
          <w:szCs w:val="24"/>
        </w:rPr>
        <w:object w:dxaOrig="499" w:dyaOrig="320" w14:anchorId="6ABBC37A">
          <v:shape id="_x0000_i1144" type="#_x0000_t75" style="width:24.75pt;height:15.75pt" o:ole="">
            <v:imagedata r:id="rId239" o:title=""/>
          </v:shape>
          <o:OLEObject Type="Embed" ProgID="Equation.DSMT4" ShapeID="_x0000_i1144" DrawAspect="Content" ObjectID="_1617179460" r:id="rId240"/>
        </w:object>
      </w:r>
      <w:r w:rsidRPr="00DC555B">
        <w:rPr>
          <w:bCs/>
          <w:color w:val="000000" w:themeColor="text1"/>
          <w:szCs w:val="24"/>
        </w:rPr>
        <w:t xml:space="preserve"> </w:t>
      </w:r>
    </w:p>
    <w:p w14:paraId="6ABBBF80" w14:textId="77777777" w:rsidR="00AB731A" w:rsidRPr="002E1686" w:rsidRDefault="002E1686" w:rsidP="002E1686">
      <w:pPr>
        <w:pStyle w:val="a"/>
        <w:rPr>
          <w:rFonts w:asciiTheme="minorEastAsia" w:hAnsiTheme="minorEastAsia"/>
        </w:rPr>
      </w:pPr>
      <w:r>
        <w:rPr>
          <w:rFonts w:hint="eastAsia"/>
        </w:rPr>
        <w:tab/>
      </w:r>
      <w:r w:rsidRPr="00DC555B">
        <w:object w:dxaOrig="2320" w:dyaOrig="460" w14:anchorId="6ABBC37B">
          <v:shape id="_x0000_i1145" type="#_x0000_t75" style="width:116.25pt;height:22.5pt" o:ole="">
            <v:imagedata r:id="rId241" o:title=""/>
          </v:shape>
          <o:OLEObject Type="Embed" ProgID="Equation.DSMT4" ShapeID="_x0000_i1145" DrawAspect="Content" ObjectID="_1617179461" r:id="rId242"/>
        </w:object>
      </w:r>
      <w:r>
        <w:rPr>
          <w:rFonts w:hint="eastAsia"/>
        </w:rPr>
        <w:tab/>
      </w:r>
      <w:r w:rsidR="003F11CF" w:rsidRPr="002E1686">
        <w:rPr>
          <w:rFonts w:asciiTheme="minorEastAsia" w:hAnsiTheme="minorEastAsia" w:hint="eastAsia"/>
        </w:rPr>
        <w:t>（2-2</w:t>
      </w:r>
      <w:r w:rsidRPr="002E1686">
        <w:rPr>
          <w:rFonts w:asciiTheme="minorEastAsia" w:hAnsiTheme="minorEastAsia" w:hint="eastAsia"/>
        </w:rPr>
        <w:t>7</w:t>
      </w:r>
      <w:r w:rsidR="003F11CF" w:rsidRPr="002E1686">
        <w:rPr>
          <w:rFonts w:asciiTheme="minorEastAsia" w:hAnsiTheme="minorEastAsia" w:hint="eastAsia"/>
        </w:rPr>
        <w:t>）</w:t>
      </w:r>
    </w:p>
    <w:p w14:paraId="6ABBBF81" w14:textId="77777777" w:rsidR="00746AD3" w:rsidRPr="00DC555B" w:rsidRDefault="00746AD3" w:rsidP="00DC555B">
      <w:pPr>
        <w:pStyle w:val="ListParagraph"/>
        <w:numPr>
          <w:ilvl w:val="0"/>
          <w:numId w:val="17"/>
        </w:numPr>
        <w:spacing w:line="360" w:lineRule="auto"/>
        <w:ind w:firstLineChars="0"/>
        <w:rPr>
          <w:bCs/>
          <w:color w:val="000000" w:themeColor="text1"/>
          <w:szCs w:val="24"/>
        </w:rPr>
      </w:pPr>
      <w:r w:rsidRPr="00DC555B">
        <w:rPr>
          <w:rFonts w:hint="eastAsia"/>
          <w:bCs/>
          <w:color w:val="000000" w:themeColor="text1"/>
          <w:szCs w:val="24"/>
        </w:rPr>
        <w:t>重复第（</w:t>
      </w:r>
      <w:r w:rsidRPr="00DC555B">
        <w:rPr>
          <w:rFonts w:hint="eastAsia"/>
          <w:bCs/>
          <w:color w:val="000000" w:themeColor="text1"/>
          <w:szCs w:val="24"/>
        </w:rPr>
        <w:t>2</w:t>
      </w:r>
      <w:r w:rsidRPr="00DC555B">
        <w:rPr>
          <w:rFonts w:hint="eastAsia"/>
          <w:bCs/>
          <w:color w:val="000000" w:themeColor="text1"/>
          <w:szCs w:val="24"/>
        </w:rPr>
        <w:t>）步和第（</w:t>
      </w:r>
      <w:r w:rsidRPr="00DC555B">
        <w:rPr>
          <w:rFonts w:hint="eastAsia"/>
          <w:bCs/>
          <w:color w:val="000000" w:themeColor="text1"/>
          <w:szCs w:val="24"/>
        </w:rPr>
        <w:t>3</w:t>
      </w:r>
      <w:r w:rsidRPr="00DC555B">
        <w:rPr>
          <w:rFonts w:hint="eastAsia"/>
          <w:bCs/>
          <w:color w:val="000000" w:themeColor="text1"/>
          <w:szCs w:val="24"/>
        </w:rPr>
        <w:t>）步，直到收敛。</w:t>
      </w:r>
    </w:p>
    <w:p w14:paraId="6ABBBF82" w14:textId="77777777" w:rsidR="00106C92" w:rsidRPr="00DC555B" w:rsidRDefault="00106C92" w:rsidP="00DC555B">
      <w:pPr>
        <w:spacing w:line="360" w:lineRule="auto"/>
        <w:ind w:leftChars="114" w:left="274" w:firstLineChars="200" w:firstLine="480"/>
        <w:rPr>
          <w:bCs/>
          <w:color w:val="000000" w:themeColor="text1"/>
          <w:szCs w:val="24"/>
        </w:rPr>
      </w:pPr>
      <w:r w:rsidRPr="00DC555B">
        <w:rPr>
          <w:bCs/>
          <w:color w:val="000000" w:themeColor="text1"/>
          <w:szCs w:val="24"/>
        </w:rPr>
        <w:t>直观地理解</w:t>
      </w:r>
      <w:r w:rsidRPr="00DC555B">
        <w:rPr>
          <w:rFonts w:hint="eastAsia"/>
          <w:bCs/>
          <w:color w:val="000000" w:themeColor="text1"/>
          <w:szCs w:val="24"/>
        </w:rPr>
        <w:t>EM</w:t>
      </w:r>
      <w:r w:rsidRPr="00DC555B">
        <w:rPr>
          <w:bCs/>
          <w:color w:val="000000" w:themeColor="text1"/>
          <w:szCs w:val="24"/>
        </w:rPr>
        <w:t>算法</w:t>
      </w:r>
      <w:r w:rsidRPr="00DC555B">
        <w:rPr>
          <w:rFonts w:hint="eastAsia"/>
          <w:bCs/>
          <w:color w:val="000000" w:themeColor="text1"/>
          <w:szCs w:val="24"/>
        </w:rPr>
        <w:t>，我们可以发现算法里已知的是观察数据，未知的是隐含数据和模型参数，在</w:t>
      </w:r>
      <w:r w:rsidRPr="00DC555B">
        <w:rPr>
          <w:rFonts w:hint="eastAsia"/>
          <w:bCs/>
          <w:color w:val="000000" w:themeColor="text1"/>
          <w:szCs w:val="24"/>
        </w:rPr>
        <w:t>E</w:t>
      </w:r>
      <w:r w:rsidRPr="00DC555B">
        <w:rPr>
          <w:rFonts w:hint="eastAsia"/>
          <w:bCs/>
          <w:color w:val="000000" w:themeColor="text1"/>
          <w:szCs w:val="24"/>
        </w:rPr>
        <w:t>步，所做的就是固定模型参数的值，优化隐含数据的分布，而在</w:t>
      </w:r>
      <w:r w:rsidRPr="00DC555B">
        <w:rPr>
          <w:rFonts w:hint="eastAsia"/>
          <w:bCs/>
          <w:color w:val="000000" w:themeColor="text1"/>
          <w:szCs w:val="24"/>
        </w:rPr>
        <w:t>M</w:t>
      </w:r>
      <w:r w:rsidRPr="00DC555B">
        <w:rPr>
          <w:rFonts w:hint="eastAsia"/>
          <w:bCs/>
          <w:color w:val="000000" w:themeColor="text1"/>
          <w:szCs w:val="24"/>
        </w:rPr>
        <w:t>步，就是固定隐含数据分布，优化模型参数的值。</w:t>
      </w:r>
    </w:p>
    <w:p w14:paraId="6ABBBF83" w14:textId="77777777" w:rsidR="00402A33" w:rsidRPr="00DC555B" w:rsidRDefault="00106C92" w:rsidP="00DC555B">
      <w:pPr>
        <w:spacing w:line="360" w:lineRule="auto"/>
        <w:ind w:firstLineChars="100" w:firstLine="240"/>
        <w:rPr>
          <w:bCs/>
          <w:color w:val="000000" w:themeColor="text1"/>
          <w:szCs w:val="24"/>
        </w:rPr>
      </w:pPr>
      <w:r w:rsidRPr="00DC555B">
        <w:rPr>
          <w:rFonts w:hint="eastAsia"/>
          <w:bCs/>
          <w:color w:val="000000" w:themeColor="text1"/>
          <w:szCs w:val="24"/>
        </w:rPr>
        <w:t>3.</w:t>
      </w:r>
      <w:r w:rsidR="00704E1F" w:rsidRPr="00DC555B">
        <w:rPr>
          <w:rFonts w:hint="eastAsia"/>
          <w:bCs/>
          <w:color w:val="000000" w:themeColor="text1"/>
          <w:szCs w:val="24"/>
        </w:rPr>
        <w:t xml:space="preserve"> </w:t>
      </w:r>
      <w:r w:rsidR="00402A33" w:rsidRPr="00DC555B">
        <w:rPr>
          <w:rFonts w:hint="eastAsia"/>
          <w:bCs/>
          <w:color w:val="000000" w:themeColor="text1"/>
          <w:szCs w:val="24"/>
        </w:rPr>
        <w:t>关于</w:t>
      </w:r>
      <w:r w:rsidR="00402A33" w:rsidRPr="00DC555B">
        <w:rPr>
          <w:rFonts w:hint="eastAsia"/>
          <w:bCs/>
          <w:color w:val="000000" w:themeColor="text1"/>
          <w:szCs w:val="24"/>
        </w:rPr>
        <w:t>EM</w:t>
      </w:r>
      <w:r w:rsidR="00402A33" w:rsidRPr="00DC555B">
        <w:rPr>
          <w:rFonts w:hint="eastAsia"/>
          <w:bCs/>
          <w:color w:val="000000" w:themeColor="text1"/>
          <w:szCs w:val="24"/>
        </w:rPr>
        <w:t>算法的几点说明：</w:t>
      </w:r>
    </w:p>
    <w:p w14:paraId="6ABBBF84" w14:textId="77777777" w:rsidR="00746AD3" w:rsidRPr="00DC555B" w:rsidRDefault="00402A33" w:rsidP="00DC555B">
      <w:pPr>
        <w:spacing w:line="360" w:lineRule="auto"/>
        <w:rPr>
          <w:bCs/>
          <w:color w:val="000000" w:themeColor="text1"/>
          <w:szCs w:val="24"/>
        </w:rPr>
      </w:pPr>
      <w:r w:rsidRPr="00DC555B">
        <w:rPr>
          <w:rFonts w:hint="eastAsia"/>
          <w:bCs/>
          <w:color w:val="000000" w:themeColor="text1"/>
          <w:szCs w:val="24"/>
        </w:rPr>
        <w:t>（</w:t>
      </w:r>
      <w:r w:rsidRPr="00DC555B">
        <w:rPr>
          <w:rFonts w:hint="eastAsia"/>
          <w:bCs/>
          <w:color w:val="000000" w:themeColor="text1"/>
          <w:szCs w:val="24"/>
        </w:rPr>
        <w:t>1</w:t>
      </w:r>
      <w:r w:rsidRPr="00DC555B">
        <w:rPr>
          <w:rFonts w:hint="eastAsia"/>
          <w:bCs/>
          <w:color w:val="000000" w:themeColor="text1"/>
          <w:szCs w:val="24"/>
        </w:rPr>
        <w:t>）</w:t>
      </w:r>
      <w:r w:rsidRPr="00DC555B">
        <w:rPr>
          <w:rFonts w:hint="eastAsia"/>
          <w:bCs/>
          <w:color w:val="000000" w:themeColor="text1"/>
          <w:szCs w:val="24"/>
        </w:rPr>
        <w:t xml:space="preserve"> </w:t>
      </w:r>
      <w:r w:rsidR="00746AD3" w:rsidRPr="00DC555B">
        <w:rPr>
          <w:rFonts w:hint="eastAsia"/>
          <w:bCs/>
          <w:color w:val="000000" w:themeColor="text1"/>
          <w:szCs w:val="24"/>
        </w:rPr>
        <w:t>其中</w:t>
      </w:r>
      <w:r w:rsidRPr="00DC555B">
        <w:rPr>
          <w:rFonts w:hint="eastAsia"/>
          <w:bCs/>
          <w:color w:val="000000" w:themeColor="text1"/>
          <w:szCs w:val="24"/>
        </w:rPr>
        <w:t>上述流程</w:t>
      </w:r>
      <w:r w:rsidR="00746AD3" w:rsidRPr="00DC555B">
        <w:rPr>
          <w:rFonts w:hint="eastAsia"/>
          <w:bCs/>
          <w:color w:val="000000" w:themeColor="text1"/>
          <w:szCs w:val="24"/>
        </w:rPr>
        <w:t>（</w:t>
      </w:r>
      <w:r w:rsidR="00746AD3" w:rsidRPr="00DC555B">
        <w:rPr>
          <w:rFonts w:hint="eastAsia"/>
          <w:bCs/>
          <w:color w:val="000000" w:themeColor="text1"/>
          <w:szCs w:val="24"/>
        </w:rPr>
        <w:t>2</w:t>
      </w:r>
      <w:r w:rsidR="00746AD3" w:rsidRPr="00DC555B">
        <w:rPr>
          <w:rFonts w:hint="eastAsia"/>
          <w:bCs/>
          <w:color w:val="000000" w:themeColor="text1"/>
          <w:szCs w:val="24"/>
        </w:rPr>
        <w:t>）中的</w:t>
      </w:r>
      <w:r w:rsidR="00746AD3" w:rsidRPr="00DC555B">
        <w:rPr>
          <w:position w:val="-10"/>
          <w:szCs w:val="24"/>
        </w:rPr>
        <w:object w:dxaOrig="1240" w:dyaOrig="360" w14:anchorId="6ABBC37C">
          <v:shape id="_x0000_i1146" type="#_x0000_t75" style="width:62.25pt;height:18.75pt" o:ole="">
            <v:imagedata r:id="rId243" o:title=""/>
          </v:shape>
          <o:OLEObject Type="Embed" ProgID="Equation.DSMT4" ShapeID="_x0000_i1146" DrawAspect="Content" ObjectID="_1617179462" r:id="rId244"/>
        </w:object>
      </w:r>
      <w:r w:rsidR="00746AD3" w:rsidRPr="00DC555B">
        <w:rPr>
          <w:bCs/>
          <w:color w:val="000000" w:themeColor="text1"/>
          <w:szCs w:val="24"/>
        </w:rPr>
        <w:t>是在给定观测数据</w:t>
      </w:r>
      <w:r w:rsidR="00746AD3" w:rsidRPr="00DC555B">
        <w:rPr>
          <w:rFonts w:hint="eastAsia"/>
          <w:bCs/>
          <w:color w:val="000000" w:themeColor="text1"/>
          <w:szCs w:val="24"/>
        </w:rPr>
        <w:t>Y</w:t>
      </w:r>
      <w:r w:rsidR="00746AD3" w:rsidRPr="00DC555B">
        <w:rPr>
          <w:rFonts w:hint="eastAsia"/>
          <w:bCs/>
          <w:color w:val="000000" w:themeColor="text1"/>
          <w:szCs w:val="24"/>
        </w:rPr>
        <w:t>和当前估计值</w:t>
      </w:r>
      <w:r w:rsidR="00746AD3" w:rsidRPr="00DC555B">
        <w:rPr>
          <w:position w:val="-6"/>
          <w:szCs w:val="24"/>
        </w:rPr>
        <w:object w:dxaOrig="360" w:dyaOrig="320" w14:anchorId="6ABBC37D">
          <v:shape id="_x0000_i1147" type="#_x0000_t75" style="width:18.75pt;height:15.75pt" o:ole="">
            <v:imagedata r:id="rId245" o:title=""/>
          </v:shape>
          <o:OLEObject Type="Embed" ProgID="Equation.DSMT4" ShapeID="_x0000_i1147" DrawAspect="Content" ObjectID="_1617179463" r:id="rId246"/>
        </w:object>
      </w:r>
      <w:r w:rsidR="00746AD3" w:rsidRPr="00DC555B">
        <w:rPr>
          <w:bCs/>
          <w:color w:val="000000" w:themeColor="text1"/>
          <w:szCs w:val="24"/>
        </w:rPr>
        <w:t>下隐变量</w:t>
      </w:r>
      <w:r w:rsidR="00746AD3" w:rsidRPr="00DC555B">
        <w:rPr>
          <w:rFonts w:hint="eastAsia"/>
          <w:bCs/>
          <w:color w:val="000000" w:themeColor="text1"/>
          <w:szCs w:val="24"/>
        </w:rPr>
        <w:t>Z</w:t>
      </w:r>
      <w:r w:rsidR="00746AD3" w:rsidRPr="00DC555B">
        <w:rPr>
          <w:rFonts w:hint="eastAsia"/>
          <w:bCs/>
          <w:color w:val="000000" w:themeColor="text1"/>
          <w:szCs w:val="24"/>
        </w:rPr>
        <w:t>的条件概率分布，这一步所列的函数</w:t>
      </w:r>
      <w:r w:rsidR="00687029" w:rsidRPr="00DC555B">
        <w:rPr>
          <w:bCs/>
          <w:color w:val="000000" w:themeColor="text1"/>
          <w:position w:val="-10"/>
          <w:szCs w:val="24"/>
        </w:rPr>
        <w:object w:dxaOrig="920" w:dyaOrig="360" w14:anchorId="6ABBC37E">
          <v:shape id="_x0000_i1148" type="#_x0000_t75" style="width:45.75pt;height:18.75pt" o:ole="">
            <v:imagedata r:id="rId247" o:title=""/>
          </v:shape>
          <o:OLEObject Type="Embed" ProgID="Equation.DSMT4" ShapeID="_x0000_i1148" DrawAspect="Content" ObjectID="_1617179464" r:id="rId248"/>
        </w:object>
      </w:r>
      <w:r w:rsidR="00746AD3" w:rsidRPr="00DC555B">
        <w:rPr>
          <w:rFonts w:hint="eastAsia"/>
          <w:bCs/>
          <w:color w:val="000000" w:themeColor="text1"/>
          <w:szCs w:val="24"/>
        </w:rPr>
        <w:t>是完全数据的对数似然函数</w:t>
      </w:r>
      <w:r w:rsidR="00746AD3" w:rsidRPr="00DC555B">
        <w:rPr>
          <w:bCs/>
          <w:color w:val="000000" w:themeColor="text1"/>
          <w:position w:val="-10"/>
          <w:szCs w:val="24"/>
        </w:rPr>
        <w:object w:dxaOrig="1280" w:dyaOrig="320" w14:anchorId="6ABBC37F">
          <v:shape id="_x0000_i1149" type="#_x0000_t75" style="width:63.75pt;height:15.75pt" o:ole="">
            <v:imagedata r:id="rId249" o:title=""/>
          </v:shape>
          <o:OLEObject Type="Embed" ProgID="Equation.DSMT4" ShapeID="_x0000_i1149" DrawAspect="Content" ObjectID="_1617179465" r:id="rId250"/>
        </w:object>
      </w:r>
      <w:r w:rsidR="00746AD3" w:rsidRPr="00DC555B">
        <w:rPr>
          <w:bCs/>
          <w:color w:val="000000" w:themeColor="text1"/>
          <w:szCs w:val="24"/>
        </w:rPr>
        <w:t>在给定观测数据</w:t>
      </w:r>
      <w:r w:rsidR="00746AD3" w:rsidRPr="00DC555B">
        <w:rPr>
          <w:rFonts w:hint="eastAsia"/>
          <w:bCs/>
          <w:color w:val="000000" w:themeColor="text1"/>
          <w:szCs w:val="24"/>
        </w:rPr>
        <w:t>Y</w:t>
      </w:r>
      <w:r w:rsidR="00746AD3" w:rsidRPr="00DC555B">
        <w:rPr>
          <w:rFonts w:hint="eastAsia"/>
          <w:bCs/>
          <w:color w:val="000000" w:themeColor="text1"/>
          <w:szCs w:val="24"/>
        </w:rPr>
        <w:t>和当前参数估计值</w:t>
      </w:r>
      <w:r w:rsidR="00746AD3" w:rsidRPr="00DC555B">
        <w:rPr>
          <w:position w:val="-6"/>
          <w:szCs w:val="24"/>
        </w:rPr>
        <w:object w:dxaOrig="360" w:dyaOrig="320" w14:anchorId="6ABBC380">
          <v:shape id="_x0000_i1150" type="#_x0000_t75" style="width:18.75pt;height:15.75pt" o:ole="">
            <v:imagedata r:id="rId245" o:title=""/>
          </v:shape>
          <o:OLEObject Type="Embed" ProgID="Equation.DSMT4" ShapeID="_x0000_i1150" DrawAspect="Content" ObjectID="_1617179466" r:id="rId251"/>
        </w:object>
      </w:r>
      <w:r w:rsidR="00746AD3" w:rsidRPr="00DC555B">
        <w:rPr>
          <w:bCs/>
          <w:color w:val="000000" w:themeColor="text1"/>
          <w:szCs w:val="24"/>
        </w:rPr>
        <w:t>下对隐变量</w:t>
      </w:r>
      <w:r w:rsidR="00746AD3" w:rsidRPr="00DC555B">
        <w:rPr>
          <w:rFonts w:hint="eastAsia"/>
          <w:bCs/>
          <w:color w:val="000000" w:themeColor="text1"/>
          <w:szCs w:val="24"/>
        </w:rPr>
        <w:t>Z</w:t>
      </w:r>
      <w:r w:rsidR="00746AD3" w:rsidRPr="00DC555B">
        <w:rPr>
          <w:rFonts w:hint="eastAsia"/>
          <w:bCs/>
          <w:color w:val="000000" w:themeColor="text1"/>
          <w:szCs w:val="24"/>
        </w:rPr>
        <w:t>的条件概率分布</w:t>
      </w:r>
      <w:r w:rsidR="00687029" w:rsidRPr="00DC555B">
        <w:rPr>
          <w:position w:val="-10"/>
          <w:szCs w:val="24"/>
        </w:rPr>
        <w:object w:dxaOrig="1240" w:dyaOrig="360" w14:anchorId="6ABBC381">
          <v:shape id="_x0000_i1151" type="#_x0000_t75" style="width:62.25pt;height:18.75pt" o:ole="">
            <v:imagedata r:id="rId243" o:title=""/>
          </v:shape>
          <o:OLEObject Type="Embed" ProgID="Equation.DSMT4" ShapeID="_x0000_i1151" DrawAspect="Content" ObjectID="_1617179467" r:id="rId252"/>
        </w:object>
      </w:r>
      <w:r w:rsidR="00687029" w:rsidRPr="00DC555B">
        <w:rPr>
          <w:bCs/>
          <w:color w:val="000000" w:themeColor="text1"/>
          <w:szCs w:val="24"/>
        </w:rPr>
        <w:t>的期望，这一期望在</w:t>
      </w:r>
      <w:r w:rsidR="00687029" w:rsidRPr="00DC555B">
        <w:rPr>
          <w:rFonts w:hint="eastAsia"/>
          <w:bCs/>
          <w:color w:val="000000" w:themeColor="text1"/>
          <w:szCs w:val="24"/>
        </w:rPr>
        <w:t xml:space="preserve">EM </w:t>
      </w:r>
      <w:r w:rsidR="00687029" w:rsidRPr="00DC555B">
        <w:rPr>
          <w:rFonts w:hint="eastAsia"/>
          <w:bCs/>
          <w:color w:val="000000" w:themeColor="text1"/>
          <w:szCs w:val="24"/>
        </w:rPr>
        <w:t>算法中称为</w:t>
      </w:r>
      <w:r w:rsidR="00687029" w:rsidRPr="00DC555B">
        <w:rPr>
          <w:bCs/>
          <w:color w:val="000000" w:themeColor="text1"/>
          <w:position w:val="-10"/>
          <w:szCs w:val="24"/>
        </w:rPr>
        <w:object w:dxaOrig="240" w:dyaOrig="320" w14:anchorId="6ABBC382">
          <v:shape id="_x0000_i1152" type="#_x0000_t75" style="width:11.25pt;height:15.75pt" o:ole="">
            <v:imagedata r:id="rId253" o:title=""/>
          </v:shape>
          <o:OLEObject Type="Embed" ProgID="Equation.DSMT4" ShapeID="_x0000_i1152" DrawAspect="Content" ObjectID="_1617179468" r:id="rId254"/>
        </w:object>
      </w:r>
      <w:r w:rsidR="00687029" w:rsidRPr="00DC555B">
        <w:rPr>
          <w:bCs/>
          <w:color w:val="000000" w:themeColor="text1"/>
          <w:szCs w:val="24"/>
        </w:rPr>
        <w:t>函数，</w:t>
      </w:r>
      <w:r w:rsidR="00687029" w:rsidRPr="00DC555B">
        <w:rPr>
          <w:bCs/>
          <w:color w:val="000000" w:themeColor="text1"/>
          <w:position w:val="-10"/>
          <w:szCs w:val="24"/>
        </w:rPr>
        <w:object w:dxaOrig="240" w:dyaOrig="320" w14:anchorId="6ABBC383">
          <v:shape id="_x0000_i1153" type="#_x0000_t75" style="width:11.25pt;height:15.75pt" o:ole="">
            <v:imagedata r:id="rId253" o:title=""/>
          </v:shape>
          <o:OLEObject Type="Embed" ProgID="Equation.DSMT4" ShapeID="_x0000_i1153" DrawAspect="Content" ObjectID="_1617179469" r:id="rId255"/>
        </w:object>
      </w:r>
      <w:r w:rsidR="00687029" w:rsidRPr="00DC555B">
        <w:rPr>
          <w:bCs/>
          <w:color w:val="000000" w:themeColor="text1"/>
          <w:szCs w:val="24"/>
        </w:rPr>
        <w:t>函数</w:t>
      </w:r>
      <w:r w:rsidRPr="00DC555B">
        <w:rPr>
          <w:bCs/>
          <w:color w:val="000000" w:themeColor="text1"/>
          <w:position w:val="-10"/>
          <w:szCs w:val="24"/>
        </w:rPr>
        <w:object w:dxaOrig="920" w:dyaOrig="360" w14:anchorId="6ABBC384">
          <v:shape id="_x0000_i1154" type="#_x0000_t75" style="width:45.75pt;height:18.75pt" o:ole="">
            <v:imagedata r:id="rId247" o:title=""/>
          </v:shape>
          <o:OLEObject Type="Embed" ProgID="Equation.DSMT4" ShapeID="_x0000_i1154" DrawAspect="Content" ObjectID="_1617179470" r:id="rId256"/>
        </w:object>
      </w:r>
      <w:r w:rsidRPr="00DC555B">
        <w:rPr>
          <w:bCs/>
          <w:color w:val="000000" w:themeColor="text1"/>
          <w:szCs w:val="24"/>
        </w:rPr>
        <w:t>中</w:t>
      </w:r>
      <w:r w:rsidRPr="00DC555B">
        <w:rPr>
          <w:bCs/>
          <w:color w:val="000000" w:themeColor="text1"/>
          <w:position w:val="-6"/>
          <w:szCs w:val="24"/>
        </w:rPr>
        <w:object w:dxaOrig="200" w:dyaOrig="279" w14:anchorId="6ABBC385">
          <v:shape id="_x0000_i1155" type="#_x0000_t75" style="width:9.75pt;height:14.25pt" o:ole="">
            <v:imagedata r:id="rId257" o:title=""/>
          </v:shape>
          <o:OLEObject Type="Embed" ProgID="Equation.DSMT4" ShapeID="_x0000_i1155" DrawAspect="Content" ObjectID="_1617179471" r:id="rId258"/>
        </w:object>
      </w:r>
      <w:r w:rsidRPr="00DC555B">
        <w:rPr>
          <w:bCs/>
          <w:color w:val="000000" w:themeColor="text1"/>
          <w:szCs w:val="24"/>
        </w:rPr>
        <w:t xml:space="preserve"> </w:t>
      </w:r>
      <w:r w:rsidRPr="00DC555B">
        <w:rPr>
          <w:bCs/>
          <w:color w:val="000000" w:themeColor="text1"/>
          <w:szCs w:val="24"/>
        </w:rPr>
        <w:t>表示的是要极大化的参数，</w:t>
      </w:r>
      <w:r w:rsidRPr="00DC555B">
        <w:rPr>
          <w:bCs/>
          <w:color w:val="000000" w:themeColor="text1"/>
          <w:position w:val="-6"/>
          <w:szCs w:val="24"/>
        </w:rPr>
        <w:object w:dxaOrig="360" w:dyaOrig="320" w14:anchorId="6ABBC386">
          <v:shape id="_x0000_i1156" type="#_x0000_t75" style="width:18.75pt;height:15.75pt" o:ole="">
            <v:imagedata r:id="rId259" o:title=""/>
          </v:shape>
          <o:OLEObject Type="Embed" ProgID="Equation.DSMT4" ShapeID="_x0000_i1156" DrawAspect="Content" ObjectID="_1617179472" r:id="rId260"/>
        </w:object>
      </w:r>
      <w:r w:rsidRPr="00DC555B">
        <w:rPr>
          <w:bCs/>
          <w:color w:val="000000" w:themeColor="text1"/>
          <w:szCs w:val="24"/>
        </w:rPr>
        <w:t>表示参数的当前估计值。</w:t>
      </w:r>
      <w:r w:rsidRPr="00DC555B">
        <w:rPr>
          <w:bCs/>
          <w:color w:val="000000" w:themeColor="text1"/>
          <w:position w:val="-10"/>
          <w:szCs w:val="24"/>
        </w:rPr>
        <w:object w:dxaOrig="240" w:dyaOrig="320" w14:anchorId="6ABBC387">
          <v:shape id="_x0000_i1157" type="#_x0000_t75" style="width:11.25pt;height:15.75pt" o:ole="">
            <v:imagedata r:id="rId253" o:title=""/>
          </v:shape>
          <o:OLEObject Type="Embed" ProgID="Equation.DSMT4" ShapeID="_x0000_i1157" DrawAspect="Content" ObjectID="_1617179473" r:id="rId261"/>
        </w:object>
      </w:r>
      <w:r w:rsidRPr="00DC555B">
        <w:rPr>
          <w:bCs/>
          <w:color w:val="000000" w:themeColor="text1"/>
          <w:szCs w:val="24"/>
        </w:rPr>
        <w:t>函数</w:t>
      </w:r>
      <w:r w:rsidR="00687029" w:rsidRPr="00DC555B">
        <w:rPr>
          <w:bCs/>
          <w:color w:val="000000" w:themeColor="text1"/>
          <w:szCs w:val="24"/>
        </w:rPr>
        <w:t>是</w:t>
      </w:r>
      <w:r w:rsidR="00687029" w:rsidRPr="00DC555B">
        <w:rPr>
          <w:rFonts w:hint="eastAsia"/>
          <w:bCs/>
          <w:color w:val="000000" w:themeColor="text1"/>
          <w:szCs w:val="24"/>
        </w:rPr>
        <w:t>EM</w:t>
      </w:r>
      <w:r w:rsidR="00687029" w:rsidRPr="00DC555B">
        <w:rPr>
          <w:rFonts w:hint="eastAsia"/>
          <w:bCs/>
          <w:color w:val="000000" w:themeColor="text1"/>
          <w:szCs w:val="24"/>
        </w:rPr>
        <w:t>算法的核心，我们可以看到每次迭代其实都是在求</w:t>
      </w:r>
      <w:r w:rsidR="00687029" w:rsidRPr="00DC555B">
        <w:rPr>
          <w:bCs/>
          <w:color w:val="000000" w:themeColor="text1"/>
          <w:position w:val="-10"/>
          <w:szCs w:val="24"/>
        </w:rPr>
        <w:object w:dxaOrig="240" w:dyaOrig="320" w14:anchorId="6ABBC388">
          <v:shape id="_x0000_i1158" type="#_x0000_t75" style="width:11.25pt;height:15.75pt" o:ole="">
            <v:imagedata r:id="rId253" o:title=""/>
          </v:shape>
          <o:OLEObject Type="Embed" ProgID="Equation.DSMT4" ShapeID="_x0000_i1158" DrawAspect="Content" ObjectID="_1617179474" r:id="rId262"/>
        </w:object>
      </w:r>
      <w:r w:rsidR="00687029" w:rsidRPr="00DC555B">
        <w:rPr>
          <w:bCs/>
          <w:color w:val="000000" w:themeColor="text1"/>
          <w:szCs w:val="24"/>
        </w:rPr>
        <w:t>函数及其最大。</w:t>
      </w:r>
    </w:p>
    <w:p w14:paraId="6ABBBF85" w14:textId="77777777" w:rsidR="00AB731A" w:rsidRPr="00DC555B" w:rsidRDefault="00402A33" w:rsidP="00DC555B">
      <w:pPr>
        <w:spacing w:line="360" w:lineRule="auto"/>
        <w:rPr>
          <w:bCs/>
          <w:color w:val="000000" w:themeColor="text1"/>
          <w:szCs w:val="24"/>
        </w:rPr>
      </w:pPr>
      <w:r w:rsidRPr="00DC555B">
        <w:rPr>
          <w:rFonts w:hint="eastAsia"/>
          <w:bCs/>
          <w:color w:val="000000" w:themeColor="text1"/>
          <w:szCs w:val="24"/>
        </w:rPr>
        <w:t>（</w:t>
      </w:r>
      <w:r w:rsidRPr="00DC555B">
        <w:rPr>
          <w:rFonts w:hint="eastAsia"/>
          <w:bCs/>
          <w:color w:val="000000" w:themeColor="text1"/>
          <w:szCs w:val="24"/>
        </w:rPr>
        <w:t>2</w:t>
      </w:r>
      <w:r w:rsidRPr="00DC555B">
        <w:rPr>
          <w:rFonts w:hint="eastAsia"/>
          <w:bCs/>
          <w:color w:val="000000" w:themeColor="text1"/>
          <w:szCs w:val="24"/>
        </w:rPr>
        <w:t>）参数的初始值可以任意选取，但是</w:t>
      </w:r>
      <w:r w:rsidRPr="00DC555B">
        <w:rPr>
          <w:rFonts w:hint="eastAsia"/>
          <w:bCs/>
          <w:color w:val="000000" w:themeColor="text1"/>
          <w:szCs w:val="24"/>
        </w:rPr>
        <w:t>EM</w:t>
      </w:r>
      <w:r w:rsidRPr="00DC555B">
        <w:rPr>
          <w:rFonts w:hint="eastAsia"/>
          <w:bCs/>
          <w:color w:val="000000" w:themeColor="text1"/>
          <w:szCs w:val="24"/>
        </w:rPr>
        <w:t>算法对初始值是敏感的。</w:t>
      </w:r>
    </w:p>
    <w:p w14:paraId="6ABBBF86" w14:textId="77777777" w:rsidR="00402A33" w:rsidRPr="00DC555B" w:rsidRDefault="00402A33" w:rsidP="00DC555B">
      <w:pPr>
        <w:spacing w:line="360" w:lineRule="auto"/>
        <w:rPr>
          <w:bCs/>
          <w:color w:val="000000" w:themeColor="text1"/>
          <w:szCs w:val="24"/>
        </w:rPr>
      </w:pPr>
      <w:r w:rsidRPr="00DC555B">
        <w:rPr>
          <w:rFonts w:hint="eastAsia"/>
          <w:bCs/>
          <w:color w:val="000000" w:themeColor="text1"/>
          <w:szCs w:val="24"/>
        </w:rPr>
        <w:t>（</w:t>
      </w:r>
      <w:r w:rsidRPr="00DC555B">
        <w:rPr>
          <w:rFonts w:hint="eastAsia"/>
          <w:bCs/>
          <w:color w:val="000000" w:themeColor="text1"/>
          <w:szCs w:val="24"/>
        </w:rPr>
        <w:t>3</w:t>
      </w:r>
      <w:r w:rsidRPr="00DC555B">
        <w:rPr>
          <w:rFonts w:hint="eastAsia"/>
          <w:bCs/>
          <w:color w:val="000000" w:themeColor="text1"/>
          <w:szCs w:val="24"/>
        </w:rPr>
        <w:t>）算法的每次迭代</w:t>
      </w:r>
      <w:r w:rsidR="00132E0C" w:rsidRPr="00DC555B">
        <w:rPr>
          <w:rFonts w:hint="eastAsia"/>
          <w:bCs/>
          <w:color w:val="000000" w:themeColor="text1"/>
          <w:szCs w:val="24"/>
        </w:rPr>
        <w:t>都只是能保证找到</w:t>
      </w:r>
      <w:r w:rsidRPr="00DC555B">
        <w:rPr>
          <w:rFonts w:hint="eastAsia"/>
          <w:bCs/>
          <w:color w:val="000000" w:themeColor="text1"/>
          <w:szCs w:val="24"/>
        </w:rPr>
        <w:t>局部极值，但是不能保证全局最优解</w:t>
      </w:r>
      <w:r w:rsidR="00132E0C" w:rsidRPr="00DC555B">
        <w:rPr>
          <w:rFonts w:hint="eastAsia"/>
          <w:bCs/>
          <w:color w:val="000000" w:themeColor="text1"/>
          <w:szCs w:val="24"/>
        </w:rPr>
        <w:t>被找到</w:t>
      </w:r>
      <w:r w:rsidRPr="00DC555B">
        <w:rPr>
          <w:rFonts w:hint="eastAsia"/>
          <w:bCs/>
          <w:color w:val="000000" w:themeColor="text1"/>
          <w:szCs w:val="24"/>
        </w:rPr>
        <w:t>。</w:t>
      </w:r>
    </w:p>
    <w:p w14:paraId="6ABBBF87" w14:textId="77777777" w:rsidR="00634B43" w:rsidRPr="00DC555B" w:rsidRDefault="00402A33" w:rsidP="00DC555B">
      <w:pPr>
        <w:spacing w:line="360" w:lineRule="auto"/>
        <w:rPr>
          <w:bCs/>
          <w:color w:val="000000" w:themeColor="text1"/>
          <w:szCs w:val="24"/>
        </w:rPr>
      </w:pPr>
      <w:r w:rsidRPr="00DC555B">
        <w:rPr>
          <w:rFonts w:hint="eastAsia"/>
          <w:bCs/>
          <w:color w:val="000000" w:themeColor="text1"/>
          <w:szCs w:val="24"/>
        </w:rPr>
        <w:t>（</w:t>
      </w:r>
      <w:r w:rsidRPr="00DC555B">
        <w:rPr>
          <w:rFonts w:hint="eastAsia"/>
          <w:bCs/>
          <w:color w:val="000000" w:themeColor="text1"/>
          <w:szCs w:val="24"/>
        </w:rPr>
        <w:t>4</w:t>
      </w:r>
      <w:r w:rsidRPr="00DC555B">
        <w:rPr>
          <w:rFonts w:hint="eastAsia"/>
          <w:bCs/>
          <w:color w:val="000000" w:themeColor="text1"/>
          <w:szCs w:val="24"/>
        </w:rPr>
        <w:t>）给出迭代停止的条件，</w:t>
      </w:r>
      <w:r w:rsidR="00634B43" w:rsidRPr="00DC555B">
        <w:rPr>
          <w:rFonts w:hint="eastAsia"/>
          <w:bCs/>
          <w:color w:val="000000" w:themeColor="text1"/>
          <w:szCs w:val="24"/>
        </w:rPr>
        <w:t>一般形式是对于较小的正数</w:t>
      </w:r>
      <w:r w:rsidR="00634B43" w:rsidRPr="00DC555B">
        <w:rPr>
          <w:bCs/>
          <w:color w:val="000000" w:themeColor="text1"/>
          <w:position w:val="-12"/>
          <w:szCs w:val="24"/>
        </w:rPr>
        <w:object w:dxaOrig="240" w:dyaOrig="360" w14:anchorId="6ABBC389">
          <v:shape id="_x0000_i1159" type="#_x0000_t75" style="width:11.25pt;height:18.75pt" o:ole="">
            <v:imagedata r:id="rId263" o:title=""/>
          </v:shape>
          <o:OLEObject Type="Embed" ProgID="Equation.DSMT4" ShapeID="_x0000_i1159" DrawAspect="Content" ObjectID="_1617179475" r:id="rId264"/>
        </w:object>
      </w:r>
      <w:r w:rsidR="00634B43" w:rsidRPr="00DC555B">
        <w:rPr>
          <w:bCs/>
          <w:color w:val="000000" w:themeColor="text1"/>
          <w:position w:val="-12"/>
          <w:szCs w:val="24"/>
        </w:rPr>
        <w:object w:dxaOrig="260" w:dyaOrig="360" w14:anchorId="6ABBC38A">
          <v:shape id="_x0000_i1160" type="#_x0000_t75" style="width:13.5pt;height:18.75pt" o:ole="">
            <v:imagedata r:id="rId265" o:title=""/>
          </v:shape>
          <o:OLEObject Type="Embed" ProgID="Equation.DSMT4" ShapeID="_x0000_i1160" DrawAspect="Content" ObjectID="_1617179476" r:id="rId266"/>
        </w:object>
      </w:r>
      <w:r w:rsidR="00634B43" w:rsidRPr="00DC555B">
        <w:rPr>
          <w:bCs/>
          <w:color w:val="000000" w:themeColor="text1"/>
          <w:szCs w:val="24"/>
        </w:rPr>
        <w:t>，若达到</w:t>
      </w:r>
      <w:r w:rsidR="00634B43" w:rsidRPr="00DC555B">
        <w:rPr>
          <w:bCs/>
          <w:color w:val="000000" w:themeColor="text1"/>
          <w:position w:val="-16"/>
          <w:szCs w:val="24"/>
        </w:rPr>
        <w:object w:dxaOrig="1560" w:dyaOrig="440" w14:anchorId="6ABBC38B">
          <v:shape id="_x0000_i1161" type="#_x0000_t75" style="width:78pt;height:21.75pt" o:ole="">
            <v:imagedata r:id="rId267" o:title=""/>
          </v:shape>
          <o:OLEObject Type="Embed" ProgID="Equation.DSMT4" ShapeID="_x0000_i1161" DrawAspect="Content" ObjectID="_1617179477" r:id="rId268"/>
        </w:object>
      </w:r>
      <w:r w:rsidR="00634B43" w:rsidRPr="00DC555B">
        <w:rPr>
          <w:bCs/>
          <w:color w:val="000000" w:themeColor="text1"/>
          <w:szCs w:val="24"/>
        </w:rPr>
        <w:t xml:space="preserve"> </w:t>
      </w:r>
      <w:r w:rsidR="00634B43" w:rsidRPr="00DC555B">
        <w:rPr>
          <w:bCs/>
          <w:color w:val="000000" w:themeColor="text1"/>
          <w:szCs w:val="24"/>
        </w:rPr>
        <w:t>或者</w:t>
      </w:r>
      <w:r w:rsidR="00634B43" w:rsidRPr="00DC555B">
        <w:rPr>
          <w:bCs/>
          <w:color w:val="000000" w:themeColor="text1"/>
          <w:position w:val="-16"/>
          <w:szCs w:val="24"/>
        </w:rPr>
        <w:object w:dxaOrig="3040" w:dyaOrig="440" w14:anchorId="6ABBC38C">
          <v:shape id="_x0000_i1162" type="#_x0000_t75" style="width:152.25pt;height:21.75pt" o:ole="">
            <v:imagedata r:id="rId269" o:title=""/>
          </v:shape>
          <o:OLEObject Type="Embed" ProgID="Equation.DSMT4" ShapeID="_x0000_i1162" DrawAspect="Content" ObjectID="_1617179478" r:id="rId270"/>
        </w:object>
      </w:r>
      <w:r w:rsidR="00634B43" w:rsidRPr="00DC555B">
        <w:rPr>
          <w:rFonts w:hint="eastAsia"/>
          <w:bCs/>
          <w:color w:val="000000" w:themeColor="text1"/>
          <w:szCs w:val="24"/>
        </w:rPr>
        <w:t>,</w:t>
      </w:r>
      <w:r w:rsidR="00634B43" w:rsidRPr="00DC555B">
        <w:rPr>
          <w:rFonts w:hint="eastAsia"/>
          <w:bCs/>
          <w:color w:val="000000" w:themeColor="text1"/>
          <w:szCs w:val="24"/>
        </w:rPr>
        <w:t>则停止迭代。</w:t>
      </w:r>
    </w:p>
    <w:p w14:paraId="6ABBBF88" w14:textId="77777777" w:rsidR="00106C92" w:rsidRPr="00DC555B" w:rsidRDefault="00106C92" w:rsidP="00DC555B">
      <w:pPr>
        <w:spacing w:line="360" w:lineRule="auto"/>
        <w:rPr>
          <w:bCs/>
          <w:color w:val="000000" w:themeColor="text1"/>
          <w:szCs w:val="24"/>
        </w:rPr>
      </w:pPr>
    </w:p>
    <w:p w14:paraId="6ABBBF89" w14:textId="77777777" w:rsidR="00AE5882" w:rsidRPr="00DC555B" w:rsidRDefault="00517A9E" w:rsidP="00DC555B">
      <w:pPr>
        <w:pStyle w:val="Heading2"/>
        <w:ind w:firstLine="420"/>
      </w:pPr>
      <w:bookmarkStart w:id="18" w:name="_Toc5829579"/>
      <w:r w:rsidRPr="00DC555B">
        <w:rPr>
          <w:rFonts w:hint="eastAsia"/>
        </w:rPr>
        <w:t>第三节</w:t>
      </w:r>
      <w:r w:rsidRPr="00DC555B">
        <w:rPr>
          <w:rFonts w:hint="eastAsia"/>
        </w:rPr>
        <w:t xml:space="preserve">  </w:t>
      </w:r>
      <w:r w:rsidR="009862EC" w:rsidRPr="00DC555B">
        <w:rPr>
          <w:rFonts w:hint="eastAsia"/>
        </w:rPr>
        <w:t>贝叶斯</w:t>
      </w:r>
      <w:r w:rsidR="00AE5882" w:rsidRPr="00DC555B">
        <w:rPr>
          <w:rFonts w:hint="eastAsia"/>
        </w:rPr>
        <w:t>估计</w:t>
      </w:r>
      <w:r w:rsidR="00D24CD3" w:rsidRPr="00DC555B">
        <w:rPr>
          <w:rFonts w:hint="eastAsia"/>
        </w:rPr>
        <w:t>简介</w:t>
      </w:r>
      <w:bookmarkEnd w:id="18"/>
    </w:p>
    <w:p w14:paraId="6ABBBF8A" w14:textId="77777777" w:rsidR="00517A9E" w:rsidRPr="00DC555B" w:rsidRDefault="00517A9E" w:rsidP="00DC555B">
      <w:pPr>
        <w:pStyle w:val="ListParagraph"/>
        <w:spacing w:line="360" w:lineRule="auto"/>
        <w:ind w:left="450" w:firstLineChars="0" w:firstLine="0"/>
        <w:rPr>
          <w:rFonts w:asciiTheme="majorEastAsia" w:eastAsiaTheme="majorEastAsia" w:hAnsiTheme="majorEastAsia"/>
          <w:bCs/>
          <w:color w:val="000000" w:themeColor="text1"/>
          <w:szCs w:val="24"/>
        </w:rPr>
      </w:pPr>
    </w:p>
    <w:p w14:paraId="6ABBBF8B" w14:textId="77777777" w:rsidR="00D24CD3" w:rsidRPr="00DC555B" w:rsidRDefault="00D24CD3" w:rsidP="00DC555B">
      <w:pPr>
        <w:pStyle w:val="ListParagraph"/>
        <w:spacing w:line="360" w:lineRule="auto"/>
        <w:ind w:left="450" w:firstLineChars="0" w:firstLine="0"/>
        <w:rPr>
          <w:rFonts w:asciiTheme="majorEastAsia" w:eastAsiaTheme="majorEastAsia" w:hAnsiTheme="majorEastAsia"/>
          <w:bCs/>
          <w:color w:val="000000" w:themeColor="text1"/>
          <w:szCs w:val="24"/>
        </w:rPr>
      </w:pPr>
      <w:r w:rsidRPr="00DC555B">
        <w:rPr>
          <w:rFonts w:asciiTheme="majorEastAsia" w:eastAsiaTheme="majorEastAsia" w:hAnsiTheme="majorEastAsia" w:hint="eastAsia"/>
          <w:bCs/>
          <w:color w:val="000000" w:themeColor="text1"/>
          <w:szCs w:val="24"/>
        </w:rPr>
        <w:t>一、 贝叶斯估计</w:t>
      </w:r>
    </w:p>
    <w:p w14:paraId="6ABBBF8C" w14:textId="77777777" w:rsidR="00DF669A" w:rsidRPr="00DC555B" w:rsidRDefault="00AE5882" w:rsidP="00DC555B">
      <w:pPr>
        <w:spacing w:line="360" w:lineRule="auto"/>
        <w:ind w:firstLineChars="200" w:firstLine="480"/>
        <w:rPr>
          <w:rFonts w:asciiTheme="majorHAnsi" w:eastAsiaTheme="majorEastAsia" w:hAnsiTheme="majorHAnsi" w:cstheme="majorBidi"/>
          <w:bCs/>
          <w:szCs w:val="24"/>
        </w:rPr>
      </w:pPr>
      <w:r w:rsidRPr="00DC555B">
        <w:rPr>
          <w:rFonts w:asciiTheme="majorHAnsi" w:eastAsiaTheme="majorEastAsia" w:hAnsiTheme="majorHAnsi" w:cstheme="majorBidi" w:hint="eastAsia"/>
          <w:bCs/>
          <w:szCs w:val="24"/>
        </w:rPr>
        <w:t>贝叶斯学派与频率学派是当今数理统计学的两大学派，基于各自的理论，在诸多领域中都起到了重要作用。自</w:t>
      </w:r>
      <w:r w:rsidRPr="00DC555B">
        <w:rPr>
          <w:rFonts w:asciiTheme="majorHAnsi" w:eastAsiaTheme="majorEastAsia" w:hAnsiTheme="majorHAnsi" w:cstheme="majorBidi" w:hint="eastAsia"/>
          <w:bCs/>
          <w:szCs w:val="24"/>
        </w:rPr>
        <w:t>20</w:t>
      </w:r>
      <w:r w:rsidRPr="00DC555B">
        <w:rPr>
          <w:rFonts w:asciiTheme="majorHAnsi" w:eastAsiaTheme="majorEastAsia" w:hAnsiTheme="majorHAnsi" w:cstheme="majorBidi" w:hint="eastAsia"/>
          <w:bCs/>
          <w:szCs w:val="24"/>
        </w:rPr>
        <w:t>世纪初数理统计学大发展开始，一直到</w:t>
      </w:r>
      <w:r w:rsidRPr="00DC555B">
        <w:rPr>
          <w:rFonts w:asciiTheme="majorHAnsi" w:eastAsiaTheme="majorEastAsia" w:hAnsiTheme="majorHAnsi" w:cstheme="majorBidi" w:hint="eastAsia"/>
          <w:bCs/>
          <w:szCs w:val="24"/>
        </w:rPr>
        <w:t>20</w:t>
      </w:r>
      <w:r w:rsidR="00F62432" w:rsidRPr="00DC555B">
        <w:rPr>
          <w:rFonts w:asciiTheme="majorHAnsi" w:eastAsiaTheme="majorEastAsia" w:hAnsiTheme="majorHAnsi" w:cstheme="majorBidi" w:hint="eastAsia"/>
          <w:bCs/>
          <w:szCs w:val="24"/>
        </w:rPr>
        <w:t>世纪中叶，频率学派一直占据主导地位。频率学派认为：对于一批样本，其分布</w:t>
      </w:r>
      <w:r w:rsidR="00C52AAB" w:rsidRPr="00DC555B">
        <w:rPr>
          <w:rFonts w:asciiTheme="majorHAnsi" w:eastAsiaTheme="majorEastAsia" w:hAnsiTheme="majorHAnsi" w:cstheme="majorBidi"/>
          <w:bCs/>
          <w:position w:val="-10"/>
          <w:szCs w:val="24"/>
        </w:rPr>
        <w:object w:dxaOrig="760" w:dyaOrig="320" w14:anchorId="6ABBC38D">
          <v:shape id="_x0000_i1163" type="#_x0000_t75" style="width:37.5pt;height:15.75pt" o:ole="">
            <v:imagedata r:id="rId271" o:title=""/>
          </v:shape>
          <o:OLEObject Type="Embed" ProgID="Equation.DSMT4" ShapeID="_x0000_i1163" DrawAspect="Content" ObjectID="_1617179479" r:id="rId272"/>
        </w:object>
      </w:r>
      <w:r w:rsidR="00F62432" w:rsidRPr="00DC555B">
        <w:rPr>
          <w:rFonts w:asciiTheme="majorHAnsi" w:eastAsiaTheme="majorEastAsia" w:hAnsiTheme="majorHAnsi" w:cstheme="majorBidi" w:hint="eastAsia"/>
          <w:bCs/>
          <w:szCs w:val="24"/>
        </w:rPr>
        <w:t>是确定的</w:t>
      </w:r>
      <w:r w:rsidR="00F62432" w:rsidRPr="00DC555B">
        <w:rPr>
          <w:rFonts w:ascii="Microsoft YaHei" w:eastAsia="Microsoft YaHei" w:hAnsi="Microsoft YaHei" w:hint="eastAsia"/>
          <w:color w:val="4F4F4F"/>
          <w:szCs w:val="24"/>
          <w:shd w:val="clear" w:color="auto" w:fill="FFFFFF"/>
        </w:rPr>
        <w:t>，</w:t>
      </w:r>
      <w:r w:rsidR="00F62432" w:rsidRPr="00DC555B">
        <w:rPr>
          <w:rFonts w:asciiTheme="majorHAnsi" w:eastAsiaTheme="majorEastAsia" w:hAnsiTheme="majorHAnsi" w:cstheme="majorBidi" w:hint="eastAsia"/>
          <w:bCs/>
          <w:szCs w:val="24"/>
        </w:rPr>
        <w:t>参数</w:t>
      </w:r>
      <w:r w:rsidR="004E4D12" w:rsidRPr="00DC555B">
        <w:rPr>
          <w:rFonts w:asciiTheme="majorHAnsi" w:eastAsiaTheme="majorEastAsia" w:hAnsiTheme="majorHAnsi" w:cstheme="majorBidi"/>
          <w:bCs/>
          <w:position w:val="-6"/>
          <w:szCs w:val="24"/>
        </w:rPr>
        <w:object w:dxaOrig="200" w:dyaOrig="279" w14:anchorId="6ABBC38E">
          <v:shape id="_x0000_i1164" type="#_x0000_t75" style="width:9.75pt;height:14.25pt" o:ole="">
            <v:imagedata r:id="rId273" o:title=""/>
          </v:shape>
          <o:OLEObject Type="Embed" ProgID="Equation.DSMT4" ShapeID="_x0000_i1164" DrawAspect="Content" ObjectID="_1617179480" r:id="rId274"/>
        </w:object>
      </w:r>
      <w:r w:rsidR="00F62432" w:rsidRPr="00DC555B">
        <w:rPr>
          <w:rFonts w:asciiTheme="majorHAnsi" w:eastAsiaTheme="majorEastAsia" w:hAnsiTheme="majorHAnsi" w:cstheme="majorBidi"/>
          <w:bCs/>
          <w:szCs w:val="24"/>
        </w:rPr>
        <w:t>被认为是一个未知，但是固定的量。</w:t>
      </w:r>
      <w:r w:rsidR="004E4D12" w:rsidRPr="00DC555B">
        <w:rPr>
          <w:rFonts w:asciiTheme="majorHAnsi" w:eastAsiaTheme="majorEastAsia" w:hAnsiTheme="majorHAnsi" w:cstheme="majorBidi"/>
          <w:bCs/>
          <w:szCs w:val="24"/>
        </w:rPr>
        <w:t>从频率学派的观点看，</w:t>
      </w:r>
      <w:r w:rsidR="00DF669A" w:rsidRPr="00DC555B">
        <w:rPr>
          <w:rFonts w:asciiTheme="majorHAnsi" w:eastAsiaTheme="majorEastAsia" w:hAnsiTheme="majorHAnsi" w:cstheme="majorBidi" w:hint="eastAsia"/>
          <w:bCs/>
          <w:szCs w:val="24"/>
        </w:rPr>
        <w:t>每次抽取的</w:t>
      </w:r>
      <w:r w:rsidR="004E4D12" w:rsidRPr="00DC555B">
        <w:rPr>
          <w:rFonts w:asciiTheme="majorHAnsi" w:eastAsiaTheme="majorEastAsia" w:hAnsiTheme="majorHAnsi" w:cstheme="majorBidi" w:hint="eastAsia"/>
          <w:bCs/>
          <w:szCs w:val="24"/>
        </w:rPr>
        <w:t>样本</w:t>
      </w:r>
      <w:r w:rsidR="004E4D12" w:rsidRPr="00DC555B">
        <w:rPr>
          <w:rFonts w:asciiTheme="majorHAnsi" w:eastAsiaTheme="majorEastAsia" w:hAnsiTheme="majorHAnsi" w:cstheme="majorBidi"/>
          <w:bCs/>
          <w:position w:val="-6"/>
          <w:szCs w:val="24"/>
        </w:rPr>
        <w:object w:dxaOrig="200" w:dyaOrig="220" w14:anchorId="6ABBC38F">
          <v:shape id="_x0000_i1165" type="#_x0000_t75" style="width:9.75pt;height:11.25pt" o:ole="">
            <v:imagedata r:id="rId275" o:title=""/>
          </v:shape>
          <o:OLEObject Type="Embed" ProgID="Equation.DSMT4" ShapeID="_x0000_i1165" DrawAspect="Content" ObjectID="_1617179481" r:id="rId276"/>
        </w:object>
      </w:r>
      <w:r w:rsidR="00DF669A" w:rsidRPr="00DC555B">
        <w:rPr>
          <w:rFonts w:asciiTheme="majorHAnsi" w:eastAsiaTheme="majorEastAsia" w:hAnsiTheme="majorHAnsi" w:cstheme="majorBidi"/>
          <w:bCs/>
          <w:szCs w:val="24"/>
        </w:rPr>
        <w:t>只是</w:t>
      </w:r>
      <w:r w:rsidR="004E4D12" w:rsidRPr="00DC555B">
        <w:rPr>
          <w:rFonts w:asciiTheme="majorHAnsi" w:eastAsiaTheme="majorEastAsia" w:hAnsiTheme="majorHAnsi" w:cstheme="majorBidi" w:hint="eastAsia"/>
          <w:bCs/>
          <w:szCs w:val="24"/>
        </w:rPr>
        <w:t>可能的试验结果的一个具体实现，</w:t>
      </w:r>
      <w:r w:rsidR="00DF669A" w:rsidRPr="00DC555B">
        <w:rPr>
          <w:rFonts w:asciiTheme="majorHAnsi" w:eastAsiaTheme="majorEastAsia" w:hAnsiTheme="majorHAnsi" w:cstheme="majorBidi" w:hint="eastAsia"/>
          <w:bCs/>
          <w:szCs w:val="24"/>
        </w:rPr>
        <w:t>而</w:t>
      </w:r>
      <w:r w:rsidR="004E4D12" w:rsidRPr="00DC555B">
        <w:rPr>
          <w:rFonts w:asciiTheme="majorHAnsi" w:eastAsiaTheme="majorEastAsia" w:hAnsiTheme="majorHAnsi" w:cstheme="majorBidi" w:hint="eastAsia"/>
          <w:bCs/>
          <w:szCs w:val="24"/>
        </w:rPr>
        <w:t>样本中未出现的结果</w:t>
      </w:r>
      <w:r w:rsidR="00DF669A" w:rsidRPr="00DC555B">
        <w:rPr>
          <w:rFonts w:asciiTheme="majorHAnsi" w:eastAsiaTheme="majorEastAsia" w:hAnsiTheme="majorHAnsi" w:cstheme="majorBidi" w:hint="eastAsia"/>
          <w:bCs/>
          <w:szCs w:val="24"/>
        </w:rPr>
        <w:t>并不是</w:t>
      </w:r>
      <w:r w:rsidR="004E4D12" w:rsidRPr="00DC555B">
        <w:rPr>
          <w:rFonts w:asciiTheme="majorHAnsi" w:eastAsiaTheme="majorEastAsia" w:hAnsiTheme="majorHAnsi" w:cstheme="majorBidi" w:hint="eastAsia"/>
          <w:bCs/>
          <w:szCs w:val="24"/>
        </w:rPr>
        <w:t>不可能出现，只是</w:t>
      </w:r>
      <w:r w:rsidR="00DF669A" w:rsidRPr="00DC555B">
        <w:rPr>
          <w:rFonts w:asciiTheme="majorHAnsi" w:eastAsiaTheme="majorEastAsia" w:hAnsiTheme="majorHAnsi" w:cstheme="majorBidi" w:hint="eastAsia"/>
          <w:bCs/>
          <w:szCs w:val="24"/>
        </w:rPr>
        <w:t>在</w:t>
      </w:r>
      <w:r w:rsidR="004E4D12" w:rsidRPr="00DC555B">
        <w:rPr>
          <w:rFonts w:asciiTheme="majorHAnsi" w:eastAsiaTheme="majorEastAsia" w:hAnsiTheme="majorHAnsi" w:cstheme="majorBidi" w:hint="eastAsia"/>
          <w:bCs/>
          <w:szCs w:val="24"/>
        </w:rPr>
        <w:t>这次抽样没有出现而已，</w:t>
      </w:r>
      <w:r w:rsidR="00DF669A" w:rsidRPr="00DC555B">
        <w:rPr>
          <w:rFonts w:asciiTheme="majorHAnsi" w:eastAsiaTheme="majorEastAsia" w:hAnsiTheme="majorHAnsi" w:cstheme="majorBidi"/>
          <w:bCs/>
          <w:szCs w:val="24"/>
        </w:rPr>
        <w:t>在无数次的抽样过后</w:t>
      </w:r>
      <w:r w:rsidR="00DF669A" w:rsidRPr="00DC555B">
        <w:rPr>
          <w:rFonts w:asciiTheme="majorHAnsi" w:eastAsiaTheme="majorEastAsia" w:hAnsiTheme="majorHAnsi" w:cstheme="majorBidi"/>
          <w:bCs/>
          <w:szCs w:val="24"/>
        </w:rPr>
        <w:t xml:space="preserve">, </w:t>
      </w:r>
    </w:p>
    <w:p w14:paraId="6ABBBF8D" w14:textId="72206462" w:rsidR="00891141" w:rsidRPr="00DC555B" w:rsidRDefault="004E4D12" w:rsidP="00DC555B">
      <w:pPr>
        <w:spacing w:line="360" w:lineRule="auto"/>
        <w:rPr>
          <w:rFonts w:asciiTheme="majorHAnsi" w:eastAsiaTheme="majorEastAsia" w:hAnsiTheme="majorHAnsi" w:cstheme="majorBidi"/>
          <w:bCs/>
          <w:szCs w:val="24"/>
        </w:rPr>
      </w:pPr>
      <w:r w:rsidRPr="00DC555B">
        <w:rPr>
          <w:rFonts w:asciiTheme="majorHAnsi" w:eastAsiaTheme="majorEastAsia" w:hAnsiTheme="majorHAnsi" w:cstheme="majorBidi" w:hint="eastAsia"/>
          <w:bCs/>
          <w:szCs w:val="24"/>
        </w:rPr>
        <w:t>可以认为总体分布是确定的，</w:t>
      </w:r>
      <w:r w:rsidR="00DF669A" w:rsidRPr="00DC555B">
        <w:rPr>
          <w:rFonts w:asciiTheme="majorHAnsi" w:eastAsiaTheme="majorEastAsia" w:hAnsiTheme="majorHAnsi" w:cstheme="majorBidi"/>
          <w:bCs/>
          <w:szCs w:val="24"/>
        </w:rPr>
        <w:t>所有的参数都应该是</w:t>
      </w:r>
      <w:del w:id="19" w:author="Miao Cai" w:date="2019-04-19T09:38:00Z">
        <w:r w:rsidR="00DF669A" w:rsidRPr="00DC555B" w:rsidDel="009C0CCF">
          <w:rPr>
            <w:rFonts w:asciiTheme="majorHAnsi" w:eastAsiaTheme="majorEastAsia" w:hAnsiTheme="majorHAnsi" w:cstheme="majorBidi" w:hint="eastAsia"/>
            <w:bCs/>
            <w:szCs w:val="24"/>
          </w:rPr>
          <w:delText>一样</w:delText>
        </w:r>
      </w:del>
      <w:ins w:id="20" w:author="Miao Cai" w:date="2019-04-19T09:38:00Z">
        <w:r w:rsidR="009C0CCF">
          <w:rPr>
            <w:rFonts w:asciiTheme="majorHAnsi" w:eastAsiaTheme="majorEastAsia" w:hAnsiTheme="majorHAnsi" w:cstheme="majorBidi" w:hint="eastAsia"/>
            <w:bCs/>
            <w:szCs w:val="24"/>
          </w:rPr>
          <w:t>固定</w:t>
        </w:r>
      </w:ins>
      <w:r w:rsidR="00DF669A" w:rsidRPr="00DC555B">
        <w:rPr>
          <w:rFonts w:asciiTheme="majorHAnsi" w:eastAsiaTheme="majorEastAsia" w:hAnsiTheme="majorHAnsi" w:cstheme="majorBidi"/>
          <w:bCs/>
          <w:szCs w:val="24"/>
        </w:rPr>
        <w:t>的</w:t>
      </w:r>
      <w:r w:rsidRPr="00DC555B">
        <w:rPr>
          <w:rFonts w:asciiTheme="majorHAnsi" w:eastAsiaTheme="majorEastAsia" w:hAnsiTheme="majorHAnsi" w:cstheme="majorBidi" w:hint="eastAsia"/>
          <w:bCs/>
          <w:szCs w:val="24"/>
        </w:rPr>
        <w:t>不过</w:t>
      </w:r>
      <w:r w:rsidR="00DF669A" w:rsidRPr="00DC555B">
        <w:rPr>
          <w:rFonts w:asciiTheme="majorHAnsi" w:eastAsiaTheme="majorEastAsia" w:hAnsiTheme="majorHAnsi" w:cstheme="majorBidi" w:hint="eastAsia"/>
          <w:bCs/>
          <w:szCs w:val="24"/>
        </w:rPr>
        <w:t>是</w:t>
      </w:r>
      <w:r w:rsidRPr="00DC555B">
        <w:rPr>
          <w:rFonts w:asciiTheme="majorHAnsi" w:eastAsiaTheme="majorEastAsia" w:hAnsiTheme="majorHAnsi" w:cstheme="majorBidi" w:hint="eastAsia"/>
          <w:bCs/>
          <w:szCs w:val="24"/>
        </w:rPr>
        <w:t>未知</w:t>
      </w:r>
      <w:r w:rsidR="00DF669A" w:rsidRPr="00DC555B">
        <w:rPr>
          <w:rFonts w:asciiTheme="majorHAnsi" w:eastAsiaTheme="majorEastAsia" w:hAnsiTheme="majorHAnsi" w:cstheme="majorBidi" w:hint="eastAsia"/>
          <w:bCs/>
          <w:szCs w:val="24"/>
        </w:rPr>
        <w:t>的</w:t>
      </w:r>
      <w:r w:rsidRPr="00DC555B">
        <w:rPr>
          <w:rFonts w:asciiTheme="majorHAnsi" w:eastAsiaTheme="majorEastAsia" w:hAnsiTheme="majorHAnsi" w:cstheme="majorBidi" w:hint="eastAsia"/>
          <w:bCs/>
          <w:szCs w:val="24"/>
        </w:rPr>
        <w:t>，而样本来自于总体，故其样本分布也同样的特点。</w:t>
      </w:r>
      <w:r w:rsidR="00891141" w:rsidRPr="00DC555B">
        <w:rPr>
          <w:rFonts w:asciiTheme="majorHAnsi" w:eastAsiaTheme="majorEastAsia" w:hAnsiTheme="majorHAnsi" w:cstheme="majorBidi" w:hint="eastAsia"/>
          <w:bCs/>
          <w:szCs w:val="24"/>
        </w:rPr>
        <w:t>基于此，</w:t>
      </w:r>
      <w:r w:rsidRPr="00DC555B">
        <w:rPr>
          <w:rFonts w:asciiTheme="majorHAnsi" w:eastAsiaTheme="majorEastAsia" w:hAnsiTheme="majorHAnsi" w:cstheme="majorBidi" w:hint="eastAsia"/>
          <w:bCs/>
          <w:szCs w:val="24"/>
        </w:rPr>
        <w:t>就可以使用</w:t>
      </w:r>
      <w:ins w:id="21" w:author="Miao Cai" w:date="2019-04-19T09:39:00Z">
        <w:r w:rsidR="009C0CCF">
          <w:rPr>
            <w:rFonts w:asciiTheme="majorHAnsi" w:eastAsiaTheme="majorEastAsia" w:hAnsiTheme="majorHAnsi" w:cstheme="majorBidi" w:hint="eastAsia"/>
            <w:bCs/>
            <w:szCs w:val="24"/>
          </w:rPr>
          <w:t>中心极限定理来</w:t>
        </w:r>
      </w:ins>
      <w:ins w:id="22" w:author="Miao Cai" w:date="2019-04-19T09:40:00Z">
        <w:r w:rsidR="009C0CCF">
          <w:rPr>
            <w:rFonts w:asciiTheme="majorHAnsi" w:eastAsiaTheme="majorEastAsia" w:hAnsiTheme="majorHAnsi" w:cstheme="majorBidi" w:hint="eastAsia"/>
            <w:bCs/>
            <w:szCs w:val="24"/>
          </w:rPr>
          <w:t>根据样本统计量</w:t>
        </w:r>
      </w:ins>
      <w:del w:id="23" w:author="Miao Cai" w:date="2019-04-19T09:40:00Z">
        <w:r w:rsidRPr="00DC555B" w:rsidDel="009C0CCF">
          <w:rPr>
            <w:rFonts w:asciiTheme="majorHAnsi" w:eastAsiaTheme="majorEastAsia" w:hAnsiTheme="majorHAnsi" w:cstheme="majorBidi" w:hint="eastAsia"/>
            <w:bCs/>
            <w:szCs w:val="24"/>
          </w:rPr>
          <w:delText>估计方法去</w:delText>
        </w:r>
      </w:del>
      <w:ins w:id="24" w:author="Miao Cai" w:date="2019-04-19T09:40:00Z">
        <w:r w:rsidR="009C0CCF">
          <w:rPr>
            <w:rFonts w:asciiTheme="majorHAnsi" w:eastAsiaTheme="majorEastAsia" w:hAnsiTheme="majorHAnsi" w:cstheme="majorBidi" w:hint="eastAsia"/>
            <w:bCs/>
            <w:szCs w:val="24"/>
          </w:rPr>
          <w:t>去</w:t>
        </w:r>
      </w:ins>
      <w:r w:rsidRPr="00DC555B">
        <w:rPr>
          <w:rFonts w:asciiTheme="majorHAnsi" w:eastAsiaTheme="majorEastAsia" w:hAnsiTheme="majorHAnsi" w:cstheme="majorBidi" w:hint="eastAsia"/>
          <w:bCs/>
          <w:szCs w:val="24"/>
        </w:rPr>
        <w:t>推断</w:t>
      </w:r>
      <w:ins w:id="25" w:author="Miao Cai" w:date="2019-04-19T09:40:00Z">
        <w:r w:rsidR="009C0CCF">
          <w:rPr>
            <w:rFonts w:asciiTheme="majorHAnsi" w:eastAsiaTheme="majorEastAsia" w:hAnsiTheme="majorHAnsi" w:cstheme="majorBidi" w:hint="eastAsia"/>
            <w:bCs/>
            <w:szCs w:val="24"/>
          </w:rPr>
          <w:t>总体参数</w:t>
        </w:r>
      </w:ins>
      <w:r w:rsidR="00891141" w:rsidRPr="00DC555B">
        <w:rPr>
          <w:rFonts w:asciiTheme="majorHAnsi" w:eastAsiaTheme="majorEastAsia" w:hAnsiTheme="majorHAnsi" w:cstheme="majorBidi" w:hint="eastAsia"/>
          <w:bCs/>
          <w:szCs w:val="24"/>
        </w:rPr>
        <w:t>。</w:t>
      </w:r>
    </w:p>
    <w:p w14:paraId="6ABBBF8E" w14:textId="07E72ADA" w:rsidR="00A75A07" w:rsidRPr="00DC555B" w:rsidRDefault="00AE5882" w:rsidP="00DC555B">
      <w:pPr>
        <w:spacing w:line="360" w:lineRule="auto"/>
        <w:ind w:firstLineChars="200" w:firstLine="480"/>
        <w:rPr>
          <w:rFonts w:asciiTheme="majorHAnsi" w:eastAsiaTheme="majorEastAsia" w:hAnsiTheme="majorHAnsi" w:cstheme="majorBidi"/>
          <w:bCs/>
          <w:szCs w:val="24"/>
        </w:rPr>
      </w:pPr>
      <w:r w:rsidRPr="00DC555B">
        <w:rPr>
          <w:rFonts w:asciiTheme="majorHAnsi" w:eastAsiaTheme="majorEastAsia" w:hAnsiTheme="majorHAnsi" w:cstheme="majorBidi" w:hint="eastAsia"/>
          <w:bCs/>
          <w:szCs w:val="24"/>
        </w:rPr>
        <w:t>而从</w:t>
      </w:r>
      <w:r w:rsidRPr="00DC555B">
        <w:rPr>
          <w:rFonts w:asciiTheme="majorHAnsi" w:eastAsiaTheme="majorEastAsia" w:hAnsiTheme="majorHAnsi" w:cstheme="majorBidi" w:hint="eastAsia"/>
          <w:bCs/>
          <w:szCs w:val="24"/>
        </w:rPr>
        <w:t>20</w:t>
      </w:r>
      <w:r w:rsidRPr="00DC555B">
        <w:rPr>
          <w:rFonts w:asciiTheme="majorHAnsi" w:eastAsiaTheme="majorEastAsia" w:hAnsiTheme="majorHAnsi" w:cstheme="majorBidi" w:hint="eastAsia"/>
          <w:bCs/>
          <w:szCs w:val="24"/>
        </w:rPr>
        <w:t>世纪中叶以后，贝叶斯学派迅速发展壮大起来，可与频率学派分庭抗礼</w:t>
      </w:r>
      <w:r w:rsidR="00891141" w:rsidRPr="00DC555B">
        <w:rPr>
          <w:rFonts w:asciiTheme="majorHAnsi" w:eastAsiaTheme="majorEastAsia" w:hAnsiTheme="majorHAnsi" w:cstheme="majorBidi" w:hint="eastAsia"/>
          <w:bCs/>
          <w:szCs w:val="24"/>
        </w:rPr>
        <w:t>，</w:t>
      </w:r>
      <w:r w:rsidR="00A75A07" w:rsidRPr="00DC555B">
        <w:rPr>
          <w:rFonts w:asciiTheme="majorHAnsi" w:eastAsiaTheme="majorEastAsia" w:hAnsiTheme="majorHAnsi" w:cstheme="majorBidi" w:hint="eastAsia"/>
          <w:bCs/>
          <w:szCs w:val="24"/>
        </w:rPr>
        <w:t>贝叶斯学派否定了</w:t>
      </w:r>
      <w:ins w:id="26" w:author="Miao Cai" w:date="2019-04-19T09:41:00Z">
        <w:r w:rsidR="003547E2">
          <w:rPr>
            <w:rFonts w:asciiTheme="majorHAnsi" w:eastAsiaTheme="majorEastAsia" w:hAnsiTheme="majorHAnsi" w:cstheme="majorBidi" w:hint="eastAsia"/>
            <w:bCs/>
            <w:szCs w:val="24"/>
          </w:rPr>
          <w:t>频率</w:t>
        </w:r>
      </w:ins>
      <w:del w:id="27" w:author="Miao Cai" w:date="2019-04-19T09:41:00Z">
        <w:r w:rsidR="00A75A07" w:rsidRPr="00DC555B" w:rsidDel="003547E2">
          <w:rPr>
            <w:rFonts w:asciiTheme="majorHAnsi" w:eastAsiaTheme="majorEastAsia" w:hAnsiTheme="majorHAnsi" w:cstheme="majorBidi" w:hint="eastAsia"/>
            <w:bCs/>
            <w:szCs w:val="24"/>
          </w:rPr>
          <w:delText>概率</w:delText>
        </w:r>
      </w:del>
      <w:ins w:id="28" w:author="Miao Cai" w:date="2019-04-19T09:41:00Z">
        <w:r w:rsidR="003547E2">
          <w:rPr>
            <w:rFonts w:asciiTheme="majorHAnsi" w:eastAsiaTheme="majorEastAsia" w:hAnsiTheme="majorHAnsi" w:cstheme="majorBidi" w:hint="eastAsia"/>
            <w:bCs/>
            <w:szCs w:val="24"/>
          </w:rPr>
          <w:t>学派</w:t>
        </w:r>
      </w:ins>
      <w:del w:id="29" w:author="Miao Cai" w:date="2019-04-19T09:41:00Z">
        <w:r w:rsidR="00A75A07" w:rsidRPr="00DC555B" w:rsidDel="003547E2">
          <w:rPr>
            <w:rFonts w:asciiTheme="majorHAnsi" w:eastAsiaTheme="majorEastAsia" w:hAnsiTheme="majorHAnsi" w:cstheme="majorBidi" w:hint="eastAsia"/>
            <w:bCs/>
            <w:szCs w:val="24"/>
          </w:rPr>
          <w:delText>及</w:delText>
        </w:r>
      </w:del>
      <w:ins w:id="30" w:author="Miao Cai" w:date="2019-04-19T09:41:00Z">
        <w:r w:rsidR="003547E2">
          <w:rPr>
            <w:rFonts w:asciiTheme="majorHAnsi" w:eastAsiaTheme="majorEastAsia" w:hAnsiTheme="majorHAnsi" w:cstheme="majorBidi" w:hint="eastAsia"/>
            <w:bCs/>
            <w:szCs w:val="24"/>
          </w:rPr>
          <w:t>对于概率</w:t>
        </w:r>
      </w:ins>
      <w:del w:id="31" w:author="Miao Cai" w:date="2019-04-19T09:41:00Z">
        <w:r w:rsidR="00A75A07" w:rsidRPr="00DC555B" w:rsidDel="003547E2">
          <w:rPr>
            <w:rFonts w:asciiTheme="majorHAnsi" w:eastAsiaTheme="majorEastAsia" w:hAnsiTheme="majorHAnsi" w:cstheme="majorBidi" w:hint="eastAsia"/>
            <w:bCs/>
            <w:szCs w:val="24"/>
          </w:rPr>
          <w:delText>频率</w:delText>
        </w:r>
      </w:del>
      <w:r w:rsidR="00A75A07" w:rsidRPr="00DC555B">
        <w:rPr>
          <w:rFonts w:asciiTheme="majorHAnsi" w:eastAsiaTheme="majorEastAsia" w:hAnsiTheme="majorHAnsi" w:cstheme="majorBidi" w:hint="eastAsia"/>
          <w:bCs/>
          <w:szCs w:val="24"/>
        </w:rPr>
        <w:t>的观点</w:t>
      </w:r>
      <w:ins w:id="32" w:author="Miao Cai" w:date="2019-04-19T09:41:00Z">
        <w:r w:rsidR="003547E2">
          <w:rPr>
            <w:rFonts w:asciiTheme="majorHAnsi" w:eastAsiaTheme="majorEastAsia" w:hAnsiTheme="majorHAnsi" w:cstheme="majorBidi" w:hint="eastAsia"/>
            <w:bCs/>
            <w:szCs w:val="24"/>
          </w:rPr>
          <w:t>。</w:t>
        </w:r>
      </w:ins>
      <w:del w:id="33" w:author="Miao Cai" w:date="2019-04-19T09:41:00Z">
        <w:r w:rsidR="00A75A07" w:rsidRPr="00DC555B" w:rsidDel="003547E2">
          <w:rPr>
            <w:rFonts w:asciiTheme="majorHAnsi" w:eastAsiaTheme="majorEastAsia" w:hAnsiTheme="majorHAnsi" w:cstheme="majorBidi" w:hint="eastAsia"/>
            <w:bCs/>
            <w:szCs w:val="24"/>
          </w:rPr>
          <w:delText>，</w:delText>
        </w:r>
      </w:del>
      <w:r w:rsidR="00A75A07" w:rsidRPr="00DC555B">
        <w:rPr>
          <w:rFonts w:asciiTheme="majorHAnsi" w:eastAsiaTheme="majorEastAsia" w:hAnsiTheme="majorHAnsi" w:cstheme="majorBidi" w:hint="eastAsia"/>
          <w:bCs/>
          <w:szCs w:val="24"/>
        </w:rPr>
        <w:t>贝叶斯学派认为：既然只得到了样本</w:t>
      </w:r>
      <w:r w:rsidR="00A00BC8" w:rsidRPr="00DC555B">
        <w:rPr>
          <w:rFonts w:asciiTheme="majorHAnsi" w:eastAsiaTheme="majorEastAsia" w:hAnsiTheme="majorHAnsi" w:cstheme="majorBidi"/>
          <w:bCs/>
          <w:position w:val="-6"/>
          <w:szCs w:val="24"/>
        </w:rPr>
        <w:object w:dxaOrig="200" w:dyaOrig="220" w14:anchorId="6ABBC390">
          <v:shape id="_x0000_i1166" type="#_x0000_t75" style="width:9.75pt;height:11.25pt" o:ole="">
            <v:imagedata r:id="rId277" o:title=""/>
          </v:shape>
          <o:OLEObject Type="Embed" ProgID="Equation.DSMT4" ShapeID="_x0000_i1166" DrawAspect="Content" ObjectID="_1617179482" r:id="rId278"/>
        </w:object>
      </w:r>
      <w:r w:rsidR="00A75A07" w:rsidRPr="00DC555B">
        <w:rPr>
          <w:rFonts w:asciiTheme="majorHAnsi" w:eastAsiaTheme="majorEastAsia" w:hAnsiTheme="majorHAnsi" w:cstheme="majorBidi" w:hint="eastAsia"/>
          <w:bCs/>
          <w:szCs w:val="24"/>
        </w:rPr>
        <w:t>，那么就只能依靠它去做推断，而不能考虑那些有可能出现而未出现的结果。贝叶斯学派引入了主观概率的概念，即</w:t>
      </w:r>
      <w:r w:rsidR="00C52AAB" w:rsidRPr="00DC555B">
        <w:rPr>
          <w:rFonts w:asciiTheme="majorHAnsi" w:eastAsiaTheme="majorEastAsia" w:hAnsiTheme="majorHAnsi" w:cstheme="majorBidi"/>
          <w:bCs/>
          <w:position w:val="-10"/>
          <w:szCs w:val="24"/>
        </w:rPr>
        <w:object w:dxaOrig="760" w:dyaOrig="320" w14:anchorId="6ABBC391">
          <v:shape id="_x0000_i1167" type="#_x0000_t75" style="width:37.5pt;height:15.75pt" o:ole="">
            <v:imagedata r:id="rId279" o:title=""/>
          </v:shape>
          <o:OLEObject Type="Embed" ProgID="Equation.DSMT4" ShapeID="_x0000_i1167" DrawAspect="Content" ObjectID="_1617179483" r:id="rId280"/>
        </w:object>
      </w:r>
      <w:r w:rsidR="00A75A07" w:rsidRPr="00DC555B">
        <w:rPr>
          <w:rFonts w:asciiTheme="majorHAnsi" w:eastAsiaTheme="majorEastAsia" w:hAnsiTheme="majorHAnsi" w:cstheme="majorBidi" w:hint="eastAsia"/>
          <w:bCs/>
          <w:szCs w:val="24"/>
        </w:rPr>
        <w:t>中的</w:t>
      </w:r>
      <w:r w:rsidR="00A00BC8" w:rsidRPr="00DC555B">
        <w:rPr>
          <w:rFonts w:asciiTheme="majorHAnsi" w:eastAsiaTheme="majorEastAsia" w:hAnsiTheme="majorHAnsi" w:cstheme="majorBidi"/>
          <w:bCs/>
          <w:position w:val="-6"/>
          <w:szCs w:val="24"/>
        </w:rPr>
        <w:object w:dxaOrig="200" w:dyaOrig="279" w14:anchorId="6ABBC392">
          <v:shape id="_x0000_i1168" type="#_x0000_t75" style="width:9.75pt;height:14.25pt" o:ole="">
            <v:imagedata r:id="rId281" o:title=""/>
          </v:shape>
          <o:OLEObject Type="Embed" ProgID="Equation.DSMT4" ShapeID="_x0000_i1168" DrawAspect="Content" ObjectID="_1617179484" r:id="rId282"/>
        </w:object>
      </w:r>
      <w:r w:rsidR="00A75A07" w:rsidRPr="00DC555B">
        <w:rPr>
          <w:rFonts w:asciiTheme="majorHAnsi" w:eastAsiaTheme="majorEastAsia" w:hAnsiTheme="majorHAnsi" w:cstheme="majorBidi" w:hint="eastAsia"/>
          <w:bCs/>
          <w:szCs w:val="24"/>
        </w:rPr>
        <w:t>不是固定的，</w:t>
      </w:r>
      <w:r w:rsidR="00A00BC8" w:rsidRPr="00DC555B">
        <w:rPr>
          <w:rFonts w:asciiTheme="majorHAnsi" w:eastAsiaTheme="majorEastAsia" w:hAnsiTheme="majorHAnsi" w:cstheme="majorBidi"/>
          <w:bCs/>
          <w:position w:val="-6"/>
          <w:szCs w:val="24"/>
        </w:rPr>
        <w:object w:dxaOrig="200" w:dyaOrig="279" w14:anchorId="6ABBC393">
          <v:shape id="_x0000_i1169" type="#_x0000_t75" style="width:9.75pt;height:14.25pt" o:ole="">
            <v:imagedata r:id="rId283" o:title=""/>
          </v:shape>
          <o:OLEObject Type="Embed" ProgID="Equation.DSMT4" ShapeID="_x0000_i1169" DrawAspect="Content" ObjectID="_1617179485" r:id="rId284"/>
        </w:object>
      </w:r>
      <w:r w:rsidR="00A00BC8" w:rsidRPr="00DC555B">
        <w:rPr>
          <w:rFonts w:asciiTheme="majorHAnsi" w:eastAsiaTheme="majorEastAsia" w:hAnsiTheme="majorHAnsi" w:cstheme="majorBidi"/>
          <w:bCs/>
          <w:szCs w:val="24"/>
        </w:rPr>
        <w:t>被考虑成</w:t>
      </w:r>
      <w:r w:rsidR="001627C4" w:rsidRPr="00DC555B">
        <w:rPr>
          <w:rFonts w:asciiTheme="majorHAnsi" w:eastAsiaTheme="majorEastAsia" w:hAnsiTheme="majorHAnsi" w:cstheme="majorBidi"/>
          <w:bCs/>
          <w:szCs w:val="24"/>
        </w:rPr>
        <w:t>一个其变化可</w:t>
      </w:r>
      <w:ins w:id="34" w:author="Miao Cai" w:date="2019-04-19T09:43:00Z">
        <w:r w:rsidR="00BC2647">
          <w:rPr>
            <w:rFonts w:asciiTheme="majorHAnsi" w:eastAsiaTheme="majorEastAsia" w:hAnsiTheme="majorHAnsi" w:cstheme="majorBidi" w:hint="eastAsia"/>
            <w:bCs/>
            <w:szCs w:val="24"/>
          </w:rPr>
          <w:t>具有</w:t>
        </w:r>
      </w:ins>
      <w:del w:id="35" w:author="Miao Cai" w:date="2019-04-19T09:43:00Z">
        <w:r w:rsidR="001627C4" w:rsidRPr="00DC555B" w:rsidDel="00BC2647">
          <w:rPr>
            <w:rFonts w:asciiTheme="majorHAnsi" w:eastAsiaTheme="majorEastAsia" w:hAnsiTheme="majorHAnsi" w:cstheme="majorBidi"/>
            <w:bCs/>
            <w:szCs w:val="24"/>
          </w:rPr>
          <w:delText>被</w:delText>
        </w:r>
      </w:del>
      <w:r w:rsidR="001627C4" w:rsidRPr="00DC555B">
        <w:rPr>
          <w:rFonts w:asciiTheme="majorHAnsi" w:eastAsiaTheme="majorEastAsia" w:hAnsiTheme="majorHAnsi" w:cstheme="majorBidi"/>
          <w:bCs/>
          <w:szCs w:val="24"/>
        </w:rPr>
        <w:t>一个概率分布</w:t>
      </w:r>
      <w:del w:id="36" w:author="Miao Cai" w:date="2019-04-19T09:43:00Z">
        <w:r w:rsidR="001627C4" w:rsidRPr="00DC555B" w:rsidDel="00BC2647">
          <w:rPr>
            <w:rFonts w:asciiTheme="majorHAnsi" w:eastAsiaTheme="majorEastAsia" w:hAnsiTheme="majorHAnsi" w:cstheme="majorBidi"/>
            <w:bCs/>
            <w:szCs w:val="24"/>
          </w:rPr>
          <w:delText>描述</w:delText>
        </w:r>
      </w:del>
      <w:r w:rsidR="001627C4" w:rsidRPr="00DC555B">
        <w:rPr>
          <w:rFonts w:asciiTheme="majorHAnsi" w:eastAsiaTheme="majorEastAsia" w:hAnsiTheme="majorHAnsi" w:cstheme="majorBidi"/>
          <w:bCs/>
          <w:szCs w:val="24"/>
        </w:rPr>
        <w:t>的</w:t>
      </w:r>
      <w:ins w:id="37" w:author="Miao Cai" w:date="2019-04-19T09:43:00Z">
        <w:r w:rsidR="00BC2647">
          <w:rPr>
            <w:rFonts w:asciiTheme="majorHAnsi" w:eastAsiaTheme="majorEastAsia" w:hAnsiTheme="majorHAnsi" w:cstheme="majorBidi" w:hint="eastAsia"/>
            <w:bCs/>
            <w:szCs w:val="24"/>
          </w:rPr>
          <w:t>随机变量</w:t>
        </w:r>
      </w:ins>
      <w:del w:id="38" w:author="Miao Cai" w:date="2019-04-19T09:43:00Z">
        <w:r w:rsidR="001627C4" w:rsidRPr="00DC555B" w:rsidDel="00BC2647">
          <w:rPr>
            <w:rFonts w:asciiTheme="majorHAnsi" w:eastAsiaTheme="majorEastAsia" w:hAnsiTheme="majorHAnsi" w:cstheme="majorBidi"/>
            <w:bCs/>
            <w:szCs w:val="24"/>
          </w:rPr>
          <w:delText>量</w:delText>
        </w:r>
      </w:del>
      <w:r w:rsidR="001627C4" w:rsidRPr="00DC555B">
        <w:rPr>
          <w:rFonts w:asciiTheme="majorHAnsi" w:eastAsiaTheme="majorEastAsia" w:hAnsiTheme="majorHAnsi" w:cstheme="majorBidi" w:hint="eastAsia"/>
          <w:bCs/>
          <w:szCs w:val="24"/>
        </w:rPr>
        <w:t>，该分布称为先验分布这是一个主观的分布</w:t>
      </w:r>
      <w:r w:rsidR="00A75A07" w:rsidRPr="00DC555B">
        <w:rPr>
          <w:rFonts w:asciiTheme="majorHAnsi" w:eastAsiaTheme="majorEastAsia" w:hAnsiTheme="majorHAnsi" w:cstheme="majorBidi" w:hint="eastAsia"/>
          <w:bCs/>
          <w:szCs w:val="24"/>
        </w:rPr>
        <w:t>，</w:t>
      </w:r>
      <w:r w:rsidR="001627C4" w:rsidRPr="00DC555B">
        <w:rPr>
          <w:rFonts w:asciiTheme="majorHAnsi" w:eastAsiaTheme="majorEastAsia" w:hAnsiTheme="majorHAnsi" w:cstheme="majorBidi" w:hint="eastAsia"/>
          <w:bCs/>
          <w:szCs w:val="24"/>
        </w:rPr>
        <w:t>建立在试验者的信念上，而且是在指抽样之前得到的分布，这也是为什么称为先验分布。</w:t>
      </w:r>
      <w:r w:rsidR="000B1635" w:rsidRPr="00DC555B">
        <w:rPr>
          <w:rFonts w:asciiTheme="majorHAnsi" w:eastAsiaTheme="majorEastAsia" w:hAnsiTheme="majorHAnsi" w:cstheme="majorBidi" w:hint="eastAsia"/>
          <w:bCs/>
          <w:szCs w:val="24"/>
        </w:rPr>
        <w:t>然后从以</w:t>
      </w:r>
      <w:r w:rsidR="000B1635" w:rsidRPr="00DC555B">
        <w:rPr>
          <w:rFonts w:asciiTheme="majorHAnsi" w:eastAsiaTheme="majorEastAsia" w:hAnsiTheme="majorHAnsi" w:cstheme="majorBidi"/>
          <w:bCs/>
          <w:position w:val="-6"/>
          <w:szCs w:val="24"/>
        </w:rPr>
        <w:object w:dxaOrig="200" w:dyaOrig="279" w14:anchorId="6ABBC394">
          <v:shape id="_x0000_i1170" type="#_x0000_t75" style="width:9.75pt;height:14.25pt" o:ole="">
            <v:imagedata r:id="rId285" o:title=""/>
          </v:shape>
          <o:OLEObject Type="Embed" ProgID="Equation.DSMT4" ShapeID="_x0000_i1170" DrawAspect="Content" ObjectID="_1617179486" r:id="rId286"/>
        </w:object>
      </w:r>
      <w:r w:rsidR="000B1635" w:rsidRPr="00DC555B">
        <w:rPr>
          <w:rFonts w:asciiTheme="majorHAnsi" w:eastAsiaTheme="majorEastAsia" w:hAnsiTheme="majorHAnsi" w:cstheme="majorBidi"/>
          <w:bCs/>
          <w:szCs w:val="24"/>
        </w:rPr>
        <w:t>为指标的总体中抽取样本</w:t>
      </w:r>
      <w:r w:rsidR="00A75A07" w:rsidRPr="00DC555B">
        <w:rPr>
          <w:rFonts w:asciiTheme="majorHAnsi" w:eastAsiaTheme="majorEastAsia" w:hAnsiTheme="majorHAnsi" w:cstheme="majorBidi" w:hint="eastAsia"/>
          <w:bCs/>
          <w:szCs w:val="24"/>
        </w:rPr>
        <w:t>，</w:t>
      </w:r>
      <w:r w:rsidR="000B1635" w:rsidRPr="00DC555B">
        <w:rPr>
          <w:rFonts w:asciiTheme="majorHAnsi" w:eastAsiaTheme="majorEastAsia" w:hAnsiTheme="majorHAnsi" w:cstheme="majorBidi" w:hint="eastAsia"/>
          <w:bCs/>
          <w:szCs w:val="24"/>
        </w:rPr>
        <w:t>先验分布通过样本信息得到校正。这个被校正的分布就叫做后验分布，</w:t>
      </w:r>
      <w:r w:rsidR="00A75A07" w:rsidRPr="00DC555B">
        <w:rPr>
          <w:rFonts w:asciiTheme="majorHAnsi" w:eastAsiaTheme="majorEastAsia" w:hAnsiTheme="majorHAnsi" w:cstheme="majorBidi" w:hint="eastAsia"/>
          <w:bCs/>
          <w:szCs w:val="24"/>
        </w:rPr>
        <w:t>此时的估计不再依赖样本，完全只依赖的后验分布了</w:t>
      </w:r>
      <w:r w:rsidR="000B1635" w:rsidRPr="00DC555B">
        <w:rPr>
          <w:rFonts w:asciiTheme="majorHAnsi" w:eastAsiaTheme="majorEastAsia" w:hAnsiTheme="majorHAnsi" w:cstheme="majorBidi" w:hint="eastAsia"/>
          <w:bCs/>
          <w:szCs w:val="24"/>
        </w:rPr>
        <w:t>。</w:t>
      </w:r>
    </w:p>
    <w:p w14:paraId="6ABBBF8F" w14:textId="77777777" w:rsidR="00272EDF" w:rsidRPr="00DC555B" w:rsidRDefault="00AB5F14" w:rsidP="00DC555B">
      <w:pPr>
        <w:spacing w:line="360" w:lineRule="auto"/>
        <w:ind w:firstLineChars="200" w:firstLine="480"/>
        <w:rPr>
          <w:rFonts w:asciiTheme="majorEastAsia" w:eastAsiaTheme="majorEastAsia" w:hAnsiTheme="majorEastAsia"/>
          <w:bCs/>
          <w:color w:val="000000" w:themeColor="text1"/>
          <w:szCs w:val="24"/>
        </w:rPr>
      </w:pPr>
      <w:r w:rsidRPr="00DC555B">
        <w:rPr>
          <w:rFonts w:asciiTheme="majorEastAsia" w:eastAsiaTheme="majorEastAsia" w:hAnsiTheme="majorEastAsia" w:hint="eastAsia"/>
          <w:bCs/>
          <w:color w:val="000000" w:themeColor="text1"/>
          <w:szCs w:val="24"/>
        </w:rPr>
        <w:t>我们把先验分布记为</w:t>
      </w:r>
      <w:r w:rsidRPr="00DC555B">
        <w:rPr>
          <w:rFonts w:asciiTheme="majorEastAsia" w:eastAsiaTheme="majorEastAsia" w:hAnsiTheme="majorEastAsia"/>
          <w:bCs/>
          <w:color w:val="000000" w:themeColor="text1"/>
          <w:position w:val="-10"/>
          <w:szCs w:val="24"/>
        </w:rPr>
        <w:object w:dxaOrig="499" w:dyaOrig="320" w14:anchorId="6ABBC395">
          <v:shape id="_x0000_i1171" type="#_x0000_t75" style="width:24.75pt;height:15.75pt" o:ole="">
            <v:imagedata r:id="rId287" o:title=""/>
          </v:shape>
          <o:OLEObject Type="Embed" ProgID="Equation.DSMT4" ShapeID="_x0000_i1171" DrawAspect="Content" ObjectID="_1617179487" r:id="rId288"/>
        </w:object>
      </w:r>
      <w:r w:rsidRPr="00DC555B">
        <w:rPr>
          <w:rFonts w:asciiTheme="majorEastAsia" w:eastAsiaTheme="majorEastAsia" w:hAnsiTheme="majorEastAsia"/>
          <w:bCs/>
          <w:color w:val="000000" w:themeColor="text1"/>
          <w:szCs w:val="24"/>
        </w:rPr>
        <w:t>而把样本总体分布记为</w:t>
      </w:r>
      <w:r w:rsidR="00C52AAB" w:rsidRPr="00DC555B">
        <w:rPr>
          <w:rFonts w:asciiTheme="majorEastAsia" w:eastAsiaTheme="majorEastAsia" w:hAnsiTheme="majorEastAsia"/>
          <w:bCs/>
          <w:color w:val="000000" w:themeColor="text1"/>
          <w:position w:val="-10"/>
          <w:szCs w:val="24"/>
        </w:rPr>
        <w:object w:dxaOrig="780" w:dyaOrig="320" w14:anchorId="6ABBC396">
          <v:shape id="_x0000_i1172" type="#_x0000_t75" style="width:39.75pt;height:15.75pt" o:ole="">
            <v:imagedata r:id="rId289" o:title=""/>
          </v:shape>
          <o:OLEObject Type="Embed" ProgID="Equation.DSMT4" ShapeID="_x0000_i1172" DrawAspect="Content" ObjectID="_1617179488" r:id="rId290"/>
        </w:object>
      </w:r>
      <w:r w:rsidR="00272EDF" w:rsidRPr="00DC555B">
        <w:rPr>
          <w:rFonts w:asciiTheme="majorEastAsia" w:eastAsiaTheme="majorEastAsia" w:hAnsiTheme="majorEastAsia"/>
          <w:bCs/>
          <w:color w:val="000000" w:themeColor="text1"/>
          <w:szCs w:val="24"/>
        </w:rPr>
        <w:t>，那么后验分布是给定样本</w:t>
      </w:r>
      <w:r w:rsidR="00272EDF" w:rsidRPr="00DC555B">
        <w:rPr>
          <w:rFonts w:asciiTheme="majorEastAsia" w:eastAsiaTheme="majorEastAsia" w:hAnsiTheme="majorEastAsia"/>
          <w:bCs/>
          <w:color w:val="000000" w:themeColor="text1"/>
          <w:position w:val="-6"/>
          <w:szCs w:val="24"/>
        </w:rPr>
        <w:object w:dxaOrig="200" w:dyaOrig="220" w14:anchorId="6ABBC397">
          <v:shape id="_x0000_i1173" type="#_x0000_t75" style="width:9.75pt;height:11.25pt" o:ole="">
            <v:imagedata r:id="rId291" o:title=""/>
          </v:shape>
          <o:OLEObject Type="Embed" ProgID="Equation.DSMT4" ShapeID="_x0000_i1173" DrawAspect="Content" ObjectID="_1617179489" r:id="rId292"/>
        </w:object>
      </w:r>
      <w:r w:rsidR="00272EDF" w:rsidRPr="00DC555B">
        <w:rPr>
          <w:rFonts w:asciiTheme="majorEastAsia" w:eastAsiaTheme="majorEastAsia" w:hAnsiTheme="majorEastAsia"/>
          <w:bCs/>
          <w:color w:val="000000" w:themeColor="text1"/>
          <w:szCs w:val="24"/>
        </w:rPr>
        <w:t>的条件下</w:t>
      </w:r>
      <w:r w:rsidR="00272EDF" w:rsidRPr="00DC555B">
        <w:rPr>
          <w:rFonts w:asciiTheme="majorEastAsia" w:eastAsiaTheme="majorEastAsia" w:hAnsiTheme="majorEastAsia"/>
          <w:bCs/>
          <w:color w:val="000000" w:themeColor="text1"/>
          <w:position w:val="-6"/>
          <w:szCs w:val="24"/>
        </w:rPr>
        <w:object w:dxaOrig="200" w:dyaOrig="279" w14:anchorId="6ABBC398">
          <v:shape id="_x0000_i1174" type="#_x0000_t75" style="width:9.75pt;height:14.25pt" o:ole="">
            <v:imagedata r:id="rId293" o:title=""/>
          </v:shape>
          <o:OLEObject Type="Embed" ProgID="Equation.DSMT4" ShapeID="_x0000_i1174" DrawAspect="Content" ObjectID="_1617179490" r:id="rId294"/>
        </w:object>
      </w:r>
      <w:r w:rsidR="00272EDF" w:rsidRPr="00DC555B">
        <w:rPr>
          <w:rFonts w:asciiTheme="majorEastAsia" w:eastAsiaTheme="majorEastAsia" w:hAnsiTheme="majorEastAsia"/>
          <w:bCs/>
          <w:color w:val="000000" w:themeColor="text1"/>
          <w:szCs w:val="24"/>
        </w:rPr>
        <w:t>的条件分布，就是：</w:t>
      </w:r>
    </w:p>
    <w:p w14:paraId="6ABBBF90" w14:textId="77777777" w:rsidR="00AB5F14" w:rsidRPr="00DC555B" w:rsidRDefault="002E1686" w:rsidP="002E1686">
      <w:pPr>
        <w:pStyle w:val="a"/>
      </w:pPr>
      <w:r>
        <w:rPr>
          <w:rFonts w:hint="eastAsia"/>
        </w:rPr>
        <w:tab/>
      </w:r>
      <w:r w:rsidR="00C52AAB" w:rsidRPr="00DC555B">
        <w:object w:dxaOrig="2700" w:dyaOrig="340" w14:anchorId="6ABBC399">
          <v:shape id="_x0000_i1175" type="#_x0000_t75" style="width:135pt;height:16.5pt" o:ole="">
            <v:imagedata r:id="rId295" o:title=""/>
          </v:shape>
          <o:OLEObject Type="Embed" ProgID="Equation.DSMT4" ShapeID="_x0000_i1175" DrawAspect="Content" ObjectID="_1617179491" r:id="rId296"/>
        </w:object>
      </w:r>
      <w:r w:rsidR="00272EDF" w:rsidRPr="00DC555B">
        <w:t xml:space="preserve"> </w:t>
      </w:r>
      <w:r w:rsidR="00C52AAB" w:rsidRPr="00DC555B">
        <w:t>，</w:t>
      </w:r>
      <w:r w:rsidR="00C52AAB" w:rsidRPr="00DC555B">
        <w:object w:dxaOrig="2280" w:dyaOrig="320" w14:anchorId="6ABBC39A">
          <v:shape id="_x0000_i1176" type="#_x0000_t75" style="width:114pt;height:15.75pt" o:ole="">
            <v:imagedata r:id="rId297" o:title=""/>
          </v:shape>
          <o:OLEObject Type="Embed" ProgID="Equation.DSMT4" ShapeID="_x0000_i1176" DrawAspect="Content" ObjectID="_1617179492" r:id="rId298"/>
        </w:object>
      </w:r>
      <w:r>
        <w:rPr>
          <w:rFonts w:hint="eastAsia"/>
        </w:rPr>
        <w:tab/>
      </w:r>
      <w:r w:rsidR="003F11CF" w:rsidRPr="002E1686">
        <w:rPr>
          <w:rFonts w:asciiTheme="minorEastAsia" w:hAnsiTheme="minorEastAsia"/>
        </w:rPr>
        <w:t>（</w:t>
      </w:r>
      <w:r w:rsidRPr="002E1686">
        <w:rPr>
          <w:rFonts w:asciiTheme="minorEastAsia" w:hAnsiTheme="minorEastAsia" w:hint="eastAsia"/>
        </w:rPr>
        <w:t>2-27</w:t>
      </w:r>
      <w:r w:rsidR="003F11CF" w:rsidRPr="002E1686">
        <w:rPr>
          <w:rFonts w:asciiTheme="minorEastAsia" w:hAnsiTheme="minorEastAsia"/>
        </w:rPr>
        <w:t>）</w:t>
      </w:r>
    </w:p>
    <w:p w14:paraId="6ABBBF91" w14:textId="77777777" w:rsidR="00C52AAB" w:rsidRPr="00DC555B" w:rsidRDefault="00C52AAB" w:rsidP="00DC555B">
      <w:pPr>
        <w:spacing w:line="360" w:lineRule="auto"/>
        <w:rPr>
          <w:rFonts w:asciiTheme="majorEastAsia" w:eastAsiaTheme="majorEastAsia" w:hAnsiTheme="majorEastAsia"/>
          <w:bCs/>
          <w:color w:val="000000" w:themeColor="text1"/>
          <w:szCs w:val="24"/>
        </w:rPr>
      </w:pPr>
      <w:r w:rsidRPr="00DC555B">
        <w:rPr>
          <w:rFonts w:asciiTheme="majorEastAsia" w:eastAsiaTheme="majorEastAsia" w:hAnsiTheme="majorEastAsia" w:hint="eastAsia"/>
          <w:bCs/>
          <w:color w:val="000000" w:themeColor="text1"/>
          <w:szCs w:val="24"/>
        </w:rPr>
        <w:t>其中</w:t>
      </w:r>
      <w:r w:rsidRPr="00DC555B">
        <w:rPr>
          <w:rFonts w:asciiTheme="majorEastAsia" w:eastAsiaTheme="majorEastAsia" w:hAnsiTheme="majorEastAsia"/>
          <w:bCs/>
          <w:color w:val="000000" w:themeColor="text1"/>
          <w:position w:val="-10"/>
          <w:szCs w:val="24"/>
        </w:rPr>
        <w:object w:dxaOrig="540" w:dyaOrig="320" w14:anchorId="6ABBC39B">
          <v:shape id="_x0000_i1177" type="#_x0000_t75" style="width:27pt;height:15.75pt" o:ole="">
            <v:imagedata r:id="rId299" o:title=""/>
          </v:shape>
          <o:OLEObject Type="Embed" ProgID="Equation.DSMT4" ShapeID="_x0000_i1177" DrawAspect="Content" ObjectID="_1617179493" r:id="rId300"/>
        </w:object>
      </w:r>
      <w:r w:rsidRPr="00DC555B">
        <w:rPr>
          <w:rFonts w:asciiTheme="majorEastAsia" w:eastAsiaTheme="majorEastAsia" w:hAnsiTheme="majorEastAsia"/>
          <w:bCs/>
          <w:color w:val="000000" w:themeColor="text1"/>
          <w:szCs w:val="24"/>
        </w:rPr>
        <w:t>是</w:t>
      </w:r>
      <w:r w:rsidRPr="00DC555B">
        <w:rPr>
          <w:rFonts w:asciiTheme="majorEastAsia" w:eastAsiaTheme="majorEastAsia" w:hAnsiTheme="majorEastAsia" w:hint="eastAsia"/>
          <w:bCs/>
          <w:color w:val="000000" w:themeColor="text1"/>
          <w:szCs w:val="24"/>
        </w:rPr>
        <w:t>X的边缘分布，由下式可得：</w:t>
      </w:r>
    </w:p>
    <w:p w14:paraId="6ABBBF92" w14:textId="77777777" w:rsidR="00C52AAB" w:rsidRPr="00DC555B" w:rsidRDefault="002E1686" w:rsidP="002E1686">
      <w:pPr>
        <w:pStyle w:val="a"/>
      </w:pPr>
      <w:r>
        <w:rPr>
          <w:rFonts w:hint="eastAsia"/>
        </w:rPr>
        <w:tab/>
      </w:r>
      <w:r w:rsidR="00C56ACD" w:rsidRPr="00DC555B">
        <w:object w:dxaOrig="2299" w:dyaOrig="440" w14:anchorId="6ABBC39C">
          <v:shape id="_x0000_i1178" type="#_x0000_t75" style="width:114.75pt;height:21.75pt" o:ole="">
            <v:imagedata r:id="rId301" o:title=""/>
          </v:shape>
          <o:OLEObject Type="Embed" ProgID="Equation.DSMT4" ShapeID="_x0000_i1178" DrawAspect="Content" ObjectID="_1617179494" r:id="rId302"/>
        </w:object>
      </w:r>
      <w:r>
        <w:rPr>
          <w:rFonts w:hint="eastAsia"/>
        </w:rPr>
        <w:tab/>
      </w:r>
      <w:r w:rsidR="003F11CF" w:rsidRPr="002E1686">
        <w:rPr>
          <w:rFonts w:asciiTheme="minorEastAsia" w:hAnsiTheme="minorEastAsia"/>
        </w:rPr>
        <w:t>（</w:t>
      </w:r>
      <w:r w:rsidRPr="002E1686">
        <w:rPr>
          <w:rFonts w:asciiTheme="minorEastAsia" w:hAnsiTheme="minorEastAsia" w:hint="eastAsia"/>
        </w:rPr>
        <w:t>2-28</w:t>
      </w:r>
      <w:r w:rsidR="003F11CF" w:rsidRPr="002E1686">
        <w:rPr>
          <w:rFonts w:asciiTheme="minorEastAsia" w:hAnsiTheme="minorEastAsia"/>
        </w:rPr>
        <w:t>）</w:t>
      </w:r>
    </w:p>
    <w:p w14:paraId="6ABBBF93" w14:textId="77777777" w:rsidR="00C56ACD" w:rsidRPr="00DC555B" w:rsidRDefault="00C56ACD" w:rsidP="00DC555B">
      <w:pPr>
        <w:spacing w:line="360" w:lineRule="auto"/>
        <w:ind w:firstLineChars="200" w:firstLine="480"/>
        <w:rPr>
          <w:rFonts w:asciiTheme="majorEastAsia" w:eastAsiaTheme="majorEastAsia" w:hAnsiTheme="majorEastAsia"/>
          <w:bCs/>
          <w:color w:val="000000" w:themeColor="text1"/>
          <w:szCs w:val="24"/>
        </w:rPr>
      </w:pPr>
      <w:r w:rsidRPr="00DC555B">
        <w:rPr>
          <w:rFonts w:asciiTheme="majorEastAsia" w:eastAsiaTheme="majorEastAsia" w:hAnsiTheme="majorEastAsia" w:hint="eastAsia"/>
          <w:bCs/>
          <w:color w:val="000000" w:themeColor="text1"/>
          <w:szCs w:val="24"/>
        </w:rPr>
        <w:t>可以注意到后验分布</w:t>
      </w:r>
      <w:r w:rsidRPr="00DC555B">
        <w:rPr>
          <w:rFonts w:asciiTheme="majorEastAsia" w:eastAsiaTheme="majorEastAsia" w:hAnsiTheme="majorEastAsia"/>
          <w:bCs/>
          <w:color w:val="000000" w:themeColor="text1"/>
          <w:position w:val="-10"/>
          <w:szCs w:val="24"/>
        </w:rPr>
        <w:object w:dxaOrig="740" w:dyaOrig="320" w14:anchorId="6ABBC39D">
          <v:shape id="_x0000_i1179" type="#_x0000_t75" style="width:37.5pt;height:15.75pt" o:ole="">
            <v:imagedata r:id="rId303" o:title=""/>
          </v:shape>
          <o:OLEObject Type="Embed" ProgID="Equation.DSMT4" ShapeID="_x0000_i1179" DrawAspect="Content" ObjectID="_1617179495" r:id="rId304"/>
        </w:object>
      </w:r>
      <w:r w:rsidRPr="00DC555B">
        <w:rPr>
          <w:rFonts w:asciiTheme="majorEastAsia" w:eastAsiaTheme="majorEastAsia" w:hAnsiTheme="majorEastAsia"/>
          <w:bCs/>
          <w:color w:val="000000" w:themeColor="text1"/>
          <w:szCs w:val="24"/>
        </w:rPr>
        <w:t>是一个条件分布，</w:t>
      </w:r>
      <w:r w:rsidR="00514D23" w:rsidRPr="00DC555B">
        <w:rPr>
          <w:rFonts w:asciiTheme="majorEastAsia" w:eastAsiaTheme="majorEastAsia" w:hAnsiTheme="majorEastAsia"/>
          <w:bCs/>
          <w:color w:val="000000" w:themeColor="text1"/>
          <w:szCs w:val="24"/>
        </w:rPr>
        <w:t>其条件建立在观测样本上，</w:t>
      </w:r>
      <w:r w:rsidR="00855189" w:rsidRPr="00DC555B">
        <w:rPr>
          <w:rFonts w:asciiTheme="majorEastAsia" w:eastAsiaTheme="majorEastAsia" w:hAnsiTheme="majorEastAsia"/>
          <w:bCs/>
          <w:color w:val="000000" w:themeColor="text1"/>
          <w:szCs w:val="24"/>
        </w:rPr>
        <w:t>此时用这个后验分布来做出关于参数</w:t>
      </w:r>
      <w:r w:rsidR="00855189" w:rsidRPr="00DC555B">
        <w:rPr>
          <w:rFonts w:asciiTheme="majorEastAsia" w:eastAsiaTheme="majorEastAsia" w:hAnsiTheme="majorEastAsia"/>
          <w:bCs/>
          <w:color w:val="000000" w:themeColor="text1"/>
          <w:position w:val="-6"/>
          <w:szCs w:val="24"/>
        </w:rPr>
        <w:object w:dxaOrig="200" w:dyaOrig="279" w14:anchorId="6ABBC39E">
          <v:shape id="_x0000_i1180" type="#_x0000_t75" style="width:9.75pt;height:14.25pt" o:ole="">
            <v:imagedata r:id="rId305" o:title=""/>
          </v:shape>
          <o:OLEObject Type="Embed" ProgID="Equation.DSMT4" ShapeID="_x0000_i1180" DrawAspect="Content" ObjectID="_1617179496" r:id="rId306"/>
        </w:object>
      </w:r>
      <w:r w:rsidR="00855189" w:rsidRPr="00DC555B">
        <w:rPr>
          <w:rFonts w:asciiTheme="majorEastAsia" w:eastAsiaTheme="majorEastAsia" w:hAnsiTheme="majorEastAsia"/>
          <w:bCs/>
          <w:color w:val="000000" w:themeColor="text1"/>
          <w:szCs w:val="24"/>
        </w:rPr>
        <w:t>的统计推断，而</w:t>
      </w:r>
      <w:r w:rsidR="00855189" w:rsidRPr="00DC555B">
        <w:rPr>
          <w:rFonts w:asciiTheme="majorEastAsia" w:eastAsiaTheme="majorEastAsia" w:hAnsiTheme="majorEastAsia"/>
          <w:bCs/>
          <w:color w:val="000000" w:themeColor="text1"/>
          <w:position w:val="-6"/>
          <w:szCs w:val="24"/>
        </w:rPr>
        <w:object w:dxaOrig="200" w:dyaOrig="279" w14:anchorId="6ABBC39F">
          <v:shape id="_x0000_i1181" type="#_x0000_t75" style="width:9.75pt;height:14.25pt" o:ole="">
            <v:imagedata r:id="rId307" o:title=""/>
          </v:shape>
          <o:OLEObject Type="Embed" ProgID="Equation.DSMT4" ShapeID="_x0000_i1181" DrawAspect="Content" ObjectID="_1617179497" r:id="rId308"/>
        </w:object>
      </w:r>
      <w:r w:rsidR="00855189" w:rsidRPr="00DC555B">
        <w:rPr>
          <w:rFonts w:asciiTheme="majorEastAsia" w:eastAsiaTheme="majorEastAsia" w:hAnsiTheme="majorEastAsia"/>
          <w:bCs/>
          <w:color w:val="000000" w:themeColor="text1"/>
          <w:szCs w:val="24"/>
        </w:rPr>
        <w:t>仍被考虑为一个随机的量。</w:t>
      </w:r>
      <w:r w:rsidR="00855189" w:rsidRPr="00DC555B">
        <w:rPr>
          <w:rFonts w:asciiTheme="majorEastAsia" w:eastAsiaTheme="majorEastAsia" w:hAnsiTheme="majorEastAsia" w:hint="eastAsia"/>
          <w:bCs/>
          <w:color w:val="000000" w:themeColor="text1"/>
          <w:szCs w:val="24"/>
        </w:rPr>
        <w:t>通常后验分布的</w:t>
      </w:r>
      <w:r w:rsidR="004F2399" w:rsidRPr="00DC555B">
        <w:rPr>
          <w:rFonts w:asciiTheme="majorEastAsia" w:eastAsiaTheme="majorEastAsia" w:hAnsiTheme="majorEastAsia" w:hint="eastAsia"/>
          <w:bCs/>
          <w:color w:val="000000" w:themeColor="text1"/>
          <w:szCs w:val="24"/>
        </w:rPr>
        <w:t>均值就可以用作参数</w:t>
      </w:r>
      <w:r w:rsidR="004F2399" w:rsidRPr="00DC555B">
        <w:rPr>
          <w:rFonts w:asciiTheme="majorEastAsia" w:eastAsiaTheme="majorEastAsia" w:hAnsiTheme="majorEastAsia"/>
          <w:bCs/>
          <w:color w:val="000000" w:themeColor="text1"/>
          <w:position w:val="-6"/>
          <w:szCs w:val="24"/>
        </w:rPr>
        <w:object w:dxaOrig="200" w:dyaOrig="279" w14:anchorId="6ABBC3A0">
          <v:shape id="_x0000_i1182" type="#_x0000_t75" style="width:9.75pt;height:14.25pt" o:ole="">
            <v:imagedata r:id="rId309" o:title=""/>
          </v:shape>
          <o:OLEObject Type="Embed" ProgID="Equation.DSMT4" ShapeID="_x0000_i1182" DrawAspect="Content" ObjectID="_1617179498" r:id="rId310"/>
        </w:object>
      </w:r>
      <w:r w:rsidR="004F2399" w:rsidRPr="00DC555B">
        <w:rPr>
          <w:rFonts w:asciiTheme="majorEastAsia" w:eastAsiaTheme="majorEastAsia" w:hAnsiTheme="majorEastAsia"/>
          <w:bCs/>
          <w:color w:val="000000" w:themeColor="text1"/>
          <w:szCs w:val="24"/>
        </w:rPr>
        <w:t xml:space="preserve">的点估计。 </w:t>
      </w:r>
      <w:r w:rsidR="00855189" w:rsidRPr="00DC555B">
        <w:rPr>
          <w:rFonts w:asciiTheme="majorEastAsia" w:eastAsiaTheme="majorEastAsia" w:hAnsiTheme="majorEastAsia"/>
          <w:bCs/>
          <w:color w:val="000000" w:themeColor="text1"/>
          <w:szCs w:val="24"/>
        </w:rPr>
        <w:t xml:space="preserve">  </w:t>
      </w:r>
    </w:p>
    <w:p w14:paraId="6ABBBF94" w14:textId="77777777" w:rsidR="00517A9E" w:rsidRPr="00DC555B" w:rsidRDefault="00517A9E" w:rsidP="00DC555B">
      <w:pPr>
        <w:spacing w:line="360" w:lineRule="auto"/>
        <w:ind w:firstLineChars="200" w:firstLine="480"/>
        <w:rPr>
          <w:rFonts w:asciiTheme="majorEastAsia" w:eastAsiaTheme="majorEastAsia" w:hAnsiTheme="majorEastAsia"/>
          <w:bCs/>
          <w:color w:val="000000" w:themeColor="text1"/>
          <w:szCs w:val="24"/>
        </w:rPr>
      </w:pPr>
    </w:p>
    <w:p w14:paraId="6ABBBF95" w14:textId="77777777" w:rsidR="00AB5F14" w:rsidRPr="00DC555B" w:rsidRDefault="00DF2F33" w:rsidP="00DC555B">
      <w:pPr>
        <w:spacing w:line="360" w:lineRule="auto"/>
        <w:ind w:firstLineChars="200" w:firstLine="480"/>
        <w:rPr>
          <w:rFonts w:asciiTheme="majorEastAsia" w:eastAsiaTheme="majorEastAsia" w:hAnsiTheme="majorEastAsia"/>
          <w:bCs/>
          <w:color w:val="000000" w:themeColor="text1"/>
          <w:szCs w:val="24"/>
        </w:rPr>
      </w:pPr>
      <w:r w:rsidRPr="00DC555B">
        <w:rPr>
          <w:rFonts w:asciiTheme="majorEastAsia" w:eastAsiaTheme="majorEastAsia" w:hAnsiTheme="majorEastAsia" w:hint="eastAsia"/>
          <w:bCs/>
          <w:color w:val="000000" w:themeColor="text1"/>
          <w:szCs w:val="24"/>
        </w:rPr>
        <w:t>二</w:t>
      </w:r>
      <w:r w:rsidR="004F2399" w:rsidRPr="00DC555B">
        <w:rPr>
          <w:rFonts w:asciiTheme="majorEastAsia" w:eastAsiaTheme="majorEastAsia" w:hAnsiTheme="majorEastAsia" w:hint="eastAsia"/>
          <w:bCs/>
          <w:color w:val="000000" w:themeColor="text1"/>
          <w:szCs w:val="24"/>
        </w:rPr>
        <w:t>、马尔科夫链蒙特卡洛（MCMC）</w:t>
      </w:r>
      <w:r w:rsidRPr="00DC555B">
        <w:rPr>
          <w:rFonts w:asciiTheme="majorEastAsia" w:eastAsiaTheme="majorEastAsia" w:hAnsiTheme="majorEastAsia" w:hint="eastAsia"/>
          <w:bCs/>
          <w:color w:val="000000" w:themeColor="text1"/>
          <w:szCs w:val="24"/>
        </w:rPr>
        <w:t>简介</w:t>
      </w:r>
    </w:p>
    <w:p w14:paraId="6ABBBF96" w14:textId="6EF06D49" w:rsidR="00935EC7" w:rsidRPr="00DC555B" w:rsidRDefault="004F2399" w:rsidP="00DC555B">
      <w:pPr>
        <w:spacing w:line="360" w:lineRule="auto"/>
        <w:ind w:firstLine="420"/>
        <w:rPr>
          <w:rFonts w:ascii="Arial" w:hAnsi="Arial" w:cs="Arial"/>
          <w:color w:val="222222"/>
          <w:szCs w:val="24"/>
        </w:rPr>
      </w:pPr>
      <w:r w:rsidRPr="00DC555B">
        <w:rPr>
          <w:rFonts w:asciiTheme="majorEastAsia" w:eastAsiaTheme="majorEastAsia" w:hAnsiTheme="majorEastAsia" w:hint="eastAsia"/>
          <w:bCs/>
          <w:color w:val="000000" w:themeColor="text1"/>
          <w:szCs w:val="24"/>
        </w:rPr>
        <w:t>上述的通常形式的</w:t>
      </w:r>
      <w:r w:rsidR="0017712D" w:rsidRPr="00DC555B">
        <w:rPr>
          <w:rFonts w:asciiTheme="majorEastAsia" w:eastAsiaTheme="majorEastAsia" w:hAnsiTheme="majorEastAsia" w:hint="eastAsia"/>
          <w:bCs/>
          <w:color w:val="000000" w:themeColor="text1"/>
          <w:szCs w:val="24"/>
        </w:rPr>
        <w:t>贝叶斯公式里只有</w:t>
      </w:r>
      <w:r w:rsidRPr="00DC555B">
        <w:rPr>
          <w:rFonts w:asciiTheme="majorEastAsia" w:eastAsiaTheme="majorEastAsia" w:hAnsiTheme="majorEastAsia" w:hint="eastAsia"/>
          <w:bCs/>
          <w:color w:val="000000" w:themeColor="text1"/>
          <w:szCs w:val="24"/>
        </w:rPr>
        <w:t>一个参数</w:t>
      </w:r>
      <w:r w:rsidR="0017712D" w:rsidRPr="00DC555B">
        <w:rPr>
          <w:rFonts w:asciiTheme="majorEastAsia" w:eastAsiaTheme="majorEastAsia" w:hAnsiTheme="majorEastAsia"/>
          <w:bCs/>
          <w:color w:val="000000" w:themeColor="text1"/>
          <w:position w:val="-6"/>
          <w:szCs w:val="24"/>
        </w:rPr>
        <w:object w:dxaOrig="200" w:dyaOrig="279" w14:anchorId="6ABBC3A1">
          <v:shape id="_x0000_i1183" type="#_x0000_t75" style="width:9.75pt;height:14.25pt" o:ole="">
            <v:imagedata r:id="rId311" o:title=""/>
          </v:shape>
          <o:OLEObject Type="Embed" ProgID="Equation.DSMT4" ShapeID="_x0000_i1183" DrawAspect="Content" ObjectID="_1617179499" r:id="rId312"/>
        </w:object>
      </w:r>
      <w:r w:rsidR="0017712D" w:rsidRPr="00DC555B">
        <w:rPr>
          <w:rFonts w:asciiTheme="majorEastAsia" w:eastAsiaTheme="majorEastAsia" w:hAnsiTheme="majorEastAsia"/>
          <w:bCs/>
          <w:color w:val="000000" w:themeColor="text1"/>
          <w:szCs w:val="24"/>
        </w:rPr>
        <w:t>时</w:t>
      </w:r>
      <w:r w:rsidR="0017712D" w:rsidRPr="00DC555B">
        <w:rPr>
          <w:rFonts w:asciiTheme="majorEastAsia" w:eastAsiaTheme="majorEastAsia" w:hAnsiTheme="majorEastAsia" w:hint="eastAsia"/>
          <w:bCs/>
          <w:color w:val="000000" w:themeColor="text1"/>
          <w:szCs w:val="24"/>
        </w:rPr>
        <w:t>，用积分可以很方便的计算。但是当不止有一个参数（参数多于两个）时，</w:t>
      </w:r>
      <w:r w:rsidRPr="00DC555B">
        <w:rPr>
          <w:rFonts w:ascii="Arial" w:hAnsi="Arial" w:cs="Arial" w:hint="eastAsia"/>
          <w:color w:val="222222"/>
          <w:szCs w:val="24"/>
        </w:rPr>
        <w:t>很显然积分这个工具只适合我们在一维和二维的情况下进行计算，三维以上的</w:t>
      </w:r>
      <w:del w:id="39" w:author="Miao Cai" w:date="2019-04-19T09:45:00Z">
        <w:r w:rsidRPr="00DC555B" w:rsidDel="0085179D">
          <w:rPr>
            <w:rFonts w:ascii="Arial" w:hAnsi="Arial" w:cs="Arial" w:hint="eastAsia"/>
            <w:color w:val="222222"/>
            <w:szCs w:val="24"/>
          </w:rPr>
          <w:delText>效果</w:delText>
        </w:r>
      </w:del>
      <w:r w:rsidRPr="00DC555B">
        <w:rPr>
          <w:rFonts w:ascii="Arial" w:hAnsi="Arial" w:cs="Arial" w:hint="eastAsia"/>
          <w:color w:val="222222"/>
          <w:szCs w:val="24"/>
        </w:rPr>
        <w:t>就</w:t>
      </w:r>
      <w:del w:id="40" w:author="Miao Cai" w:date="2019-04-19T09:45:00Z">
        <w:r w:rsidRPr="00DC555B" w:rsidDel="0085179D">
          <w:rPr>
            <w:rFonts w:ascii="Arial" w:hAnsi="Arial" w:cs="Arial" w:hint="eastAsia"/>
            <w:color w:val="222222"/>
            <w:szCs w:val="24"/>
          </w:rPr>
          <w:delText>已经不好了</w:delText>
        </w:r>
      </w:del>
      <w:ins w:id="41" w:author="Miao Cai" w:date="2019-04-19T09:45:00Z">
        <w:r w:rsidR="0085179D">
          <w:rPr>
            <w:rFonts w:ascii="Arial" w:hAnsi="Arial" w:cs="Arial" w:hint="eastAsia"/>
            <w:color w:val="222222"/>
            <w:szCs w:val="24"/>
          </w:rPr>
          <w:t>很难求得解析解</w:t>
        </w:r>
      </w:ins>
      <w:r w:rsidRPr="00DC555B">
        <w:rPr>
          <w:rFonts w:ascii="Arial" w:hAnsi="Arial" w:cs="Arial" w:hint="eastAsia"/>
          <w:color w:val="222222"/>
          <w:szCs w:val="24"/>
        </w:rPr>
        <w:t>；其实不仅仅在于多维情况</w:t>
      </w:r>
      <w:r w:rsidR="0017712D" w:rsidRPr="00DC555B">
        <w:rPr>
          <w:rFonts w:ascii="Arial" w:hAnsi="Arial" w:cs="Arial" w:hint="eastAsia"/>
          <w:color w:val="222222"/>
          <w:szCs w:val="24"/>
        </w:rPr>
        <w:t>，就算是在一维情况很多积分也很难用数值方法计算出来，这时候</w:t>
      </w:r>
      <w:r w:rsidRPr="00DC555B">
        <w:rPr>
          <w:rFonts w:ascii="Arial" w:hAnsi="Arial" w:cs="Arial" w:hint="eastAsia"/>
          <w:color w:val="222222"/>
          <w:szCs w:val="24"/>
        </w:rPr>
        <w:t>便有了</w:t>
      </w:r>
      <w:r w:rsidR="0017712D" w:rsidRPr="00DC555B">
        <w:rPr>
          <w:rFonts w:ascii="Arial" w:hAnsi="Arial" w:cs="Arial" w:hint="eastAsia"/>
          <w:color w:val="222222"/>
          <w:szCs w:val="24"/>
        </w:rPr>
        <w:t>马尔科夫链蒙特卡洛（</w:t>
      </w:r>
      <w:r w:rsidR="0017712D" w:rsidRPr="00DC555B">
        <w:rPr>
          <w:rFonts w:ascii="Arial" w:hAnsi="Arial" w:cs="Arial" w:hint="eastAsia"/>
          <w:color w:val="222222"/>
          <w:szCs w:val="24"/>
        </w:rPr>
        <w:t>MCMC</w:t>
      </w:r>
      <w:r w:rsidR="0017712D" w:rsidRPr="00DC555B">
        <w:rPr>
          <w:rFonts w:ascii="Arial" w:hAnsi="Arial" w:cs="Arial" w:hint="eastAsia"/>
          <w:color w:val="222222"/>
          <w:szCs w:val="24"/>
        </w:rPr>
        <w:t>）方法</w:t>
      </w:r>
      <w:r w:rsidRPr="00DC555B">
        <w:rPr>
          <w:rFonts w:ascii="Arial" w:hAnsi="Arial" w:cs="Arial" w:hint="eastAsia"/>
          <w:color w:val="222222"/>
          <w:szCs w:val="24"/>
        </w:rPr>
        <w:t>。</w:t>
      </w:r>
      <w:r w:rsidR="00E46DE4" w:rsidRPr="00DC555B">
        <w:rPr>
          <w:rFonts w:ascii="Arial" w:hAnsi="Arial" w:cs="Arial" w:hint="eastAsia"/>
          <w:color w:val="222222"/>
          <w:szCs w:val="24"/>
        </w:rPr>
        <w:t>MCMC</w:t>
      </w:r>
      <w:r w:rsidR="00E46DE4" w:rsidRPr="00DC555B">
        <w:rPr>
          <w:rFonts w:ascii="Arial" w:hAnsi="Arial" w:cs="Arial" w:hint="eastAsia"/>
          <w:color w:val="222222"/>
          <w:szCs w:val="24"/>
        </w:rPr>
        <w:t>被广泛应用于贝叶斯统计模型拟合</w:t>
      </w:r>
      <w:r w:rsidR="00330748">
        <w:rPr>
          <w:rFonts w:ascii="Arial" w:hAnsi="Arial" w:cs="Arial" w:hint="eastAsia"/>
          <w:color w:val="222222"/>
          <w:szCs w:val="24"/>
          <w:vertAlign w:val="superscript"/>
        </w:rPr>
        <w:t>[29</w:t>
      </w:r>
      <w:r w:rsidR="00F90E2E" w:rsidRPr="00DC555B">
        <w:rPr>
          <w:rFonts w:ascii="Arial" w:hAnsi="Arial" w:cs="Arial" w:hint="eastAsia"/>
          <w:color w:val="222222"/>
          <w:szCs w:val="24"/>
          <w:vertAlign w:val="superscript"/>
        </w:rPr>
        <w:t>]</w:t>
      </w:r>
      <w:r w:rsidR="00E46DE4" w:rsidRPr="00DC555B">
        <w:rPr>
          <w:rFonts w:ascii="Arial" w:hAnsi="Arial" w:cs="Arial" w:hint="eastAsia"/>
          <w:color w:val="222222"/>
          <w:szCs w:val="24"/>
        </w:rPr>
        <w:t>。</w:t>
      </w:r>
    </w:p>
    <w:p w14:paraId="6ABBBF97" w14:textId="66BA6E77" w:rsidR="003D6775" w:rsidRPr="00DC555B" w:rsidRDefault="00212DA4" w:rsidP="00DC555B">
      <w:pPr>
        <w:spacing w:line="360" w:lineRule="auto"/>
        <w:ind w:firstLineChars="200" w:firstLine="480"/>
        <w:rPr>
          <w:rFonts w:ascii="Arial" w:hAnsi="Arial" w:cs="Arial"/>
          <w:color w:val="222222"/>
          <w:szCs w:val="24"/>
        </w:rPr>
      </w:pPr>
      <w:r w:rsidRPr="00DC555B">
        <w:rPr>
          <w:rFonts w:ascii="Arial" w:hAnsi="Arial" w:cs="Arial"/>
          <w:color w:val="222222"/>
          <w:szCs w:val="24"/>
        </w:rPr>
        <w:t>MCM</w:t>
      </w:r>
      <w:r w:rsidRPr="00DC555B">
        <w:rPr>
          <w:rFonts w:ascii="Arial" w:hAnsi="Arial" w:cs="Arial" w:hint="eastAsia"/>
          <w:color w:val="222222"/>
          <w:szCs w:val="24"/>
        </w:rPr>
        <w:t>C</w:t>
      </w:r>
      <w:r w:rsidRPr="00DC555B">
        <w:rPr>
          <w:rFonts w:ascii="Arial" w:hAnsi="Arial" w:cs="Arial"/>
          <w:color w:val="222222"/>
          <w:szCs w:val="24"/>
        </w:rPr>
        <w:t>方法是使用马尔科夫链的蒙特卡洛</w:t>
      </w:r>
      <w:ins w:id="42" w:author="Miao Cai" w:date="2019-04-19T09:45:00Z">
        <w:r w:rsidR="00010B21">
          <w:rPr>
            <w:rFonts w:ascii="Arial" w:hAnsi="Arial" w:cs="Arial" w:hint="eastAsia"/>
            <w:color w:val="222222"/>
            <w:szCs w:val="24"/>
          </w:rPr>
          <w:t>来近似求得</w:t>
        </w:r>
      </w:ins>
      <w:r w:rsidRPr="00DC555B">
        <w:rPr>
          <w:rFonts w:ascii="Arial" w:hAnsi="Arial" w:cs="Arial"/>
          <w:color w:val="222222"/>
          <w:szCs w:val="24"/>
        </w:rPr>
        <w:t>积分，</w:t>
      </w:r>
      <w:r w:rsidR="00B613CB" w:rsidRPr="00DC555B">
        <w:rPr>
          <w:rFonts w:ascii="Arial" w:hAnsi="Arial" w:cs="Arial"/>
          <w:color w:val="222222"/>
          <w:szCs w:val="24"/>
        </w:rPr>
        <w:t>第二个</w:t>
      </w:r>
      <w:r w:rsidR="00B613CB" w:rsidRPr="00DC555B">
        <w:rPr>
          <w:rFonts w:ascii="Arial" w:hAnsi="Arial" w:cs="Arial" w:hint="eastAsia"/>
          <w:color w:val="222222"/>
          <w:szCs w:val="24"/>
        </w:rPr>
        <w:t>MC</w:t>
      </w:r>
      <w:r w:rsidR="00B613CB" w:rsidRPr="00DC555B">
        <w:rPr>
          <w:rFonts w:ascii="Arial" w:hAnsi="Arial" w:cs="Arial" w:hint="eastAsia"/>
          <w:color w:val="222222"/>
          <w:szCs w:val="24"/>
        </w:rPr>
        <w:t>表示的是蒙特卡洛方法，蒙特卡洛方法也称蒙特卡洛抽样方法，其基本思想是通过大量取样来近似得到想要的答案。第一个</w:t>
      </w:r>
      <w:r w:rsidR="00B613CB" w:rsidRPr="00DC555B">
        <w:rPr>
          <w:rFonts w:ascii="Arial" w:hAnsi="Arial" w:cs="Arial" w:hint="eastAsia"/>
          <w:color w:val="222222"/>
          <w:szCs w:val="24"/>
        </w:rPr>
        <w:t>MC</w:t>
      </w:r>
      <w:r w:rsidR="00B613CB" w:rsidRPr="00DC555B">
        <w:rPr>
          <w:rFonts w:ascii="Arial" w:hAnsi="Arial" w:cs="Arial" w:hint="eastAsia"/>
          <w:color w:val="222222"/>
          <w:szCs w:val="24"/>
        </w:rPr>
        <w:t>是指</w:t>
      </w:r>
      <w:r w:rsidR="00B613CB" w:rsidRPr="00DC555B">
        <w:rPr>
          <w:rFonts w:ascii="Arial" w:hAnsi="Arial" w:cs="Arial" w:hint="eastAsia"/>
          <w:bCs/>
          <w:color w:val="222222"/>
          <w:szCs w:val="24"/>
        </w:rPr>
        <w:t>马尔科夫链</w:t>
      </w:r>
      <w:r w:rsidR="00B613CB" w:rsidRPr="00DC555B">
        <w:rPr>
          <w:rFonts w:ascii="Arial" w:hAnsi="Arial" w:cs="Arial"/>
          <w:color w:val="222222"/>
          <w:szCs w:val="24"/>
        </w:rPr>
        <w:t>。</w:t>
      </w:r>
      <w:r w:rsidR="00FF5300" w:rsidRPr="00DC555B">
        <w:rPr>
          <w:rFonts w:ascii="Arial" w:hAnsi="Arial" w:cs="Arial"/>
          <w:color w:val="222222"/>
          <w:szCs w:val="24"/>
        </w:rPr>
        <w:t>其基本</w:t>
      </w:r>
      <w:r w:rsidRPr="00DC555B">
        <w:rPr>
          <w:rFonts w:ascii="Arial" w:hAnsi="Arial" w:cs="Arial"/>
          <w:color w:val="222222"/>
          <w:szCs w:val="24"/>
        </w:rPr>
        <w:t>思想如下：构造一条</w:t>
      </w:r>
      <w:r w:rsidRPr="00DC555B">
        <w:rPr>
          <w:rFonts w:ascii="Arial" w:hAnsi="Arial" w:cs="Arial"/>
          <w:color w:val="222222"/>
          <w:szCs w:val="24"/>
        </w:rPr>
        <w:t>Markov</w:t>
      </w:r>
      <w:r w:rsidRPr="00DC555B">
        <w:rPr>
          <w:rFonts w:ascii="Arial" w:hAnsi="Arial" w:cs="Arial"/>
          <w:color w:val="222222"/>
          <w:szCs w:val="24"/>
        </w:rPr>
        <w:t>链，使其收敛到平稳分布，</w:t>
      </w:r>
      <w:r w:rsidR="00B613CB" w:rsidRPr="00DC555B">
        <w:rPr>
          <w:rFonts w:ascii="Arial" w:hAnsi="Arial" w:cs="Arial"/>
          <w:color w:val="222222"/>
          <w:szCs w:val="24"/>
        </w:rPr>
        <w:t>其中这个平稳分布就为待估参数的后验分布，然后就可以通过这条马尔科夫链进行抽样模拟，从而产生</w:t>
      </w:r>
      <w:r w:rsidRPr="00DC555B">
        <w:rPr>
          <w:rFonts w:ascii="Arial" w:hAnsi="Arial" w:cs="Arial"/>
          <w:color w:val="222222"/>
          <w:szCs w:val="24"/>
        </w:rPr>
        <w:t>后验分布的样本，并基于马尔科夫链达到平稳分布时的样本</w:t>
      </w:r>
      <w:r w:rsidRPr="00DC555B">
        <w:rPr>
          <w:rFonts w:ascii="Arial" w:hAnsi="Arial" w:cs="Arial"/>
          <w:color w:val="222222"/>
          <w:szCs w:val="24"/>
        </w:rPr>
        <w:t>(</w:t>
      </w:r>
      <w:r w:rsidRPr="00DC555B">
        <w:rPr>
          <w:rFonts w:ascii="Arial" w:hAnsi="Arial" w:cs="Arial"/>
          <w:color w:val="222222"/>
          <w:szCs w:val="24"/>
        </w:rPr>
        <w:t>有效样本</w:t>
      </w:r>
      <w:r w:rsidRPr="00DC555B">
        <w:rPr>
          <w:rFonts w:ascii="Arial" w:hAnsi="Arial" w:cs="Arial"/>
          <w:color w:val="222222"/>
          <w:szCs w:val="24"/>
        </w:rPr>
        <w:t>)</w:t>
      </w:r>
      <w:r w:rsidRPr="00DC555B">
        <w:rPr>
          <w:rFonts w:ascii="Arial" w:hAnsi="Arial" w:cs="Arial"/>
          <w:color w:val="222222"/>
          <w:szCs w:val="24"/>
        </w:rPr>
        <w:t>进行蒙特卡洛积分。</w:t>
      </w:r>
      <w:r w:rsidR="00C833FD" w:rsidRPr="00DC555B">
        <w:rPr>
          <w:rFonts w:ascii="Arial" w:hAnsi="Arial" w:cs="Arial" w:hint="eastAsia"/>
          <w:color w:val="222222"/>
          <w:szCs w:val="24"/>
        </w:rPr>
        <w:t>一般常用的</w:t>
      </w:r>
      <w:r w:rsidR="00C833FD" w:rsidRPr="00DC555B">
        <w:rPr>
          <w:rFonts w:ascii="Arial" w:hAnsi="Arial" w:cs="Arial" w:hint="eastAsia"/>
          <w:color w:val="222222"/>
          <w:szCs w:val="24"/>
        </w:rPr>
        <w:t>MCMC</w:t>
      </w:r>
      <w:r w:rsidR="00C833FD" w:rsidRPr="00DC555B">
        <w:rPr>
          <w:rFonts w:ascii="Arial" w:hAnsi="Arial" w:cs="Arial" w:hint="eastAsia"/>
          <w:color w:val="222222"/>
          <w:szCs w:val="24"/>
        </w:rPr>
        <w:t>方法主要有两种：</w:t>
      </w:r>
      <w:r w:rsidR="00C833FD" w:rsidRPr="00DC555B">
        <w:rPr>
          <w:rFonts w:ascii="Arial" w:hAnsi="Arial" w:cs="Arial" w:hint="eastAsia"/>
          <w:color w:val="222222"/>
          <w:szCs w:val="24"/>
        </w:rPr>
        <w:t>Gibbs</w:t>
      </w:r>
      <w:r w:rsidR="00C833FD" w:rsidRPr="00DC555B">
        <w:rPr>
          <w:rFonts w:ascii="Arial" w:hAnsi="Arial" w:cs="Arial" w:hint="eastAsia"/>
          <w:color w:val="222222"/>
          <w:szCs w:val="24"/>
        </w:rPr>
        <w:t>抽样和</w:t>
      </w:r>
      <w:r w:rsidR="00C833FD" w:rsidRPr="00DC555B">
        <w:rPr>
          <w:rFonts w:ascii="Arial" w:hAnsi="Arial" w:cs="Arial" w:hint="eastAsia"/>
          <w:color w:val="222222"/>
          <w:szCs w:val="24"/>
        </w:rPr>
        <w:t>Metropolis-Hastings</w:t>
      </w:r>
      <w:r w:rsidR="00C833FD" w:rsidRPr="00DC555B">
        <w:rPr>
          <w:rFonts w:ascii="Arial" w:hAnsi="Arial" w:cs="Arial" w:hint="eastAsia"/>
          <w:color w:val="222222"/>
          <w:szCs w:val="24"/>
        </w:rPr>
        <w:t>算法</w:t>
      </w:r>
      <w:r w:rsidR="00C35846" w:rsidRPr="00DC555B">
        <w:rPr>
          <w:rFonts w:ascii="Arial" w:hAnsi="Arial" w:cs="Arial" w:hint="eastAsia"/>
          <w:color w:val="222222"/>
          <w:szCs w:val="24"/>
        </w:rPr>
        <w:t>。经过发展</w:t>
      </w:r>
      <w:r w:rsidR="00C35846" w:rsidRPr="00DC555B">
        <w:rPr>
          <w:rFonts w:ascii="Arial" w:hAnsi="Arial" w:cs="Arial" w:hint="eastAsia"/>
          <w:color w:val="222222"/>
          <w:szCs w:val="24"/>
        </w:rPr>
        <w:t>MCMC</w:t>
      </w:r>
      <w:r w:rsidR="00C35846" w:rsidRPr="00DC555B">
        <w:rPr>
          <w:rFonts w:ascii="Arial" w:hAnsi="Arial" w:cs="Arial" w:hint="eastAsia"/>
          <w:color w:val="222222"/>
          <w:szCs w:val="24"/>
        </w:rPr>
        <w:t>方法一直在得到改进。</w:t>
      </w:r>
    </w:p>
    <w:p w14:paraId="6ABBBF98" w14:textId="3CA0596C" w:rsidR="005B4BAE" w:rsidRPr="00DC555B" w:rsidRDefault="00C833FD" w:rsidP="00DC555B">
      <w:pPr>
        <w:spacing w:line="360" w:lineRule="auto"/>
        <w:ind w:firstLineChars="200" w:firstLine="480"/>
        <w:rPr>
          <w:rFonts w:ascii="Arial" w:hAnsi="Arial" w:cs="Arial"/>
          <w:color w:val="222222"/>
          <w:szCs w:val="24"/>
        </w:rPr>
      </w:pPr>
      <w:r w:rsidRPr="00DC555B">
        <w:rPr>
          <w:rFonts w:ascii="Arial" w:hAnsi="Arial" w:cs="Arial" w:hint="eastAsia"/>
          <w:color w:val="222222"/>
          <w:szCs w:val="24"/>
        </w:rPr>
        <w:t>哈密尔顿蒙特卡洛（</w:t>
      </w:r>
      <w:r w:rsidR="005B4BAE" w:rsidRPr="00DC555B">
        <w:rPr>
          <w:rFonts w:ascii="Arial" w:hAnsi="Arial" w:cs="Arial" w:hint="eastAsia"/>
          <w:color w:val="222222"/>
          <w:szCs w:val="24"/>
        </w:rPr>
        <w:t>Hamiltonian Monte Carlo</w:t>
      </w:r>
      <w:r w:rsidRPr="00DC555B">
        <w:rPr>
          <w:rFonts w:ascii="Arial" w:hAnsi="Arial" w:cs="Arial" w:hint="eastAsia"/>
          <w:color w:val="222222"/>
          <w:szCs w:val="24"/>
        </w:rPr>
        <w:t>）</w:t>
      </w:r>
      <w:r w:rsidR="00C35846" w:rsidRPr="00DC555B">
        <w:rPr>
          <w:rFonts w:ascii="Arial" w:hAnsi="Arial" w:cs="Arial" w:hint="eastAsia"/>
          <w:color w:val="222222"/>
          <w:szCs w:val="24"/>
        </w:rPr>
        <w:t>，简称</w:t>
      </w:r>
      <w:r w:rsidR="005B4BAE" w:rsidRPr="00DC555B">
        <w:rPr>
          <w:rFonts w:ascii="Arial" w:hAnsi="Arial" w:cs="Arial" w:hint="eastAsia"/>
          <w:color w:val="222222"/>
          <w:szCs w:val="24"/>
        </w:rPr>
        <w:t>HMC</w:t>
      </w:r>
      <w:r w:rsidR="00C35846" w:rsidRPr="00DC555B">
        <w:rPr>
          <w:rFonts w:ascii="Arial" w:hAnsi="Arial" w:cs="Arial" w:hint="eastAsia"/>
          <w:color w:val="222222"/>
          <w:szCs w:val="24"/>
        </w:rPr>
        <w:t>，</w:t>
      </w:r>
      <w:r w:rsidR="005B4BAE" w:rsidRPr="00DC555B">
        <w:rPr>
          <w:rFonts w:ascii="Arial" w:hAnsi="Arial" w:cs="Arial" w:hint="eastAsia"/>
          <w:color w:val="222222"/>
          <w:szCs w:val="24"/>
        </w:rPr>
        <w:t>是一种快速抽样方法。</w:t>
      </w:r>
      <w:r w:rsidR="00C35846" w:rsidRPr="00DC555B">
        <w:rPr>
          <w:rFonts w:ascii="Arial" w:hAnsi="Arial" w:cs="Arial" w:hint="eastAsia"/>
          <w:color w:val="222222"/>
          <w:szCs w:val="24"/>
        </w:rPr>
        <w:t>HMC</w:t>
      </w:r>
      <w:r w:rsidR="00C35846" w:rsidRPr="00DC555B">
        <w:rPr>
          <w:rFonts w:ascii="Arial" w:hAnsi="Arial" w:cs="Arial" w:hint="eastAsia"/>
          <w:color w:val="222222"/>
          <w:szCs w:val="24"/>
        </w:rPr>
        <w:t>算法</w:t>
      </w:r>
      <w:del w:id="43" w:author="Miao Cai" w:date="2019-04-19T09:46:00Z">
        <w:r w:rsidR="00C35846" w:rsidRPr="00DC555B" w:rsidDel="00010B21">
          <w:rPr>
            <w:rFonts w:ascii="Arial" w:hAnsi="Arial" w:cs="Arial" w:hint="eastAsia"/>
            <w:color w:val="222222"/>
            <w:szCs w:val="24"/>
          </w:rPr>
          <w:delText>其应该也算是一种</w:delText>
        </w:r>
        <w:r w:rsidR="00C35846" w:rsidRPr="00DC555B" w:rsidDel="00010B21">
          <w:rPr>
            <w:rFonts w:ascii="Arial" w:hAnsi="Arial" w:cs="Arial" w:hint="eastAsia"/>
            <w:color w:val="222222"/>
            <w:szCs w:val="24"/>
          </w:rPr>
          <w:delText>Metropolis-Hasting</w:delText>
        </w:r>
        <w:r w:rsidR="00C35846" w:rsidRPr="00DC555B" w:rsidDel="00010B21">
          <w:rPr>
            <w:rFonts w:ascii="Arial" w:hAnsi="Arial" w:cs="Arial" w:hint="eastAsia"/>
            <w:color w:val="222222"/>
            <w:szCs w:val="24"/>
          </w:rPr>
          <w:delText>算法，它</w:delText>
        </w:r>
      </w:del>
      <w:r w:rsidR="00C35846" w:rsidRPr="00DC555B">
        <w:rPr>
          <w:rFonts w:ascii="Arial" w:hAnsi="Arial" w:cs="Arial" w:hint="eastAsia"/>
          <w:color w:val="222222"/>
          <w:szCs w:val="24"/>
        </w:rPr>
        <w:t>与普通的</w:t>
      </w:r>
      <w:r w:rsidR="00C35846" w:rsidRPr="00DC555B">
        <w:rPr>
          <w:rFonts w:ascii="Arial" w:hAnsi="Arial" w:cs="Arial" w:hint="eastAsia"/>
          <w:color w:val="222222"/>
          <w:szCs w:val="24"/>
        </w:rPr>
        <w:t>Metropolis-Hasting</w:t>
      </w:r>
      <w:r w:rsidR="00C35846" w:rsidRPr="00DC555B">
        <w:rPr>
          <w:rFonts w:ascii="Arial" w:hAnsi="Arial" w:cs="Arial" w:hint="eastAsia"/>
          <w:color w:val="222222"/>
          <w:szCs w:val="24"/>
        </w:rPr>
        <w:t>算法的区别</w:t>
      </w:r>
      <w:del w:id="44" w:author="Miao Cai" w:date="2019-04-19T09:46:00Z">
        <w:r w:rsidR="00C35846" w:rsidRPr="00DC555B" w:rsidDel="00010B21">
          <w:rPr>
            <w:rFonts w:ascii="Arial" w:hAnsi="Arial" w:cs="Arial" w:hint="eastAsia"/>
            <w:color w:val="222222"/>
            <w:szCs w:val="24"/>
          </w:rPr>
          <w:delText>就是</w:delText>
        </w:r>
      </w:del>
      <w:r w:rsidR="002D4F99" w:rsidRPr="00DC555B">
        <w:rPr>
          <w:rFonts w:ascii="Arial" w:hAnsi="Arial" w:cs="Arial" w:hint="eastAsia"/>
          <w:color w:val="222222"/>
          <w:szCs w:val="24"/>
        </w:rPr>
        <w:t>在</w:t>
      </w:r>
      <w:ins w:id="45" w:author="Miao Cai" w:date="2019-04-19T09:46:00Z">
        <w:r w:rsidR="00010B21">
          <w:rPr>
            <w:rFonts w:ascii="Arial" w:hAnsi="Arial" w:cs="Arial" w:hint="eastAsia"/>
            <w:color w:val="222222"/>
            <w:szCs w:val="24"/>
          </w:rPr>
          <w:t>于</w:t>
        </w:r>
      </w:ins>
      <w:r w:rsidR="002D4F99" w:rsidRPr="00DC555B">
        <w:rPr>
          <w:rFonts w:ascii="Arial" w:hAnsi="Arial" w:cs="Arial" w:hint="eastAsia"/>
          <w:color w:val="222222"/>
          <w:szCs w:val="24"/>
        </w:rPr>
        <w:t>MCMC</w:t>
      </w:r>
      <w:r w:rsidR="002D4F99" w:rsidRPr="00DC555B">
        <w:rPr>
          <w:rFonts w:ascii="Arial" w:hAnsi="Arial" w:cs="Arial" w:hint="eastAsia"/>
          <w:color w:val="222222"/>
          <w:szCs w:val="24"/>
        </w:rPr>
        <w:t>算法中随机游走的方式使得</w:t>
      </w:r>
      <w:r w:rsidR="002D4F99" w:rsidRPr="00DC555B">
        <w:rPr>
          <w:rFonts w:ascii="Arial" w:hAnsi="Arial" w:cs="Arial" w:hint="eastAsia"/>
          <w:color w:val="222222"/>
          <w:szCs w:val="24"/>
        </w:rPr>
        <w:t>Markov</w:t>
      </w:r>
      <w:r w:rsidR="002D4F99" w:rsidRPr="00DC555B">
        <w:rPr>
          <w:rFonts w:ascii="Arial" w:hAnsi="Arial" w:cs="Arial" w:hint="eastAsia"/>
          <w:color w:val="222222"/>
          <w:szCs w:val="24"/>
        </w:rPr>
        <w:t>链收敛于固定的分布</w:t>
      </w:r>
      <w:r w:rsidR="002D4F99" w:rsidRPr="00DC555B">
        <w:rPr>
          <w:rFonts w:ascii="Arial" w:hAnsi="Arial" w:cs="Arial" w:hint="eastAsia"/>
          <w:color w:val="222222"/>
          <w:szCs w:val="24"/>
        </w:rPr>
        <w:t xml:space="preserve">p(x) </w:t>
      </w:r>
      <w:r w:rsidR="002D4F99" w:rsidRPr="00DC555B">
        <w:rPr>
          <w:rFonts w:ascii="Arial" w:hAnsi="Arial" w:cs="Arial" w:hint="eastAsia"/>
          <w:color w:val="222222"/>
          <w:szCs w:val="24"/>
        </w:rPr>
        <w:t>然效率不高。</w:t>
      </w:r>
      <w:r w:rsidR="00C35846" w:rsidRPr="00DC555B">
        <w:rPr>
          <w:rFonts w:ascii="Arial" w:hAnsi="Arial" w:cs="Arial" w:hint="eastAsia"/>
          <w:color w:val="222222"/>
          <w:szCs w:val="24"/>
        </w:rPr>
        <w:t>HMC</w:t>
      </w:r>
      <w:r w:rsidR="00C35846" w:rsidRPr="00DC555B">
        <w:rPr>
          <w:rFonts w:ascii="Arial" w:hAnsi="Arial" w:cs="Arial" w:hint="eastAsia"/>
          <w:color w:val="222222"/>
          <w:szCs w:val="24"/>
        </w:rPr>
        <w:t>这种</w:t>
      </w:r>
      <w:r w:rsidR="00C35846" w:rsidRPr="00DC555B">
        <w:rPr>
          <w:rFonts w:ascii="Arial" w:hAnsi="Arial" w:cs="Arial" w:hint="eastAsia"/>
          <w:color w:val="222222"/>
          <w:szCs w:val="24"/>
        </w:rPr>
        <w:t>MCMC</w:t>
      </w:r>
      <w:r w:rsidR="00C35846" w:rsidRPr="00DC555B">
        <w:rPr>
          <w:rFonts w:ascii="Arial" w:hAnsi="Arial" w:cs="Arial" w:hint="eastAsia"/>
          <w:color w:val="222222"/>
          <w:szCs w:val="24"/>
        </w:rPr>
        <w:t>算法应用的是物理系统中动力学的概念来计算</w:t>
      </w:r>
      <w:r w:rsidR="00C35846" w:rsidRPr="00DC555B">
        <w:rPr>
          <w:rFonts w:ascii="Arial" w:hAnsi="Arial" w:cs="Arial" w:hint="eastAsia"/>
          <w:color w:val="222222"/>
          <w:szCs w:val="24"/>
        </w:rPr>
        <w:t>Markov</w:t>
      </w:r>
      <w:r w:rsidR="00C35846" w:rsidRPr="00DC555B">
        <w:rPr>
          <w:rFonts w:ascii="Arial" w:hAnsi="Arial" w:cs="Arial" w:hint="eastAsia"/>
          <w:color w:val="222222"/>
          <w:szCs w:val="24"/>
        </w:rPr>
        <w:t>链中的未来状态，而不是概率分布，即其初始状态转移是确定的，即概率为</w:t>
      </w:r>
      <w:r w:rsidR="00C35846" w:rsidRPr="00DC555B">
        <w:rPr>
          <w:rFonts w:ascii="Arial" w:hAnsi="Arial" w:cs="Arial" w:hint="eastAsia"/>
          <w:color w:val="222222"/>
          <w:szCs w:val="24"/>
        </w:rPr>
        <w:t>1</w:t>
      </w:r>
      <w:r w:rsidR="002D4F99" w:rsidRPr="00DC555B">
        <w:rPr>
          <w:rFonts w:ascii="Arial" w:hAnsi="Arial" w:cs="Arial" w:hint="eastAsia"/>
          <w:color w:val="222222"/>
          <w:szCs w:val="24"/>
        </w:rPr>
        <w:t>（相比普通</w:t>
      </w:r>
      <w:r w:rsidR="00C35846" w:rsidRPr="00DC555B">
        <w:rPr>
          <w:rFonts w:ascii="Arial" w:hAnsi="Arial" w:cs="Arial" w:hint="eastAsia"/>
          <w:color w:val="222222"/>
          <w:szCs w:val="24"/>
        </w:rPr>
        <w:t>随机游走的方式提高了接受概率，从而提高了收敛速度）。只是由于</w:t>
      </w:r>
      <w:r w:rsidR="00C35846" w:rsidRPr="00DC555B">
        <w:rPr>
          <w:rFonts w:ascii="Arial" w:hAnsi="Arial" w:cs="Arial" w:hint="eastAsia"/>
          <w:color w:val="222222"/>
          <w:szCs w:val="24"/>
        </w:rPr>
        <w:t>Hamiltonian</w:t>
      </w:r>
      <w:r w:rsidR="00C35846" w:rsidRPr="00DC555B">
        <w:rPr>
          <w:rFonts w:ascii="Arial" w:hAnsi="Arial" w:cs="Arial" w:hint="eastAsia"/>
          <w:color w:val="222222"/>
          <w:szCs w:val="24"/>
        </w:rPr>
        <w:t>偏微分方程离散化计算误差导致产生了状态偏移，从而需要对偏移状态进行接受拒绝选择来达到细致平稳条件的满足。</w:t>
      </w:r>
      <w:r w:rsidR="002D4F99" w:rsidRPr="00DC555B">
        <w:rPr>
          <w:rFonts w:ascii="Arial" w:hAnsi="Arial" w:cs="Arial" w:hint="eastAsia"/>
          <w:color w:val="222222"/>
          <w:szCs w:val="24"/>
        </w:rPr>
        <w:t>通过这种方式，能够更加高效的分析状态空间，从而达到更快的收敛。基于</w:t>
      </w:r>
      <w:r w:rsidR="002D4F99" w:rsidRPr="00DC555B">
        <w:rPr>
          <w:rFonts w:ascii="Arial" w:hAnsi="Arial" w:cs="Arial" w:hint="eastAsia"/>
          <w:color w:val="222222"/>
          <w:szCs w:val="24"/>
        </w:rPr>
        <w:t>HMC</w:t>
      </w:r>
      <w:r w:rsidR="002D4F99" w:rsidRPr="00DC555B">
        <w:rPr>
          <w:rFonts w:ascii="Arial" w:hAnsi="Arial" w:cs="Arial" w:hint="eastAsia"/>
          <w:color w:val="222222"/>
          <w:szCs w:val="24"/>
        </w:rPr>
        <w:t>在快速</w:t>
      </w:r>
      <w:ins w:id="46" w:author="Miao Cai" w:date="2019-04-19T09:47:00Z">
        <w:r w:rsidR="00F1337D">
          <w:rPr>
            <w:rFonts w:ascii="Arial" w:hAnsi="Arial" w:cs="Arial" w:hint="eastAsia"/>
            <w:color w:val="222222"/>
            <w:szCs w:val="24"/>
          </w:rPr>
          <w:t>和有效地</w:t>
        </w:r>
      </w:ins>
      <w:r w:rsidR="002D4F99" w:rsidRPr="00DC555B">
        <w:rPr>
          <w:rFonts w:ascii="Arial" w:hAnsi="Arial" w:cs="Arial" w:hint="eastAsia"/>
          <w:color w:val="222222"/>
          <w:szCs w:val="24"/>
        </w:rPr>
        <w:t>探索状态空间方面的吸引力特性</w:t>
      </w:r>
      <w:r w:rsidR="003D6775" w:rsidRPr="00DC555B">
        <w:rPr>
          <w:rFonts w:ascii="Arial" w:hAnsi="Arial" w:cs="Arial" w:hint="eastAsia"/>
          <w:color w:val="222222"/>
          <w:szCs w:val="24"/>
        </w:rPr>
        <w:t>，</w:t>
      </w:r>
      <w:r w:rsidR="003D6775" w:rsidRPr="00DC555B">
        <w:rPr>
          <w:rFonts w:ascii="Arial" w:hAnsi="Arial" w:cs="Arial" w:hint="eastAsia"/>
          <w:color w:val="222222"/>
          <w:szCs w:val="24"/>
        </w:rPr>
        <w:t>HMC</w:t>
      </w:r>
      <w:r w:rsidR="003D6775" w:rsidRPr="00DC555B">
        <w:rPr>
          <w:rFonts w:ascii="Arial" w:hAnsi="Arial" w:cs="Arial" w:hint="eastAsia"/>
          <w:color w:val="222222"/>
          <w:szCs w:val="24"/>
        </w:rPr>
        <w:t>方法最近越来越受</w:t>
      </w:r>
      <w:ins w:id="47" w:author="Miao Cai" w:date="2019-04-19T09:47:00Z">
        <w:r w:rsidR="00F1337D">
          <w:rPr>
            <w:rFonts w:ascii="Arial" w:hAnsi="Arial" w:cs="Arial" w:hint="eastAsia"/>
            <w:color w:val="222222"/>
            <w:szCs w:val="24"/>
          </w:rPr>
          <w:t>到研究者</w:t>
        </w:r>
      </w:ins>
      <w:r w:rsidR="003D6775" w:rsidRPr="00DC555B">
        <w:rPr>
          <w:rFonts w:ascii="Arial" w:hAnsi="Arial" w:cs="Arial" w:hint="eastAsia"/>
          <w:color w:val="222222"/>
          <w:szCs w:val="24"/>
        </w:rPr>
        <w:t>欢迎</w:t>
      </w:r>
      <w:r w:rsidR="00525376" w:rsidRPr="00DC555B">
        <w:rPr>
          <w:rFonts w:ascii="Arial" w:hAnsi="Arial" w:cs="Arial" w:hint="eastAsia"/>
          <w:color w:val="222222"/>
          <w:szCs w:val="24"/>
          <w:vertAlign w:val="superscript"/>
        </w:rPr>
        <w:t>[</w:t>
      </w:r>
      <w:r w:rsidR="00330748">
        <w:rPr>
          <w:rFonts w:ascii="Arial" w:hAnsi="Arial" w:cs="Arial" w:hint="eastAsia"/>
          <w:color w:val="222222"/>
          <w:szCs w:val="24"/>
          <w:vertAlign w:val="superscript"/>
        </w:rPr>
        <w:t>29</w:t>
      </w:r>
      <w:r w:rsidR="00525376" w:rsidRPr="00DC555B">
        <w:rPr>
          <w:rFonts w:ascii="Arial" w:hAnsi="Arial" w:cs="Arial" w:hint="eastAsia"/>
          <w:color w:val="222222"/>
          <w:szCs w:val="24"/>
          <w:vertAlign w:val="superscript"/>
        </w:rPr>
        <w:t>]</w:t>
      </w:r>
      <w:r w:rsidR="003D6775" w:rsidRPr="00DC555B">
        <w:rPr>
          <w:rFonts w:ascii="Arial" w:hAnsi="Arial" w:cs="Arial" w:hint="eastAsia"/>
          <w:color w:val="222222"/>
          <w:szCs w:val="24"/>
        </w:rPr>
        <w:t>。</w:t>
      </w:r>
    </w:p>
    <w:p w14:paraId="6ABBBF99" w14:textId="77777777" w:rsidR="00362F05" w:rsidRPr="00DC555B" w:rsidRDefault="00362F05" w:rsidP="00DC555B">
      <w:pPr>
        <w:shd w:val="clear" w:color="auto" w:fill="FFFFFF"/>
        <w:spacing w:line="360" w:lineRule="auto"/>
        <w:rPr>
          <w:rFonts w:ascii="Arial" w:hAnsi="Arial" w:cs="Arial"/>
          <w:color w:val="222222"/>
          <w:szCs w:val="24"/>
        </w:rPr>
      </w:pPr>
    </w:p>
    <w:p w14:paraId="6ABBBF9A" w14:textId="77777777" w:rsidR="00362F05" w:rsidRPr="00DC555B" w:rsidRDefault="00517A9E" w:rsidP="00DC555B">
      <w:pPr>
        <w:pStyle w:val="Heading2"/>
        <w:ind w:firstLine="420"/>
      </w:pPr>
      <w:bookmarkStart w:id="48" w:name="_Toc5829580"/>
      <w:r w:rsidRPr="00DC555B">
        <w:rPr>
          <w:rFonts w:hint="eastAsia"/>
        </w:rPr>
        <w:t>第四节</w:t>
      </w:r>
      <w:r w:rsidRPr="00DC555B">
        <w:rPr>
          <w:rFonts w:hint="eastAsia"/>
        </w:rPr>
        <w:t xml:space="preserve">  </w:t>
      </w:r>
      <w:r w:rsidR="00E009D4" w:rsidRPr="00DC555B">
        <w:rPr>
          <w:rFonts w:hint="eastAsia"/>
        </w:rPr>
        <w:t>竞争风险</w:t>
      </w:r>
      <w:bookmarkEnd w:id="48"/>
    </w:p>
    <w:p w14:paraId="6ABBBF9B" w14:textId="77777777" w:rsidR="00DC555B" w:rsidRDefault="00DC555B" w:rsidP="00DC555B">
      <w:pPr>
        <w:shd w:val="clear" w:color="auto" w:fill="FFFFFF"/>
        <w:spacing w:line="360" w:lineRule="auto"/>
        <w:ind w:firstLine="420"/>
        <w:rPr>
          <w:rFonts w:ascii="Arial" w:hAnsi="Arial" w:cs="Arial"/>
          <w:color w:val="222222"/>
          <w:szCs w:val="24"/>
        </w:rPr>
      </w:pPr>
    </w:p>
    <w:p w14:paraId="6ABBBF9C" w14:textId="77777777" w:rsidR="00AA57E1" w:rsidRPr="00DC555B" w:rsidRDefault="006D46CF" w:rsidP="00DC555B">
      <w:pPr>
        <w:shd w:val="clear" w:color="auto" w:fill="FFFFFF"/>
        <w:spacing w:line="360" w:lineRule="auto"/>
        <w:ind w:firstLine="420"/>
        <w:rPr>
          <w:rFonts w:ascii="Arial" w:hAnsi="Arial" w:cs="Arial"/>
          <w:color w:val="222222"/>
          <w:szCs w:val="24"/>
        </w:rPr>
      </w:pPr>
      <w:r w:rsidRPr="00DC555B">
        <w:rPr>
          <w:rFonts w:ascii="Arial" w:hAnsi="Arial" w:cs="Arial" w:hint="eastAsia"/>
          <w:color w:val="222222"/>
          <w:szCs w:val="24"/>
        </w:rPr>
        <w:t>竞争风险在产品的可靠性分析中又可以称为竞争失效，</w:t>
      </w:r>
      <w:r w:rsidR="00865175" w:rsidRPr="00DC555B">
        <w:rPr>
          <w:rFonts w:ascii="Arial" w:hAnsi="Arial" w:cs="Arial" w:hint="eastAsia"/>
          <w:color w:val="222222"/>
          <w:szCs w:val="24"/>
        </w:rPr>
        <w:t>就是对一个产品来说，导致它失效的因素有</w:t>
      </w:r>
      <w:r w:rsidR="005304CC" w:rsidRPr="00DC555B">
        <w:rPr>
          <w:rFonts w:ascii="Arial" w:hAnsi="Arial" w:cs="Arial" w:hint="eastAsia"/>
          <w:color w:val="222222"/>
          <w:szCs w:val="24"/>
        </w:rPr>
        <w:t>r</w:t>
      </w:r>
      <w:r w:rsidR="00865175" w:rsidRPr="00DC555B">
        <w:rPr>
          <w:rFonts w:ascii="Arial" w:hAnsi="Arial" w:cs="Arial" w:hint="eastAsia"/>
          <w:color w:val="222222"/>
          <w:szCs w:val="24"/>
        </w:rPr>
        <w:t>（</w:t>
      </w:r>
      <w:r w:rsidR="005304CC" w:rsidRPr="00DC555B">
        <w:rPr>
          <w:rFonts w:ascii="Arial" w:hAnsi="Arial" w:cs="Arial" w:hint="eastAsia"/>
          <w:color w:val="222222"/>
          <w:szCs w:val="24"/>
        </w:rPr>
        <w:t>r</w:t>
      </w:r>
      <w:r w:rsidR="00865175" w:rsidRPr="00DC555B">
        <w:rPr>
          <w:rFonts w:ascii="Arial" w:hAnsi="Arial" w:cs="Arial" w:hint="eastAsia"/>
          <w:color w:val="222222"/>
          <w:szCs w:val="24"/>
        </w:rPr>
        <w:t>&gt;1</w:t>
      </w:r>
      <w:r w:rsidR="00865175" w:rsidRPr="00DC555B">
        <w:rPr>
          <w:rFonts w:ascii="Arial" w:hAnsi="Arial" w:cs="Arial" w:hint="eastAsia"/>
          <w:color w:val="222222"/>
          <w:szCs w:val="24"/>
        </w:rPr>
        <w:t>）个</w:t>
      </w:r>
      <w:r w:rsidR="00865175" w:rsidRPr="00DC555B">
        <w:rPr>
          <w:rFonts w:ascii="Arial" w:hAnsi="Arial" w:cs="Arial" w:hint="eastAsia"/>
          <w:color w:val="222222"/>
          <w:szCs w:val="24"/>
        </w:rPr>
        <w:t>,</w:t>
      </w:r>
      <w:r w:rsidR="00865175" w:rsidRPr="00DC555B">
        <w:rPr>
          <w:rFonts w:ascii="Arial" w:hAnsi="Arial" w:cs="Arial" w:hint="eastAsia"/>
          <w:color w:val="222222"/>
          <w:szCs w:val="24"/>
        </w:rPr>
        <w:t>其中任意一个失效的因素都可以导致产品失效，则可以称产品是有</w:t>
      </w:r>
      <w:r w:rsidR="005304CC" w:rsidRPr="00DC555B">
        <w:rPr>
          <w:rFonts w:ascii="Arial" w:hAnsi="Arial" w:cs="Arial" w:hint="eastAsia"/>
          <w:color w:val="222222"/>
          <w:szCs w:val="24"/>
        </w:rPr>
        <w:t>r</w:t>
      </w:r>
      <w:r w:rsidR="00865175" w:rsidRPr="00DC555B">
        <w:rPr>
          <w:rFonts w:ascii="Arial" w:hAnsi="Arial" w:cs="Arial" w:hint="eastAsia"/>
          <w:color w:val="222222"/>
          <w:szCs w:val="24"/>
        </w:rPr>
        <w:t>个竞争风险的产品。</w:t>
      </w:r>
      <w:r w:rsidR="00AA57E1" w:rsidRPr="00DC555B">
        <w:rPr>
          <w:rFonts w:ascii="Arial" w:hAnsi="Arial" w:cs="Arial" w:hint="eastAsia"/>
          <w:color w:val="222222"/>
          <w:szCs w:val="24"/>
        </w:rPr>
        <w:t>如果用随机变量</w:t>
      </w:r>
      <w:r w:rsidR="00AA57E1" w:rsidRPr="00DC555B">
        <w:rPr>
          <w:rFonts w:ascii="Arial" w:hAnsi="Arial" w:cs="Arial"/>
          <w:color w:val="222222"/>
          <w:position w:val="-12"/>
          <w:szCs w:val="24"/>
        </w:rPr>
        <w:object w:dxaOrig="240" w:dyaOrig="360" w14:anchorId="6ABBC3A2">
          <v:shape id="_x0000_i1184" type="#_x0000_t75" style="width:11.25pt;height:18.75pt" o:ole="">
            <v:imagedata r:id="rId313" o:title=""/>
          </v:shape>
          <o:OLEObject Type="Embed" ProgID="Equation.DSMT4" ShapeID="_x0000_i1184" DrawAspect="Content" ObjectID="_1617179500" r:id="rId314"/>
        </w:object>
      </w:r>
      <w:r w:rsidR="00AA57E1" w:rsidRPr="00DC555B">
        <w:rPr>
          <w:rFonts w:ascii="Arial" w:hAnsi="Arial" w:cs="Arial"/>
          <w:color w:val="222222"/>
          <w:szCs w:val="24"/>
        </w:rPr>
        <w:t>表示产品第</w:t>
      </w:r>
      <w:r w:rsidR="00AA57E1" w:rsidRPr="00DC555B">
        <w:rPr>
          <w:rFonts w:ascii="Arial" w:hAnsi="Arial" w:cs="Arial" w:hint="eastAsia"/>
          <w:color w:val="222222"/>
          <w:szCs w:val="24"/>
        </w:rPr>
        <w:t>r</w:t>
      </w:r>
      <w:r w:rsidR="00AA57E1" w:rsidRPr="00DC555B">
        <w:rPr>
          <w:rFonts w:ascii="Arial" w:hAnsi="Arial" w:cs="Arial" w:hint="eastAsia"/>
          <w:color w:val="222222"/>
          <w:szCs w:val="24"/>
        </w:rPr>
        <w:t>个失效机理的发生时间，那么对于产品的真实寿命</w:t>
      </w:r>
      <w:r w:rsidR="00AA57E1" w:rsidRPr="00DC555B">
        <w:rPr>
          <w:rFonts w:ascii="Arial" w:hAnsi="Arial" w:cs="Arial" w:hint="eastAsia"/>
          <w:color w:val="222222"/>
          <w:szCs w:val="24"/>
        </w:rPr>
        <w:t>T</w:t>
      </w:r>
      <w:r w:rsidR="00AA57E1" w:rsidRPr="00DC555B">
        <w:rPr>
          <w:rFonts w:ascii="Arial" w:hAnsi="Arial" w:cs="Arial" w:hint="eastAsia"/>
          <w:color w:val="222222"/>
          <w:szCs w:val="24"/>
        </w:rPr>
        <w:t>就有：</w:t>
      </w:r>
    </w:p>
    <w:p w14:paraId="6ABBBF9D" w14:textId="77777777" w:rsidR="00AA57E1" w:rsidRPr="00DC555B" w:rsidRDefault="00AA57E1" w:rsidP="00DC555B">
      <w:pPr>
        <w:shd w:val="clear" w:color="auto" w:fill="FFFFFF"/>
        <w:spacing w:line="360" w:lineRule="auto"/>
        <w:ind w:firstLineChars="1300" w:firstLine="3120"/>
        <w:rPr>
          <w:rFonts w:ascii="Arial" w:hAnsi="Arial" w:cs="Arial"/>
          <w:color w:val="222222"/>
          <w:szCs w:val="24"/>
        </w:rPr>
      </w:pPr>
      <w:r w:rsidRPr="00DC555B">
        <w:rPr>
          <w:rFonts w:ascii="Arial" w:hAnsi="Arial" w:cs="Arial"/>
          <w:color w:val="222222"/>
          <w:position w:val="-12"/>
          <w:szCs w:val="24"/>
        </w:rPr>
        <w:object w:dxaOrig="1640" w:dyaOrig="360" w14:anchorId="6ABBC3A3">
          <v:shape id="_x0000_i1185" type="#_x0000_t75" style="width:81.75pt;height:18.75pt" o:ole="">
            <v:imagedata r:id="rId315" o:title=""/>
          </v:shape>
          <o:OLEObject Type="Embed" ProgID="Equation.DSMT4" ShapeID="_x0000_i1185" DrawAspect="Content" ObjectID="_1617179501" r:id="rId316"/>
        </w:object>
      </w:r>
      <w:r w:rsidRPr="00DC555B">
        <w:rPr>
          <w:rFonts w:ascii="Arial" w:hAnsi="Arial" w:cs="Arial"/>
          <w:color w:val="222222"/>
          <w:szCs w:val="24"/>
        </w:rPr>
        <w:t xml:space="preserve"> </w:t>
      </w:r>
    </w:p>
    <w:p w14:paraId="6ABBBF9E" w14:textId="77777777" w:rsidR="00AA57E1" w:rsidRPr="00DC555B" w:rsidRDefault="00AA57E1" w:rsidP="00DC555B">
      <w:pPr>
        <w:shd w:val="clear" w:color="auto" w:fill="FFFFFF"/>
        <w:spacing w:line="360" w:lineRule="auto"/>
        <w:ind w:firstLineChars="200" w:firstLine="480"/>
        <w:rPr>
          <w:rFonts w:ascii="Arial" w:hAnsi="Arial" w:cs="Arial"/>
          <w:color w:val="222222"/>
          <w:szCs w:val="24"/>
        </w:rPr>
      </w:pPr>
      <w:r w:rsidRPr="00DC555B">
        <w:rPr>
          <w:rFonts w:ascii="Arial" w:hAnsi="Arial" w:cs="Arial" w:hint="eastAsia"/>
          <w:color w:val="222222"/>
          <w:szCs w:val="24"/>
        </w:rPr>
        <w:t>在实际的问题中，通常是假设</w:t>
      </w:r>
      <w:r w:rsidR="005304CC" w:rsidRPr="00DC555B">
        <w:rPr>
          <w:rFonts w:ascii="Arial" w:hAnsi="Arial" w:cs="Arial" w:hint="eastAsia"/>
          <w:color w:val="222222"/>
          <w:szCs w:val="24"/>
        </w:rPr>
        <w:t>r</w:t>
      </w:r>
      <w:r w:rsidRPr="00DC555B">
        <w:rPr>
          <w:rFonts w:ascii="Arial" w:hAnsi="Arial" w:cs="Arial" w:hint="eastAsia"/>
          <w:color w:val="222222"/>
          <w:szCs w:val="24"/>
        </w:rPr>
        <w:t>个失效机理是相互独立的，</w:t>
      </w:r>
      <w:r w:rsidR="005304CC" w:rsidRPr="00DC555B">
        <w:rPr>
          <w:rFonts w:ascii="Arial" w:hAnsi="Arial" w:cs="Arial" w:hint="eastAsia"/>
          <w:color w:val="222222"/>
          <w:szCs w:val="24"/>
        </w:rPr>
        <w:t>称为失效机理的统计独立性</w:t>
      </w:r>
      <w:r w:rsidR="00330748">
        <w:rPr>
          <w:rFonts w:ascii="Arial" w:hAnsi="Arial" w:cs="Arial" w:hint="eastAsia"/>
          <w:color w:val="222222"/>
          <w:szCs w:val="24"/>
          <w:vertAlign w:val="superscript"/>
        </w:rPr>
        <w:t>[31</w:t>
      </w:r>
      <w:r w:rsidR="00982F35" w:rsidRPr="00DC555B">
        <w:rPr>
          <w:rFonts w:ascii="Arial" w:hAnsi="Arial" w:cs="Arial" w:hint="eastAsia"/>
          <w:color w:val="222222"/>
          <w:szCs w:val="24"/>
          <w:vertAlign w:val="superscript"/>
        </w:rPr>
        <w:t>]</w:t>
      </w:r>
      <w:r w:rsidR="005304CC" w:rsidRPr="00DC555B">
        <w:rPr>
          <w:rFonts w:ascii="Arial" w:hAnsi="Arial" w:cs="Arial" w:hint="eastAsia"/>
          <w:color w:val="222222"/>
          <w:szCs w:val="24"/>
        </w:rPr>
        <w:t>，当设</w:t>
      </w:r>
      <w:r w:rsidR="005304CC" w:rsidRPr="00DC555B">
        <w:rPr>
          <w:rFonts w:ascii="Arial" w:hAnsi="Arial" w:cs="Arial"/>
          <w:color w:val="222222"/>
          <w:position w:val="-12"/>
          <w:szCs w:val="24"/>
        </w:rPr>
        <w:object w:dxaOrig="240" w:dyaOrig="360" w14:anchorId="6ABBC3A4">
          <v:shape id="_x0000_i1186" type="#_x0000_t75" style="width:11.25pt;height:18.75pt" o:ole="">
            <v:imagedata r:id="rId317" o:title=""/>
          </v:shape>
          <o:OLEObject Type="Embed" ProgID="Equation.DSMT4" ShapeID="_x0000_i1186" DrawAspect="Content" ObjectID="_1617179502" r:id="rId318"/>
        </w:object>
      </w:r>
      <w:r w:rsidR="005304CC" w:rsidRPr="00DC555B">
        <w:rPr>
          <w:rFonts w:ascii="Arial" w:hAnsi="Arial" w:cs="Arial" w:hint="eastAsia"/>
          <w:color w:val="222222"/>
          <w:szCs w:val="24"/>
        </w:rPr>
        <w:t>的概率密度函数为</w:t>
      </w:r>
      <w:r w:rsidR="005304CC" w:rsidRPr="00DC555B">
        <w:rPr>
          <w:rFonts w:ascii="Arial" w:hAnsi="Arial" w:cs="Arial"/>
          <w:color w:val="222222"/>
          <w:position w:val="-12"/>
          <w:szCs w:val="24"/>
        </w:rPr>
        <w:object w:dxaOrig="560" w:dyaOrig="360" w14:anchorId="6ABBC3A5">
          <v:shape id="_x0000_i1187" type="#_x0000_t75" style="width:27.75pt;height:18.75pt" o:ole="">
            <v:imagedata r:id="rId319" o:title=""/>
          </v:shape>
          <o:OLEObject Type="Embed" ProgID="Equation.DSMT4" ShapeID="_x0000_i1187" DrawAspect="Content" ObjectID="_1617179503" r:id="rId320"/>
        </w:object>
      </w:r>
      <w:r w:rsidR="005304CC" w:rsidRPr="00DC555B">
        <w:rPr>
          <w:rFonts w:ascii="Arial" w:hAnsi="Arial" w:cs="Arial"/>
          <w:color w:val="222222"/>
          <w:szCs w:val="24"/>
        </w:rPr>
        <w:t>时，</w:t>
      </w:r>
      <w:r w:rsidR="005304CC" w:rsidRPr="00DC555B">
        <w:rPr>
          <w:rFonts w:ascii="Arial" w:hAnsi="Arial" w:cs="Arial" w:hint="eastAsia"/>
          <w:color w:val="222222"/>
          <w:szCs w:val="24"/>
        </w:rPr>
        <w:t>因此产品的可靠度函数就为：</w:t>
      </w:r>
    </w:p>
    <w:p w14:paraId="6ABBBF9F" w14:textId="77777777" w:rsidR="005304CC" w:rsidRPr="00DC555B" w:rsidRDefault="002E1686" w:rsidP="002E1686">
      <w:pPr>
        <w:pStyle w:val="a"/>
      </w:pPr>
      <w:r>
        <w:rPr>
          <w:rFonts w:hint="eastAsia"/>
        </w:rPr>
        <w:tab/>
      </w:r>
      <w:r w:rsidR="005304CC" w:rsidRPr="00DC555B">
        <w:object w:dxaOrig="3720" w:dyaOrig="960" w14:anchorId="6ABBC3A6">
          <v:shape id="_x0000_i1188" type="#_x0000_t75" style="width:186pt;height:47.25pt" o:ole="">
            <v:imagedata r:id="rId321" o:title=""/>
          </v:shape>
          <o:OLEObject Type="Embed" ProgID="Equation.DSMT4" ShapeID="_x0000_i1188" DrawAspect="Content" ObjectID="_1617179504" r:id="rId322"/>
        </w:object>
      </w:r>
      <w:r>
        <w:rPr>
          <w:rFonts w:hint="eastAsia"/>
        </w:rPr>
        <w:tab/>
      </w:r>
      <w:r w:rsidR="003F11CF" w:rsidRPr="002E1686">
        <w:rPr>
          <w:rFonts w:asciiTheme="minorEastAsia" w:hAnsiTheme="minorEastAsia"/>
        </w:rPr>
        <w:t>（</w:t>
      </w:r>
      <w:r w:rsidRPr="002E1686">
        <w:rPr>
          <w:rFonts w:asciiTheme="minorEastAsia" w:hAnsiTheme="minorEastAsia" w:hint="eastAsia"/>
        </w:rPr>
        <w:t>2-29</w:t>
      </w:r>
      <w:r w:rsidR="003F11CF" w:rsidRPr="002E1686">
        <w:rPr>
          <w:rFonts w:asciiTheme="minorEastAsia" w:hAnsiTheme="minorEastAsia"/>
        </w:rPr>
        <w:t>）</w:t>
      </w:r>
    </w:p>
    <w:p w14:paraId="6ABBBFA0" w14:textId="77777777" w:rsidR="001751C7" w:rsidRPr="00DC555B" w:rsidRDefault="002D0F82" w:rsidP="00DC555B">
      <w:pPr>
        <w:shd w:val="clear" w:color="auto" w:fill="FFFFFF"/>
        <w:spacing w:line="360" w:lineRule="auto"/>
        <w:ind w:firstLineChars="200" w:firstLine="480"/>
        <w:rPr>
          <w:rFonts w:ascii="Arial" w:eastAsia="SimSun" w:hAnsi="Arial" w:cs="Arial"/>
          <w:kern w:val="0"/>
          <w:szCs w:val="24"/>
        </w:rPr>
      </w:pPr>
      <w:r w:rsidRPr="00DC555B">
        <w:rPr>
          <w:rFonts w:ascii="Arial" w:eastAsia="SimSun" w:hAnsi="Arial" w:cs="Arial"/>
          <w:kern w:val="0"/>
          <w:szCs w:val="24"/>
        </w:rPr>
        <w:t>如果产品的竞争风险</w:t>
      </w:r>
      <w:r w:rsidRPr="00DC555B">
        <w:rPr>
          <w:rFonts w:ascii="Arial" w:eastAsia="SimSun" w:hAnsi="Arial" w:cs="Arial" w:hint="eastAsia"/>
          <w:kern w:val="0"/>
          <w:szCs w:val="24"/>
        </w:rPr>
        <w:t>的发生时间都服从指数分布，则</w:t>
      </w:r>
    </w:p>
    <w:p w14:paraId="6ABBBFA1" w14:textId="77777777" w:rsidR="002D0F82" w:rsidRPr="00DC555B" w:rsidRDefault="00325FFE" w:rsidP="00325FFE">
      <w:pPr>
        <w:pStyle w:val="a"/>
      </w:pPr>
      <w:r>
        <w:rPr>
          <w:rFonts w:hint="eastAsia"/>
        </w:rPr>
        <w:tab/>
      </w:r>
      <w:r w:rsidR="002D0F82" w:rsidRPr="00DC555B">
        <w:object w:dxaOrig="1359" w:dyaOrig="380" w14:anchorId="6ABBC3A7">
          <v:shape id="_x0000_i1189" type="#_x0000_t75" style="width:68.25pt;height:18.75pt" o:ole="">
            <v:imagedata r:id="rId323" o:title=""/>
          </v:shape>
          <o:OLEObject Type="Embed" ProgID="Equation.DSMT4" ShapeID="_x0000_i1189" DrawAspect="Content" ObjectID="_1617179505" r:id="rId324"/>
        </w:object>
      </w:r>
      <w:r>
        <w:rPr>
          <w:rFonts w:hint="eastAsia"/>
        </w:rPr>
        <w:tab/>
      </w:r>
      <w:r w:rsidRPr="002E1686">
        <w:rPr>
          <w:rFonts w:asciiTheme="minorEastAsia" w:hAnsiTheme="minorEastAsia"/>
        </w:rPr>
        <w:t>（</w:t>
      </w:r>
      <w:r w:rsidRPr="002E1686">
        <w:rPr>
          <w:rFonts w:asciiTheme="minorEastAsia" w:hAnsiTheme="minorEastAsia" w:hint="eastAsia"/>
        </w:rPr>
        <w:t>2-27</w:t>
      </w:r>
      <w:r w:rsidRPr="002E1686">
        <w:rPr>
          <w:rFonts w:asciiTheme="minorEastAsia" w:hAnsiTheme="minorEastAsia"/>
        </w:rPr>
        <w:t>）</w:t>
      </w:r>
    </w:p>
    <w:p w14:paraId="6ABBBFA2" w14:textId="77777777" w:rsidR="006139AF" w:rsidRPr="00DC555B" w:rsidRDefault="002D0F82" w:rsidP="00DC555B">
      <w:pPr>
        <w:shd w:val="clear" w:color="auto" w:fill="FFFFFF"/>
        <w:spacing w:line="360" w:lineRule="auto"/>
        <w:ind w:firstLineChars="200" w:firstLine="480"/>
        <w:rPr>
          <w:rFonts w:ascii="Arial" w:eastAsia="SimSun" w:hAnsi="Arial" w:cs="Arial"/>
          <w:kern w:val="0"/>
          <w:szCs w:val="24"/>
        </w:rPr>
      </w:pPr>
      <w:r w:rsidRPr="00DC555B">
        <w:rPr>
          <w:rFonts w:ascii="Arial" w:eastAsia="SimSun" w:hAnsi="Arial" w:cs="Arial" w:hint="eastAsia"/>
          <w:kern w:val="0"/>
          <w:szCs w:val="24"/>
        </w:rPr>
        <w:t>其中</w:t>
      </w:r>
      <w:r w:rsidRPr="00DC555B">
        <w:rPr>
          <w:rFonts w:ascii="Arial" w:eastAsia="SimSun" w:hAnsi="Arial" w:cs="Arial"/>
          <w:kern w:val="0"/>
          <w:position w:val="-12"/>
          <w:szCs w:val="24"/>
        </w:rPr>
        <w:object w:dxaOrig="279" w:dyaOrig="360" w14:anchorId="6ABBC3A8">
          <v:shape id="_x0000_i1190" type="#_x0000_t75" style="width:14.25pt;height:18.75pt" o:ole="">
            <v:imagedata r:id="rId325" o:title=""/>
          </v:shape>
          <o:OLEObject Type="Embed" ProgID="Equation.DSMT4" ShapeID="_x0000_i1190" DrawAspect="Content" ObjectID="_1617179506" r:id="rId326"/>
        </w:object>
      </w:r>
      <w:r w:rsidRPr="00DC555B">
        <w:rPr>
          <w:rFonts w:ascii="Arial" w:eastAsia="SimSun" w:hAnsi="Arial" w:cs="Arial"/>
          <w:kern w:val="0"/>
          <w:szCs w:val="24"/>
        </w:rPr>
        <w:t>仍然服从</w:t>
      </w:r>
      <w:r w:rsidRPr="00DC555B">
        <w:rPr>
          <w:rFonts w:ascii="Arial" w:eastAsia="SimSun" w:hAnsi="Arial" w:cs="Arial" w:hint="eastAsia"/>
          <w:kern w:val="0"/>
          <w:szCs w:val="24"/>
        </w:rPr>
        <w:t>2.1</w:t>
      </w:r>
      <w:r w:rsidRPr="00DC555B">
        <w:rPr>
          <w:rFonts w:ascii="Arial" w:eastAsia="SimSun" w:hAnsi="Arial" w:cs="Arial" w:hint="eastAsia"/>
          <w:kern w:val="0"/>
          <w:szCs w:val="24"/>
        </w:rPr>
        <w:t>节中的加速模型</w:t>
      </w:r>
      <w:r w:rsidR="00E009D4" w:rsidRPr="00DC555B">
        <w:rPr>
          <w:rFonts w:ascii="Arial" w:eastAsia="SimSun" w:hAnsi="Arial" w:cs="Arial" w:hint="eastAsia"/>
          <w:kern w:val="0"/>
          <w:szCs w:val="24"/>
        </w:rPr>
        <w:t>，即</w:t>
      </w:r>
      <w:r w:rsidR="00E009D4" w:rsidRPr="00DC555B">
        <w:rPr>
          <w:rFonts w:ascii="Arial" w:eastAsia="SimSun" w:hAnsi="Arial" w:cs="Arial"/>
          <w:kern w:val="0"/>
          <w:position w:val="-6"/>
          <w:szCs w:val="24"/>
        </w:rPr>
        <w:object w:dxaOrig="200" w:dyaOrig="279" w14:anchorId="6ABBC3A9">
          <v:shape id="_x0000_i1191" type="#_x0000_t75" style="width:9.75pt;height:14.25pt" o:ole="">
            <v:imagedata r:id="rId327" o:title=""/>
          </v:shape>
          <o:OLEObject Type="Embed" ProgID="Equation.DSMT4" ShapeID="_x0000_i1191" DrawAspect="Content" ObjectID="_1617179507" r:id="rId328"/>
        </w:object>
      </w:r>
      <w:r w:rsidR="00E009D4" w:rsidRPr="00DC555B">
        <w:rPr>
          <w:rFonts w:ascii="Arial" w:eastAsia="SimSun" w:hAnsi="Arial" w:cs="Arial"/>
          <w:kern w:val="0"/>
          <w:szCs w:val="24"/>
        </w:rPr>
        <w:t>不仅与</w:t>
      </w:r>
      <w:r w:rsidR="00E009D4" w:rsidRPr="00DC555B">
        <w:rPr>
          <w:rFonts w:ascii="Arial" w:eastAsia="SimSun" w:hAnsi="Arial" w:cs="Arial"/>
          <w:kern w:val="0"/>
          <w:position w:val="-4"/>
          <w:szCs w:val="24"/>
        </w:rPr>
        <w:object w:dxaOrig="180" w:dyaOrig="200" w14:anchorId="6ABBC3AA">
          <v:shape id="_x0000_i1192" type="#_x0000_t75" style="width:9pt;height:9.75pt" o:ole="">
            <v:imagedata r:id="rId329" o:title=""/>
          </v:shape>
          <o:OLEObject Type="Embed" ProgID="Equation.DSMT4" ShapeID="_x0000_i1192" DrawAspect="Content" ObjectID="_1617179508" r:id="rId330"/>
        </w:object>
      </w:r>
      <w:r w:rsidR="00E009D4" w:rsidRPr="00DC555B">
        <w:rPr>
          <w:rFonts w:ascii="Arial" w:eastAsia="SimSun" w:hAnsi="Arial" w:cs="Arial" w:hint="eastAsia"/>
          <w:kern w:val="0"/>
          <w:szCs w:val="24"/>
        </w:rPr>
        <w:t>有关同时还与加速应力水平有关。</w:t>
      </w:r>
    </w:p>
    <w:p w14:paraId="6ABBBFA3" w14:textId="77777777" w:rsidR="00871516" w:rsidRPr="00DC555B" w:rsidRDefault="00871516" w:rsidP="00DC555B">
      <w:pPr>
        <w:spacing w:line="360" w:lineRule="auto"/>
        <w:rPr>
          <w:szCs w:val="24"/>
        </w:rPr>
      </w:pPr>
      <w:r w:rsidRPr="00DC555B">
        <w:rPr>
          <w:szCs w:val="24"/>
        </w:rPr>
        <w:br w:type="page"/>
      </w:r>
    </w:p>
    <w:p w14:paraId="6ABBBFA4" w14:textId="77777777" w:rsidR="00E009D4" w:rsidRPr="00DC555B" w:rsidRDefault="006139AF" w:rsidP="00DC555B">
      <w:pPr>
        <w:pStyle w:val="Heading1"/>
      </w:pPr>
      <w:bookmarkStart w:id="49" w:name="_Toc5829581"/>
      <w:r w:rsidRPr="00DC555B">
        <w:t>第三章</w:t>
      </w:r>
      <w:r w:rsidRPr="00DC555B">
        <w:rPr>
          <w:rFonts w:hint="eastAsia"/>
        </w:rPr>
        <w:t xml:space="preserve">  </w:t>
      </w:r>
      <w:r w:rsidRPr="00DC555B">
        <w:rPr>
          <w:rFonts w:hint="eastAsia"/>
        </w:rPr>
        <w:t>一次性产品竞争风险下的</w:t>
      </w:r>
      <w:r w:rsidR="00F256AB" w:rsidRPr="00DC555B">
        <w:rPr>
          <w:rFonts w:hint="eastAsia"/>
        </w:rPr>
        <w:t>统计分析——基于</w:t>
      </w:r>
      <w:r w:rsidRPr="00DC555B">
        <w:rPr>
          <w:rFonts w:hint="eastAsia"/>
        </w:rPr>
        <w:t>EM</w:t>
      </w:r>
      <w:r w:rsidRPr="00DC555B">
        <w:rPr>
          <w:rFonts w:hint="eastAsia"/>
        </w:rPr>
        <w:t>算法</w:t>
      </w:r>
      <w:bookmarkEnd w:id="49"/>
    </w:p>
    <w:p w14:paraId="6ABBBFA5" w14:textId="77777777" w:rsidR="006139AF" w:rsidRPr="00DC555B" w:rsidRDefault="00DC555B" w:rsidP="00DC555B">
      <w:pPr>
        <w:pStyle w:val="Heading2"/>
        <w:ind w:firstLine="420"/>
      </w:pPr>
      <w:bookmarkStart w:id="50" w:name="_Toc5829582"/>
      <w:r>
        <w:rPr>
          <w:rFonts w:hint="eastAsia"/>
        </w:rPr>
        <w:t>第一节</w:t>
      </w:r>
      <w:r>
        <w:rPr>
          <w:rFonts w:hint="eastAsia"/>
        </w:rPr>
        <w:t xml:space="preserve">  </w:t>
      </w:r>
      <w:r w:rsidR="006139AF" w:rsidRPr="00DC555B">
        <w:rPr>
          <w:rFonts w:hint="eastAsia"/>
        </w:rPr>
        <w:t>模型阐述与基本假定</w:t>
      </w:r>
      <w:bookmarkEnd w:id="50"/>
    </w:p>
    <w:p w14:paraId="6ABBBFA6" w14:textId="77777777" w:rsidR="00DC555B" w:rsidRPr="00DC555B" w:rsidRDefault="00DC555B" w:rsidP="00DC555B">
      <w:pPr>
        <w:spacing w:line="360" w:lineRule="auto"/>
        <w:ind w:left="420"/>
        <w:rPr>
          <w:rFonts w:ascii="Arial" w:eastAsia="SimSun" w:hAnsi="Arial" w:cs="Arial"/>
          <w:kern w:val="0"/>
          <w:szCs w:val="24"/>
        </w:rPr>
      </w:pPr>
    </w:p>
    <w:p w14:paraId="6ABBBFA7" w14:textId="77777777" w:rsidR="001139CD" w:rsidRPr="00DC555B" w:rsidRDefault="00635E14" w:rsidP="00DC555B">
      <w:pPr>
        <w:spacing w:line="360" w:lineRule="auto"/>
        <w:ind w:left="420"/>
        <w:rPr>
          <w:szCs w:val="24"/>
        </w:rPr>
      </w:pPr>
      <w:r w:rsidRPr="00DC555B">
        <w:rPr>
          <w:rFonts w:ascii="Arial" w:eastAsia="SimSun" w:hAnsi="Arial" w:cs="Arial" w:hint="eastAsia"/>
          <w:kern w:val="0"/>
          <w:szCs w:val="24"/>
        </w:rPr>
        <w:t>一、</w:t>
      </w:r>
      <w:r w:rsidR="001139CD" w:rsidRPr="00DC555B">
        <w:rPr>
          <w:rFonts w:ascii="Arial" w:eastAsia="SimSun" w:hAnsi="Arial" w:cs="Arial" w:hint="eastAsia"/>
          <w:kern w:val="0"/>
          <w:szCs w:val="24"/>
        </w:rPr>
        <w:t>符号说明：</w:t>
      </w:r>
    </w:p>
    <w:p w14:paraId="6ABBBFA8" w14:textId="77777777" w:rsidR="001139CD" w:rsidRPr="00DC555B" w:rsidRDefault="001139CD" w:rsidP="00DC555B">
      <w:pPr>
        <w:pStyle w:val="MTDisplayEquation"/>
        <w:numPr>
          <w:ilvl w:val="0"/>
          <w:numId w:val="20"/>
        </w:numPr>
        <w:shd w:val="clear" w:color="auto" w:fill="FFFFFF"/>
        <w:snapToGrid w:val="0"/>
        <w:spacing w:line="360" w:lineRule="auto"/>
        <w:rPr>
          <w:rFonts w:ascii="Arial" w:eastAsia="SimSun" w:hAnsi="Arial" w:cs="Arial"/>
          <w:kern w:val="0"/>
          <w:szCs w:val="24"/>
        </w:rPr>
      </w:pPr>
      <w:r w:rsidRPr="00DC555B">
        <w:rPr>
          <w:position w:val="-12"/>
          <w:szCs w:val="24"/>
        </w:rPr>
        <w:object w:dxaOrig="340" w:dyaOrig="320" w14:anchorId="6ABBC3AB">
          <v:shape id="_x0000_i1193" type="#_x0000_t75" style="width:16.5pt;height:15.75pt" o:ole="">
            <v:imagedata r:id="rId331" o:title=""/>
          </v:shape>
          <o:OLEObject Type="Embed" ProgID="Equation.DSMT4" ShapeID="_x0000_i1193" DrawAspect="Content" ObjectID="_1617179509" r:id="rId332"/>
        </w:object>
      </w:r>
      <w:r w:rsidRPr="00DC555B">
        <w:rPr>
          <w:rFonts w:ascii="Arial" w:eastAsia="SimSun" w:hAnsi="Arial" w:cs="Arial" w:hint="eastAsia"/>
          <w:kern w:val="0"/>
          <w:szCs w:val="24"/>
        </w:rPr>
        <w:t>(i=1,</w:t>
      </w:r>
      <w:r w:rsidRPr="00DC555B">
        <w:rPr>
          <w:rFonts w:ascii="Arial" w:eastAsia="SimSun" w:hAnsi="Arial" w:cs="Arial" w:hint="eastAsia"/>
          <w:kern w:val="0"/>
          <w:szCs w:val="24"/>
        </w:rPr>
        <w:t>……</w:t>
      </w:r>
      <w:r w:rsidRPr="00DC555B">
        <w:rPr>
          <w:position w:val="-14"/>
          <w:szCs w:val="24"/>
        </w:rPr>
        <w:object w:dxaOrig="320" w:dyaOrig="380" w14:anchorId="6ABBC3AC">
          <v:shape id="_x0000_i1194" type="#_x0000_t75" style="width:15.75pt;height:18.75pt" o:ole="">
            <v:imagedata r:id="rId333" o:title=""/>
          </v:shape>
          <o:OLEObject Type="Embed" ProgID="Equation.DSMT4" ShapeID="_x0000_i1194" DrawAspect="Content" ObjectID="_1617179510" r:id="rId334"/>
        </w:object>
      </w:r>
      <w:r w:rsidRPr="00DC555B">
        <w:rPr>
          <w:rFonts w:ascii="Arial" w:eastAsia="SimSun" w:hAnsi="Arial" w:cs="Arial"/>
          <w:kern w:val="0"/>
          <w:szCs w:val="24"/>
        </w:rPr>
        <w:t>，</w:t>
      </w:r>
      <w:r w:rsidRPr="00DC555B">
        <w:rPr>
          <w:rFonts w:ascii="Arial" w:eastAsia="SimSun" w:hAnsi="Arial" w:cs="Arial" w:hint="eastAsia"/>
          <w:kern w:val="0"/>
          <w:szCs w:val="24"/>
        </w:rPr>
        <w:t>j=1,2)</w:t>
      </w:r>
      <w:r w:rsidRPr="00DC555B">
        <w:rPr>
          <w:rFonts w:ascii="Arial" w:eastAsia="SimSun" w:hAnsi="Arial" w:cs="Arial" w:hint="eastAsia"/>
          <w:kern w:val="0"/>
          <w:szCs w:val="24"/>
        </w:rPr>
        <w:t>表示产品的检测时间。</w:t>
      </w:r>
    </w:p>
    <w:p w14:paraId="6ABBBFA9" w14:textId="77777777" w:rsidR="001139CD" w:rsidRPr="00DC555B" w:rsidRDefault="001139CD" w:rsidP="00DC555B">
      <w:pPr>
        <w:numPr>
          <w:ilvl w:val="0"/>
          <w:numId w:val="19"/>
        </w:numPr>
        <w:shd w:val="clear" w:color="auto" w:fill="FFFFFF"/>
        <w:snapToGrid w:val="0"/>
        <w:spacing w:line="360" w:lineRule="auto"/>
        <w:ind w:left="777" w:hanging="357"/>
        <w:rPr>
          <w:rFonts w:ascii="Arial" w:eastAsia="SimSun" w:hAnsi="Arial" w:cs="Arial"/>
          <w:kern w:val="0"/>
          <w:szCs w:val="24"/>
        </w:rPr>
      </w:pPr>
      <w:r w:rsidRPr="00DC555B">
        <w:rPr>
          <w:rFonts w:ascii="Arial" w:eastAsia="SimSun" w:hAnsi="Arial" w:cs="Arial"/>
          <w:kern w:val="0"/>
          <w:position w:val="-14"/>
          <w:szCs w:val="24"/>
        </w:rPr>
        <w:object w:dxaOrig="260" w:dyaOrig="380" w14:anchorId="6ABBC3AD">
          <v:shape id="_x0000_i1195" type="#_x0000_t75" style="width:13.5pt;height:18.75pt" o:ole="">
            <v:imagedata r:id="rId335" o:title=""/>
          </v:shape>
          <o:OLEObject Type="Embed" ProgID="Equation.DSMT4" ShapeID="_x0000_i1195" DrawAspect="Content" ObjectID="_1617179511" r:id="rId336"/>
        </w:object>
      </w:r>
      <w:r w:rsidRPr="00DC555B">
        <w:rPr>
          <w:rFonts w:ascii="Arial" w:eastAsia="SimSun" w:hAnsi="Arial" w:cs="Arial"/>
          <w:kern w:val="0"/>
          <w:szCs w:val="24"/>
        </w:rPr>
        <w:t>是</w:t>
      </w:r>
      <w:r w:rsidRPr="00DC555B">
        <w:rPr>
          <w:rFonts w:ascii="Arial" w:eastAsia="SimSun" w:hAnsi="Arial" w:cs="Arial"/>
          <w:kern w:val="0"/>
          <w:position w:val="-12"/>
          <w:szCs w:val="24"/>
        </w:rPr>
        <w:object w:dxaOrig="340" w:dyaOrig="320" w14:anchorId="6ABBC3AE">
          <v:shape id="_x0000_i1196" type="#_x0000_t75" style="width:16.5pt;height:15.75pt" o:ole="">
            <v:imagedata r:id="rId337" o:title=""/>
          </v:shape>
          <o:OLEObject Type="Embed" ProgID="Equation.DSMT4" ShapeID="_x0000_i1196" DrawAspect="Content" ObjectID="_1617179512" r:id="rId338"/>
        </w:object>
      </w:r>
      <w:r w:rsidRPr="00DC555B">
        <w:rPr>
          <w:rFonts w:ascii="Arial" w:eastAsia="SimSun" w:hAnsi="Arial" w:cs="Arial"/>
          <w:kern w:val="0"/>
          <w:szCs w:val="24"/>
        </w:rPr>
        <w:t>的值。</w:t>
      </w:r>
    </w:p>
    <w:p w14:paraId="6ABBBFAA" w14:textId="77777777" w:rsidR="001139CD" w:rsidRPr="00DC555B" w:rsidRDefault="001139CD" w:rsidP="00DC555B">
      <w:pPr>
        <w:numPr>
          <w:ilvl w:val="0"/>
          <w:numId w:val="19"/>
        </w:numPr>
        <w:shd w:val="clear" w:color="auto" w:fill="FFFFFF"/>
        <w:spacing w:line="360" w:lineRule="auto"/>
        <w:rPr>
          <w:rFonts w:ascii="Arial" w:eastAsia="SimSun" w:hAnsi="Arial" w:cs="Arial"/>
          <w:kern w:val="0"/>
          <w:szCs w:val="24"/>
        </w:rPr>
      </w:pPr>
      <w:r w:rsidRPr="00DC555B">
        <w:rPr>
          <w:rFonts w:ascii="Arial" w:eastAsia="SimSun" w:hAnsi="Arial" w:cs="Arial"/>
          <w:kern w:val="0"/>
          <w:position w:val="-14"/>
          <w:szCs w:val="24"/>
        </w:rPr>
        <w:object w:dxaOrig="300" w:dyaOrig="380" w14:anchorId="6ABBC3AF">
          <v:shape id="_x0000_i1197" type="#_x0000_t75" style="width:15pt;height:18.75pt" o:ole="">
            <v:imagedata r:id="rId339" o:title=""/>
          </v:shape>
          <o:OLEObject Type="Embed" ProgID="Equation.DSMT4" ShapeID="_x0000_i1197" DrawAspect="Content" ObjectID="_1617179513" r:id="rId340"/>
        </w:object>
      </w:r>
      <w:r w:rsidRPr="00DC555B">
        <w:rPr>
          <w:rFonts w:ascii="Arial" w:eastAsia="SimSun" w:hAnsi="Arial" w:cs="Arial" w:hint="eastAsia"/>
          <w:kern w:val="0"/>
          <w:szCs w:val="24"/>
        </w:rPr>
        <w:t>( j=1,2)</w:t>
      </w:r>
      <w:r w:rsidRPr="00DC555B">
        <w:rPr>
          <w:rFonts w:ascii="Arial" w:eastAsia="SimSun" w:hAnsi="Arial" w:cs="Arial" w:hint="eastAsia"/>
          <w:kern w:val="0"/>
          <w:szCs w:val="24"/>
        </w:rPr>
        <w:t>表示压力水平，在此文中用温度这一压力。</w:t>
      </w:r>
    </w:p>
    <w:p w14:paraId="6ABBBFAB" w14:textId="77777777" w:rsidR="001139CD" w:rsidRPr="00DC555B" w:rsidRDefault="001139CD" w:rsidP="00DC555B">
      <w:pPr>
        <w:numPr>
          <w:ilvl w:val="0"/>
          <w:numId w:val="19"/>
        </w:numPr>
        <w:shd w:val="clear" w:color="auto" w:fill="FFFFFF"/>
        <w:spacing w:line="360" w:lineRule="auto"/>
        <w:rPr>
          <w:rFonts w:ascii="Arial" w:eastAsia="SimSun" w:hAnsi="Arial" w:cs="Arial"/>
          <w:kern w:val="0"/>
          <w:szCs w:val="24"/>
        </w:rPr>
      </w:pPr>
      <w:r w:rsidRPr="00DC555B">
        <w:rPr>
          <w:rFonts w:ascii="Arial" w:eastAsia="SimSun" w:hAnsi="Arial" w:cs="Arial"/>
          <w:kern w:val="0"/>
          <w:position w:val="-12"/>
          <w:szCs w:val="24"/>
        </w:rPr>
        <w:object w:dxaOrig="320" w:dyaOrig="320" w14:anchorId="6ABBC3B0">
          <v:shape id="_x0000_i1198" type="#_x0000_t75" style="width:15.75pt;height:15.75pt" o:ole="">
            <v:imagedata r:id="rId341" o:title=""/>
          </v:shape>
          <o:OLEObject Type="Embed" ProgID="Equation.DSMT4" ShapeID="_x0000_i1198" DrawAspect="Content" ObjectID="_1617179514" r:id="rId342"/>
        </w:object>
      </w:r>
      <w:r w:rsidRPr="00DC555B">
        <w:rPr>
          <w:rFonts w:ascii="Arial" w:eastAsia="SimSun" w:hAnsi="Arial" w:cs="Arial"/>
          <w:kern w:val="0"/>
          <w:szCs w:val="24"/>
        </w:rPr>
        <w:t>表示在检测时间</w:t>
      </w:r>
      <w:r w:rsidRPr="00DC555B">
        <w:rPr>
          <w:rFonts w:ascii="Arial" w:eastAsia="SimSun" w:hAnsi="Arial" w:cs="Arial"/>
          <w:kern w:val="0"/>
          <w:position w:val="-12"/>
          <w:szCs w:val="24"/>
        </w:rPr>
        <w:object w:dxaOrig="320" w:dyaOrig="320" w14:anchorId="6ABBC3B1">
          <v:shape id="_x0000_i1199" type="#_x0000_t75" style="width:15.75pt;height:15.75pt" o:ole="">
            <v:imagedata r:id="rId343" o:title=""/>
          </v:shape>
          <o:OLEObject Type="Embed" ProgID="Equation.DSMT4" ShapeID="_x0000_i1199" DrawAspect="Content" ObjectID="_1617179515" r:id="rId344"/>
        </w:object>
      </w:r>
      <w:r w:rsidRPr="00DC555B">
        <w:rPr>
          <w:rFonts w:ascii="Arial" w:eastAsia="SimSun" w:hAnsi="Arial" w:cs="Arial"/>
          <w:kern w:val="0"/>
          <w:szCs w:val="24"/>
        </w:rPr>
        <w:t>和温度</w:t>
      </w:r>
      <w:r w:rsidRPr="00DC555B">
        <w:rPr>
          <w:rFonts w:ascii="Arial" w:eastAsia="SimSun" w:hAnsi="Arial" w:cs="Arial"/>
          <w:kern w:val="0"/>
          <w:position w:val="-12"/>
          <w:szCs w:val="24"/>
        </w:rPr>
        <w:object w:dxaOrig="320" w:dyaOrig="320" w14:anchorId="6ABBC3B2">
          <v:shape id="_x0000_i1200" type="#_x0000_t75" style="width:15.75pt;height:15.75pt" o:ole="">
            <v:imagedata r:id="rId345" o:title=""/>
          </v:shape>
          <o:OLEObject Type="Embed" ProgID="Equation.DSMT4" ShapeID="_x0000_i1200" DrawAspect="Content" ObjectID="_1617179516" r:id="rId346"/>
        </w:object>
      </w:r>
      <w:r w:rsidRPr="00DC555B">
        <w:rPr>
          <w:rFonts w:ascii="Arial" w:eastAsia="SimSun" w:hAnsi="Arial" w:cs="Arial"/>
          <w:kern w:val="0"/>
          <w:szCs w:val="24"/>
        </w:rPr>
        <w:t>下取出的检测产品的个数。</w:t>
      </w:r>
    </w:p>
    <w:p w14:paraId="6ABBBFAC" w14:textId="77777777" w:rsidR="001139CD" w:rsidRPr="00DC555B" w:rsidRDefault="00DF2F33" w:rsidP="00DC555B">
      <w:pPr>
        <w:numPr>
          <w:ilvl w:val="0"/>
          <w:numId w:val="19"/>
        </w:numPr>
        <w:shd w:val="clear" w:color="auto" w:fill="FFFFFF"/>
        <w:spacing w:line="360" w:lineRule="auto"/>
        <w:rPr>
          <w:rFonts w:ascii="Arial" w:eastAsia="SimSun" w:hAnsi="Arial" w:cs="Arial"/>
          <w:kern w:val="0"/>
          <w:szCs w:val="24"/>
        </w:rPr>
      </w:pPr>
      <w:r w:rsidRPr="00DC555B">
        <w:rPr>
          <w:rFonts w:ascii="Arial" w:eastAsia="SimSun" w:hAnsi="Arial" w:cs="Arial"/>
          <w:kern w:val="0"/>
          <w:position w:val="-12"/>
          <w:szCs w:val="24"/>
        </w:rPr>
        <w:object w:dxaOrig="340" w:dyaOrig="320" w14:anchorId="6ABBC3B3">
          <v:shape id="_x0000_i1201" type="#_x0000_t75" style="width:16.5pt;height:15.75pt" o:ole="">
            <v:imagedata r:id="rId347" o:title=""/>
          </v:shape>
          <o:OLEObject Type="Embed" ProgID="Equation.DSMT4" ShapeID="_x0000_i1201" DrawAspect="Content" ObjectID="_1617179517" r:id="rId348"/>
        </w:object>
      </w:r>
      <w:r w:rsidR="001139CD" w:rsidRPr="00DC555B">
        <w:rPr>
          <w:rFonts w:ascii="Arial" w:eastAsia="SimSun" w:hAnsi="Arial" w:cs="Arial"/>
          <w:kern w:val="0"/>
          <w:szCs w:val="24"/>
        </w:rPr>
        <w:t>表示在检测时间</w:t>
      </w:r>
      <w:r w:rsidR="001139CD" w:rsidRPr="00DC555B">
        <w:rPr>
          <w:rFonts w:ascii="Arial" w:eastAsia="SimSun" w:hAnsi="Arial" w:cs="Arial"/>
          <w:kern w:val="0"/>
          <w:position w:val="-12"/>
          <w:szCs w:val="24"/>
        </w:rPr>
        <w:object w:dxaOrig="340" w:dyaOrig="320" w14:anchorId="6ABBC3B4">
          <v:shape id="_x0000_i1202" type="#_x0000_t75" style="width:16.5pt;height:15.75pt" o:ole="">
            <v:imagedata r:id="rId349" o:title=""/>
          </v:shape>
          <o:OLEObject Type="Embed" ProgID="Equation.DSMT4" ShapeID="_x0000_i1202" DrawAspect="Content" ObjectID="_1617179518" r:id="rId350"/>
        </w:object>
      </w:r>
      <w:r w:rsidR="001139CD" w:rsidRPr="00DC555B">
        <w:rPr>
          <w:rFonts w:ascii="Arial" w:eastAsia="SimSun" w:hAnsi="Arial" w:cs="Arial"/>
          <w:kern w:val="0"/>
          <w:szCs w:val="24"/>
        </w:rPr>
        <w:t>和温度</w:t>
      </w:r>
      <w:r w:rsidR="001139CD" w:rsidRPr="00DC555B">
        <w:rPr>
          <w:rFonts w:ascii="Arial" w:eastAsia="SimSun" w:hAnsi="Arial" w:cs="Arial"/>
          <w:kern w:val="0"/>
          <w:position w:val="-12"/>
          <w:szCs w:val="24"/>
        </w:rPr>
        <w:object w:dxaOrig="320" w:dyaOrig="320" w14:anchorId="6ABBC3B5">
          <v:shape id="_x0000_i1203" type="#_x0000_t75" style="width:15.75pt;height:15.75pt" o:ole="">
            <v:imagedata r:id="rId351" o:title=""/>
          </v:shape>
          <o:OLEObject Type="Embed" ProgID="Equation.DSMT4" ShapeID="_x0000_i1203" DrawAspect="Content" ObjectID="_1617179519" r:id="rId352"/>
        </w:object>
      </w:r>
      <w:r w:rsidR="001139CD" w:rsidRPr="00DC555B">
        <w:rPr>
          <w:rFonts w:ascii="Arial" w:eastAsia="SimSun" w:hAnsi="Arial" w:cs="Arial"/>
          <w:kern w:val="0"/>
          <w:szCs w:val="24"/>
        </w:rPr>
        <w:t>下产品由于第</w:t>
      </w:r>
      <w:r w:rsidR="001139CD" w:rsidRPr="00DC555B">
        <w:rPr>
          <w:rFonts w:ascii="Arial" w:eastAsia="SimSun" w:hAnsi="Arial" w:cs="Arial" w:hint="eastAsia"/>
          <w:kern w:val="0"/>
          <w:szCs w:val="24"/>
        </w:rPr>
        <w:t>r</w:t>
      </w:r>
      <w:r w:rsidR="001139CD" w:rsidRPr="00DC555B">
        <w:rPr>
          <w:rFonts w:ascii="Arial" w:eastAsia="SimSun" w:hAnsi="Arial" w:cs="Arial" w:hint="eastAsia"/>
          <w:kern w:val="0"/>
          <w:szCs w:val="24"/>
        </w:rPr>
        <w:t>个原因坏掉的个数。</w:t>
      </w:r>
    </w:p>
    <w:p w14:paraId="6ABBBFAD" w14:textId="77777777" w:rsidR="001139CD" w:rsidRPr="00DC555B" w:rsidRDefault="00DF2F33" w:rsidP="00DC555B">
      <w:pPr>
        <w:numPr>
          <w:ilvl w:val="0"/>
          <w:numId w:val="19"/>
        </w:numPr>
        <w:shd w:val="clear" w:color="auto" w:fill="FFFFFF"/>
        <w:spacing w:line="360" w:lineRule="auto"/>
        <w:rPr>
          <w:rFonts w:ascii="Arial" w:eastAsia="SimSun" w:hAnsi="Arial" w:cs="Arial"/>
          <w:kern w:val="0"/>
          <w:szCs w:val="24"/>
        </w:rPr>
      </w:pPr>
      <w:r w:rsidRPr="00DC555B">
        <w:rPr>
          <w:rFonts w:ascii="Arial" w:eastAsia="SimSun" w:hAnsi="Arial" w:cs="Arial"/>
          <w:kern w:val="0"/>
          <w:position w:val="-18"/>
          <w:szCs w:val="24"/>
        </w:rPr>
        <w:object w:dxaOrig="360" w:dyaOrig="440" w14:anchorId="6ABBC3B6">
          <v:shape id="_x0000_i1204" type="#_x0000_t75" style="width:17.25pt;height:21.75pt" o:ole="">
            <v:imagedata r:id="rId353" o:title=""/>
          </v:shape>
          <o:OLEObject Type="Embed" ProgID="Equation.DSMT4" ShapeID="_x0000_i1204" DrawAspect="Content" ObjectID="_1617179520" r:id="rId354"/>
        </w:object>
      </w:r>
      <w:r w:rsidR="001139CD" w:rsidRPr="00DC555B">
        <w:rPr>
          <w:rFonts w:ascii="Arial" w:eastAsia="SimSun" w:hAnsi="Arial" w:cs="Arial"/>
          <w:kern w:val="0"/>
          <w:szCs w:val="24"/>
        </w:rPr>
        <w:t>表示在检测时间</w:t>
      </w:r>
      <w:r w:rsidR="001139CD" w:rsidRPr="00DC555B">
        <w:rPr>
          <w:rFonts w:ascii="Arial" w:eastAsia="SimSun" w:hAnsi="Arial" w:cs="Arial"/>
          <w:kern w:val="0"/>
          <w:position w:val="-12"/>
          <w:szCs w:val="24"/>
        </w:rPr>
        <w:object w:dxaOrig="340" w:dyaOrig="320" w14:anchorId="6ABBC3B7">
          <v:shape id="_x0000_i1205" type="#_x0000_t75" style="width:16.5pt;height:15.75pt" o:ole="">
            <v:imagedata r:id="rId355" o:title=""/>
          </v:shape>
          <o:OLEObject Type="Embed" ProgID="Equation.DSMT4" ShapeID="_x0000_i1205" DrawAspect="Content" ObjectID="_1617179521" r:id="rId356"/>
        </w:object>
      </w:r>
      <w:r w:rsidR="001139CD" w:rsidRPr="00DC555B">
        <w:rPr>
          <w:rFonts w:ascii="Arial" w:eastAsia="SimSun" w:hAnsi="Arial" w:cs="Arial"/>
          <w:kern w:val="0"/>
          <w:szCs w:val="24"/>
        </w:rPr>
        <w:t>和温度</w:t>
      </w:r>
      <w:r w:rsidR="001139CD" w:rsidRPr="00DC555B">
        <w:rPr>
          <w:rFonts w:ascii="Arial" w:eastAsia="SimSun" w:hAnsi="Arial" w:cs="Arial"/>
          <w:kern w:val="0"/>
          <w:position w:val="-12"/>
          <w:szCs w:val="24"/>
        </w:rPr>
        <w:object w:dxaOrig="320" w:dyaOrig="320" w14:anchorId="6ABBC3B8">
          <v:shape id="_x0000_i1206" type="#_x0000_t75" style="width:15.75pt;height:15.75pt" o:ole="">
            <v:imagedata r:id="rId357" o:title=""/>
          </v:shape>
          <o:OLEObject Type="Embed" ProgID="Equation.DSMT4" ShapeID="_x0000_i1206" DrawAspect="Content" ObjectID="_1617179522" r:id="rId358"/>
        </w:object>
      </w:r>
      <w:r w:rsidR="001139CD" w:rsidRPr="00DC555B">
        <w:rPr>
          <w:rFonts w:ascii="Arial" w:eastAsia="SimSun" w:hAnsi="Arial" w:cs="Arial"/>
          <w:kern w:val="0"/>
          <w:szCs w:val="24"/>
        </w:rPr>
        <w:t>下产品仍然保持完好的个数</w:t>
      </w:r>
      <w:r w:rsidR="001139CD" w:rsidRPr="00DC555B">
        <w:rPr>
          <w:rFonts w:ascii="Arial" w:eastAsia="SimSun" w:hAnsi="Arial" w:cs="Arial" w:hint="eastAsia"/>
          <w:kern w:val="0"/>
          <w:szCs w:val="24"/>
        </w:rPr>
        <w:t>。</w:t>
      </w:r>
    </w:p>
    <w:p w14:paraId="6ABBBFAE" w14:textId="77777777" w:rsidR="001139CD" w:rsidRPr="00DC555B" w:rsidRDefault="00DF2F33" w:rsidP="00DC555B">
      <w:pPr>
        <w:numPr>
          <w:ilvl w:val="0"/>
          <w:numId w:val="19"/>
        </w:numPr>
        <w:shd w:val="clear" w:color="auto" w:fill="FFFFFF"/>
        <w:spacing w:line="360" w:lineRule="auto"/>
        <w:rPr>
          <w:rFonts w:ascii="Arial" w:eastAsia="SimSun" w:hAnsi="Arial" w:cs="Arial"/>
          <w:kern w:val="0"/>
          <w:szCs w:val="24"/>
        </w:rPr>
      </w:pPr>
      <w:r w:rsidRPr="00DC555B">
        <w:rPr>
          <w:rFonts w:ascii="Arial" w:eastAsia="SimSun" w:hAnsi="Arial" w:cs="Arial"/>
          <w:kern w:val="0"/>
          <w:position w:val="-28"/>
          <w:szCs w:val="24"/>
        </w:rPr>
        <w:object w:dxaOrig="1560" w:dyaOrig="680" w14:anchorId="6ABBC3B9">
          <v:shape id="_x0000_i1207" type="#_x0000_t75" style="width:78pt;height:34.5pt" o:ole="">
            <v:imagedata r:id="rId359" o:title=""/>
          </v:shape>
          <o:OLEObject Type="Embed" ProgID="Equation.DSMT4" ShapeID="_x0000_i1207" DrawAspect="Content" ObjectID="_1617179523" r:id="rId360"/>
        </w:object>
      </w:r>
    </w:p>
    <w:p w14:paraId="6ABBBFAF" w14:textId="77777777" w:rsidR="001139CD" w:rsidRPr="00DC555B" w:rsidRDefault="001139CD" w:rsidP="00DC555B">
      <w:pPr>
        <w:numPr>
          <w:ilvl w:val="0"/>
          <w:numId w:val="19"/>
        </w:numPr>
        <w:shd w:val="clear" w:color="auto" w:fill="FFFFFF"/>
        <w:spacing w:line="360" w:lineRule="auto"/>
        <w:rPr>
          <w:rFonts w:ascii="Arial" w:eastAsia="SimSun" w:hAnsi="Arial" w:cs="Arial"/>
          <w:kern w:val="0"/>
          <w:szCs w:val="24"/>
        </w:rPr>
      </w:pPr>
      <w:r w:rsidRPr="00DC555B">
        <w:rPr>
          <w:rFonts w:ascii="Arial" w:eastAsia="SimSun" w:hAnsi="Arial" w:cs="Arial" w:hint="eastAsia"/>
          <w:kern w:val="0"/>
          <w:szCs w:val="24"/>
        </w:rPr>
        <w:t>r</w:t>
      </w:r>
      <w:r w:rsidRPr="00DC555B">
        <w:rPr>
          <w:rFonts w:ascii="Arial" w:eastAsia="SimSun" w:hAnsi="Arial" w:cs="Arial" w:hint="eastAsia"/>
          <w:kern w:val="0"/>
          <w:szCs w:val="24"/>
        </w:rPr>
        <w:t>表示竞争风险，本文中假设有两个竞争风险，即</w:t>
      </w:r>
      <w:r w:rsidRPr="00DC555B">
        <w:rPr>
          <w:rFonts w:ascii="Arial" w:eastAsia="SimSun" w:hAnsi="Arial" w:cs="Arial" w:hint="eastAsia"/>
          <w:kern w:val="0"/>
          <w:szCs w:val="24"/>
        </w:rPr>
        <w:t>r=1,2</w:t>
      </w:r>
      <w:r w:rsidRPr="00DC555B">
        <w:rPr>
          <w:rFonts w:ascii="Arial" w:eastAsia="SimSun" w:hAnsi="Arial" w:cs="Arial" w:hint="eastAsia"/>
          <w:kern w:val="0"/>
          <w:szCs w:val="24"/>
        </w:rPr>
        <w:t>。</w:t>
      </w:r>
    </w:p>
    <w:p w14:paraId="6ABBBFB0" w14:textId="77777777" w:rsidR="001139CD" w:rsidRPr="00DC555B" w:rsidRDefault="001139CD" w:rsidP="00DC555B">
      <w:pPr>
        <w:numPr>
          <w:ilvl w:val="0"/>
          <w:numId w:val="19"/>
        </w:numPr>
        <w:shd w:val="clear" w:color="auto" w:fill="FFFFFF"/>
        <w:spacing w:line="360" w:lineRule="auto"/>
        <w:rPr>
          <w:rFonts w:ascii="Arial" w:eastAsia="SimSun" w:hAnsi="Arial" w:cs="Arial"/>
          <w:kern w:val="0"/>
          <w:szCs w:val="24"/>
        </w:rPr>
      </w:pPr>
      <w:r w:rsidRPr="00DC555B">
        <w:rPr>
          <w:rFonts w:ascii="Arial" w:eastAsia="SimSun" w:hAnsi="Arial" w:cs="Arial"/>
          <w:kern w:val="0"/>
          <w:position w:val="-14"/>
          <w:szCs w:val="24"/>
        </w:rPr>
        <w:object w:dxaOrig="380" w:dyaOrig="380" w14:anchorId="6ABBC3BA">
          <v:shape id="_x0000_i1208" type="#_x0000_t75" style="width:18.75pt;height:18.75pt" o:ole="">
            <v:imagedata r:id="rId361" o:title=""/>
          </v:shape>
          <o:OLEObject Type="Embed" ProgID="Equation.DSMT4" ShapeID="_x0000_i1208" DrawAspect="Content" ObjectID="_1617179524" r:id="rId362"/>
        </w:object>
      </w:r>
      <w:r w:rsidRPr="00DC555B">
        <w:rPr>
          <w:rFonts w:ascii="Arial" w:eastAsia="SimSun" w:hAnsi="Arial" w:cs="Arial"/>
          <w:kern w:val="0"/>
          <w:szCs w:val="24"/>
        </w:rPr>
        <w:t xml:space="preserve"> </w:t>
      </w:r>
      <w:r w:rsidRPr="00DC555B">
        <w:rPr>
          <w:rFonts w:ascii="Arial" w:eastAsia="SimSun" w:hAnsi="Arial" w:cs="Arial"/>
          <w:kern w:val="0"/>
          <w:szCs w:val="24"/>
        </w:rPr>
        <w:t>表示在检测时间</w:t>
      </w:r>
      <w:r w:rsidRPr="00DC555B">
        <w:rPr>
          <w:rFonts w:ascii="Arial" w:eastAsia="SimSun" w:hAnsi="Arial" w:cs="Arial"/>
          <w:kern w:val="0"/>
          <w:position w:val="-12"/>
          <w:szCs w:val="24"/>
        </w:rPr>
        <w:object w:dxaOrig="340" w:dyaOrig="320" w14:anchorId="6ABBC3BB">
          <v:shape id="_x0000_i1209" type="#_x0000_t75" style="width:16.5pt;height:15.75pt" o:ole="">
            <v:imagedata r:id="rId363" o:title=""/>
          </v:shape>
          <o:OLEObject Type="Embed" ProgID="Equation.DSMT4" ShapeID="_x0000_i1209" DrawAspect="Content" ObjectID="_1617179525" r:id="rId364"/>
        </w:object>
      </w:r>
      <w:r w:rsidRPr="00DC555B">
        <w:rPr>
          <w:rFonts w:ascii="Arial" w:eastAsia="SimSun" w:hAnsi="Arial" w:cs="Arial"/>
          <w:kern w:val="0"/>
          <w:szCs w:val="24"/>
        </w:rPr>
        <w:t>和温度</w:t>
      </w:r>
      <w:r w:rsidRPr="00DC555B">
        <w:rPr>
          <w:rFonts w:ascii="Arial" w:eastAsia="SimSun" w:hAnsi="Arial" w:cs="Arial"/>
          <w:kern w:val="0"/>
          <w:position w:val="-12"/>
          <w:szCs w:val="24"/>
        </w:rPr>
        <w:object w:dxaOrig="320" w:dyaOrig="320" w14:anchorId="6ABBC3BC">
          <v:shape id="_x0000_i1210" type="#_x0000_t75" style="width:15.75pt;height:15.75pt" o:ole="">
            <v:imagedata r:id="rId365" o:title=""/>
          </v:shape>
          <o:OLEObject Type="Embed" ProgID="Equation.DSMT4" ShapeID="_x0000_i1210" DrawAspect="Content" ObjectID="_1617179526" r:id="rId366"/>
        </w:object>
      </w:r>
      <w:r w:rsidRPr="00DC555B">
        <w:rPr>
          <w:rFonts w:ascii="Arial" w:eastAsia="SimSun" w:hAnsi="Arial" w:cs="Arial"/>
          <w:kern w:val="0"/>
          <w:szCs w:val="24"/>
        </w:rPr>
        <w:t>下，第</w:t>
      </w:r>
      <w:r w:rsidRPr="00DC555B">
        <w:rPr>
          <w:rFonts w:ascii="Arial" w:eastAsia="SimSun" w:hAnsi="Arial" w:cs="Arial" w:hint="eastAsia"/>
          <w:kern w:val="0"/>
          <w:szCs w:val="24"/>
        </w:rPr>
        <w:t>k</w:t>
      </w:r>
      <w:r w:rsidRPr="00DC555B">
        <w:rPr>
          <w:rFonts w:ascii="Arial" w:eastAsia="SimSun" w:hAnsi="Arial" w:cs="Arial" w:hint="eastAsia"/>
          <w:kern w:val="0"/>
          <w:szCs w:val="24"/>
        </w:rPr>
        <w:t>个产品由于原因</w:t>
      </w:r>
      <w:r w:rsidRPr="00DC555B">
        <w:rPr>
          <w:rFonts w:ascii="Arial" w:eastAsia="SimSun" w:hAnsi="Arial" w:cs="Arial" w:hint="eastAsia"/>
          <w:kern w:val="0"/>
          <w:szCs w:val="24"/>
        </w:rPr>
        <w:t>r</w:t>
      </w:r>
      <w:r w:rsidRPr="00DC555B">
        <w:rPr>
          <w:rFonts w:ascii="Arial" w:eastAsia="SimSun" w:hAnsi="Arial" w:cs="Arial" w:hint="eastAsia"/>
          <w:kern w:val="0"/>
          <w:szCs w:val="24"/>
        </w:rPr>
        <w:t>失效的时间。</w:t>
      </w:r>
    </w:p>
    <w:p w14:paraId="6ABBBFB1" w14:textId="77777777" w:rsidR="00DC555B" w:rsidRDefault="00DC555B" w:rsidP="00DC555B">
      <w:pPr>
        <w:spacing w:line="360" w:lineRule="auto"/>
        <w:ind w:firstLine="420"/>
        <w:rPr>
          <w:szCs w:val="24"/>
        </w:rPr>
      </w:pPr>
    </w:p>
    <w:p w14:paraId="6ABBBFB2" w14:textId="77777777" w:rsidR="001139CD" w:rsidRPr="00DC555B" w:rsidRDefault="00635E14" w:rsidP="00DC555B">
      <w:pPr>
        <w:spacing w:line="360" w:lineRule="auto"/>
        <w:ind w:firstLine="420"/>
        <w:rPr>
          <w:szCs w:val="24"/>
        </w:rPr>
      </w:pPr>
      <w:r w:rsidRPr="00DC555B">
        <w:rPr>
          <w:rFonts w:hint="eastAsia"/>
          <w:szCs w:val="24"/>
        </w:rPr>
        <w:t>二、试验过程</w:t>
      </w:r>
    </w:p>
    <w:p w14:paraId="6ABBBFB3" w14:textId="77777777" w:rsidR="006139AF" w:rsidRPr="00DC555B" w:rsidRDefault="00635E14" w:rsidP="00DC555B">
      <w:pPr>
        <w:snapToGrid w:val="0"/>
        <w:spacing w:line="360" w:lineRule="auto"/>
        <w:ind w:firstLineChars="200" w:firstLine="480"/>
        <w:rPr>
          <w:rFonts w:ascii="Arial" w:eastAsia="SimSun" w:hAnsi="Arial" w:cs="Arial"/>
          <w:kern w:val="0"/>
          <w:szCs w:val="24"/>
        </w:rPr>
      </w:pPr>
      <w:r w:rsidRPr="00DC555B">
        <w:rPr>
          <w:rFonts w:asciiTheme="minorEastAsia" w:hAnsiTheme="minorEastAsia" w:cs="Arial" w:hint="eastAsia"/>
          <w:kern w:val="0"/>
          <w:szCs w:val="24"/>
        </w:rPr>
        <w:t>本文的试验</w:t>
      </w:r>
      <w:r w:rsidR="006139AF" w:rsidRPr="00DC555B">
        <w:rPr>
          <w:rFonts w:asciiTheme="minorEastAsia" w:hAnsiTheme="minorEastAsia" w:cs="Arial" w:hint="eastAsia"/>
          <w:kern w:val="0"/>
          <w:szCs w:val="24"/>
        </w:rPr>
        <w:t>是针对一次性产品，结合一次性产品只能在某个观测时间点检测一次，无论完好与否都不能再使用，一次性用品的真实寿命不能通过试验直接观测的特点，同时将竞争风险引入到模型中，再结合简单步加寿命试验建立模型，对一次性产品的寿命进行统计分析。</w:t>
      </w:r>
      <w:r w:rsidR="006E6EE5" w:rsidRPr="00DC555B">
        <w:rPr>
          <w:rFonts w:asciiTheme="minorEastAsia" w:hAnsiTheme="minorEastAsia" w:cs="Arial" w:hint="eastAsia"/>
          <w:kern w:val="0"/>
          <w:szCs w:val="24"/>
        </w:rPr>
        <w:t>假定产品竞争失效时间</w:t>
      </w:r>
      <w:r w:rsidR="006139AF" w:rsidRPr="00DC555B">
        <w:rPr>
          <w:rFonts w:asciiTheme="minorEastAsia" w:hAnsiTheme="minorEastAsia" w:cs="Arial" w:hint="eastAsia"/>
          <w:kern w:val="0"/>
          <w:szCs w:val="24"/>
        </w:rPr>
        <w:t>服从指数分布，</w:t>
      </w:r>
      <w:r w:rsidR="00132E0C" w:rsidRPr="00DC555B">
        <w:rPr>
          <w:rFonts w:asciiTheme="minorEastAsia" w:hAnsiTheme="minorEastAsia" w:cs="Arial" w:hint="eastAsia"/>
          <w:kern w:val="0"/>
          <w:szCs w:val="24"/>
        </w:rPr>
        <w:t>且只考虑温度这一个应力指标</w:t>
      </w:r>
      <w:r w:rsidR="006139AF" w:rsidRPr="00DC555B">
        <w:rPr>
          <w:rFonts w:asciiTheme="minorEastAsia" w:hAnsiTheme="minorEastAsia" w:cs="Arial" w:hint="eastAsia"/>
          <w:kern w:val="0"/>
          <w:szCs w:val="24"/>
        </w:rPr>
        <w:t>。为了方便，设定两个温度应力水平</w:t>
      </w:r>
      <w:r w:rsidR="001139CD" w:rsidRPr="00DC555B">
        <w:rPr>
          <w:rFonts w:asciiTheme="minorEastAsia" w:hAnsiTheme="minorEastAsia" w:cs="Arial" w:hint="eastAsia"/>
          <w:kern w:val="0"/>
          <w:szCs w:val="24"/>
        </w:rPr>
        <w:t>，竞争风险有两个。</w:t>
      </w:r>
      <w:r w:rsidR="006139AF" w:rsidRPr="00DC555B">
        <w:rPr>
          <w:rFonts w:ascii="Arial" w:eastAsia="SimSun" w:hAnsi="Arial" w:cs="Arial"/>
          <w:kern w:val="0"/>
          <w:szCs w:val="24"/>
        </w:rPr>
        <w:t>温度作为应力因素，用</w:t>
      </w:r>
      <w:r w:rsidR="006139AF" w:rsidRPr="00DC555B">
        <w:rPr>
          <w:rFonts w:ascii="Arial" w:eastAsia="SimSun" w:hAnsi="Arial" w:cs="Arial"/>
          <w:kern w:val="0"/>
          <w:position w:val="-12"/>
          <w:szCs w:val="24"/>
        </w:rPr>
        <w:object w:dxaOrig="320" w:dyaOrig="320" w14:anchorId="6ABBC3BD">
          <v:shape id="_x0000_i1211" type="#_x0000_t75" style="width:15.75pt;height:15.75pt" o:ole="">
            <v:imagedata r:id="rId367" o:title=""/>
          </v:shape>
          <o:OLEObject Type="Embed" ProgID="Equation.DSMT4" ShapeID="_x0000_i1211" DrawAspect="Content" ObjectID="_1617179527" r:id="rId368"/>
        </w:object>
      </w:r>
      <w:r w:rsidR="001139CD" w:rsidRPr="00DC555B">
        <w:rPr>
          <w:rFonts w:ascii="Arial" w:eastAsia="SimSun" w:hAnsi="Arial" w:cs="Arial"/>
          <w:kern w:val="0"/>
          <w:szCs w:val="24"/>
        </w:rPr>
        <w:t>表示，在此文中我们使用的是步加寿命试验，</w:t>
      </w:r>
      <w:r w:rsidR="006139AF" w:rsidRPr="00DC555B">
        <w:rPr>
          <w:rFonts w:ascii="Arial" w:eastAsia="SimSun" w:hAnsi="Arial" w:cs="Arial" w:hint="eastAsia"/>
          <w:kern w:val="0"/>
          <w:szCs w:val="24"/>
        </w:rPr>
        <w:t>j=1,2</w:t>
      </w:r>
      <w:r w:rsidR="006139AF" w:rsidRPr="00DC555B">
        <w:rPr>
          <w:rFonts w:ascii="Arial" w:eastAsia="SimSun" w:hAnsi="Arial" w:cs="Arial" w:hint="eastAsia"/>
          <w:kern w:val="0"/>
          <w:szCs w:val="24"/>
        </w:rPr>
        <w:t>。用</w:t>
      </w:r>
      <w:r w:rsidR="006139AF" w:rsidRPr="00DC555B">
        <w:rPr>
          <w:rFonts w:ascii="Arial" w:eastAsia="SimSun" w:hAnsi="Arial" w:cs="Arial"/>
          <w:kern w:val="0"/>
          <w:position w:val="-12"/>
          <w:szCs w:val="24"/>
        </w:rPr>
        <w:object w:dxaOrig="320" w:dyaOrig="320" w14:anchorId="6ABBC3BE">
          <v:shape id="_x0000_i1212" type="#_x0000_t75" style="width:15.75pt;height:15.75pt" o:ole="">
            <v:imagedata r:id="rId369" o:title=""/>
          </v:shape>
          <o:OLEObject Type="Embed" ProgID="Equation.DSMT4" ShapeID="_x0000_i1212" DrawAspect="Content" ObjectID="_1617179528" r:id="rId370"/>
        </w:object>
      </w:r>
      <w:r w:rsidR="006139AF" w:rsidRPr="00DC555B">
        <w:rPr>
          <w:rFonts w:ascii="Arial" w:eastAsia="SimSun" w:hAnsi="Arial" w:cs="Arial"/>
          <w:kern w:val="0"/>
          <w:szCs w:val="24"/>
        </w:rPr>
        <w:t>表示试验的检测时间，其中</w:t>
      </w:r>
      <w:r w:rsidR="006139AF" w:rsidRPr="00DC555B">
        <w:rPr>
          <w:rFonts w:ascii="Arial" w:eastAsia="SimSun" w:hAnsi="Arial" w:cs="Arial" w:hint="eastAsia"/>
          <w:kern w:val="0"/>
          <w:szCs w:val="24"/>
        </w:rPr>
        <w:t>i=1</w:t>
      </w:r>
      <w:r w:rsidR="006139AF" w:rsidRPr="00DC555B">
        <w:rPr>
          <w:rFonts w:ascii="Arial" w:eastAsia="SimSun" w:hAnsi="Arial" w:cs="Arial" w:hint="eastAsia"/>
          <w:kern w:val="0"/>
          <w:szCs w:val="24"/>
        </w:rPr>
        <w:t>……</w:t>
      </w:r>
      <w:r w:rsidR="006139AF" w:rsidRPr="00DC555B">
        <w:rPr>
          <w:rFonts w:ascii="Arial" w:eastAsia="SimSun" w:hAnsi="Arial" w:cs="Arial"/>
          <w:kern w:val="0"/>
          <w:position w:val="-12"/>
          <w:szCs w:val="24"/>
        </w:rPr>
        <w:object w:dxaOrig="340" w:dyaOrig="320" w14:anchorId="6ABBC3BF">
          <v:shape id="_x0000_i1213" type="#_x0000_t75" style="width:16.5pt;height:15.75pt" o:ole="">
            <v:imagedata r:id="rId371" o:title=""/>
          </v:shape>
          <o:OLEObject Type="Embed" ProgID="Equation.DSMT4" ShapeID="_x0000_i1213" DrawAspect="Content" ObjectID="_1617179529" r:id="rId372"/>
        </w:object>
      </w:r>
      <w:r w:rsidR="006139AF" w:rsidRPr="00DC555B">
        <w:rPr>
          <w:rFonts w:ascii="Arial" w:eastAsia="SimSun" w:hAnsi="Arial" w:cs="Arial"/>
          <w:kern w:val="0"/>
          <w:szCs w:val="24"/>
        </w:rPr>
        <w:t>和</w:t>
      </w:r>
      <w:r w:rsidR="006139AF" w:rsidRPr="00DC555B">
        <w:rPr>
          <w:rFonts w:ascii="Arial" w:eastAsia="SimSun" w:hAnsi="Arial" w:cs="Arial"/>
          <w:kern w:val="0"/>
          <w:szCs w:val="24"/>
        </w:rPr>
        <w:t xml:space="preserve"> </w:t>
      </w:r>
      <w:r w:rsidR="006139AF" w:rsidRPr="00DC555B">
        <w:rPr>
          <w:rFonts w:ascii="Arial" w:eastAsia="SimSun" w:hAnsi="Arial" w:cs="Arial" w:hint="eastAsia"/>
          <w:kern w:val="0"/>
          <w:szCs w:val="24"/>
        </w:rPr>
        <w:t>j=1,2</w:t>
      </w:r>
      <w:r w:rsidR="006139AF" w:rsidRPr="00DC555B">
        <w:rPr>
          <w:rFonts w:ascii="Arial" w:eastAsia="SimSun" w:hAnsi="Arial" w:cs="Arial" w:hint="eastAsia"/>
          <w:kern w:val="0"/>
          <w:szCs w:val="24"/>
        </w:rPr>
        <w:t>。首先，将</w:t>
      </w:r>
      <w:r w:rsidR="006139AF" w:rsidRPr="00DC555B">
        <w:rPr>
          <w:rFonts w:ascii="Arial" w:eastAsia="SimSun" w:hAnsi="Arial" w:cs="Arial" w:hint="eastAsia"/>
          <w:kern w:val="0"/>
          <w:szCs w:val="24"/>
        </w:rPr>
        <w:t>N</w:t>
      </w:r>
      <w:r w:rsidR="006139AF" w:rsidRPr="00DC555B">
        <w:rPr>
          <w:rFonts w:ascii="Arial" w:eastAsia="SimSun" w:hAnsi="Arial" w:cs="Arial" w:hint="eastAsia"/>
          <w:kern w:val="0"/>
          <w:szCs w:val="24"/>
        </w:rPr>
        <w:t>个试验产品放到温度</w:t>
      </w:r>
      <w:r w:rsidR="006139AF" w:rsidRPr="00DC555B">
        <w:rPr>
          <w:rFonts w:ascii="Arial" w:eastAsia="SimSun" w:hAnsi="Arial" w:cs="Arial"/>
          <w:kern w:val="0"/>
          <w:position w:val="-10"/>
          <w:szCs w:val="24"/>
        </w:rPr>
        <w:object w:dxaOrig="300" w:dyaOrig="300" w14:anchorId="6ABBC3C0">
          <v:shape id="_x0000_i1214" type="#_x0000_t75" style="width:15pt;height:15pt" o:ole="">
            <v:imagedata r:id="rId373" o:title=""/>
          </v:shape>
          <o:OLEObject Type="Embed" ProgID="Equation.DSMT4" ShapeID="_x0000_i1214" DrawAspect="Content" ObjectID="_1617179530" r:id="rId374"/>
        </w:object>
      </w:r>
      <w:r w:rsidR="006139AF" w:rsidRPr="00DC555B">
        <w:rPr>
          <w:rFonts w:ascii="Arial" w:eastAsia="SimSun" w:hAnsi="Arial" w:cs="Arial"/>
          <w:kern w:val="0"/>
          <w:szCs w:val="24"/>
        </w:rPr>
        <w:t>的环境下，在检测时间</w:t>
      </w:r>
      <w:r w:rsidR="006139AF" w:rsidRPr="00DC555B">
        <w:rPr>
          <w:rFonts w:ascii="Arial" w:eastAsia="SimSun" w:hAnsi="Arial" w:cs="Arial"/>
          <w:kern w:val="0"/>
          <w:position w:val="-10"/>
          <w:szCs w:val="24"/>
        </w:rPr>
        <w:object w:dxaOrig="279" w:dyaOrig="300" w14:anchorId="6ABBC3C1">
          <v:shape id="_x0000_i1215" type="#_x0000_t75" style="width:14.25pt;height:15pt" o:ole="">
            <v:imagedata r:id="rId375" o:title=""/>
          </v:shape>
          <o:OLEObject Type="Embed" ProgID="Equation.DSMT4" ShapeID="_x0000_i1215" DrawAspect="Content" ObjectID="_1617179531" r:id="rId376"/>
        </w:object>
      </w:r>
      <w:r w:rsidR="006139AF" w:rsidRPr="00DC555B">
        <w:rPr>
          <w:rFonts w:ascii="Arial" w:eastAsia="SimSun" w:hAnsi="Arial" w:cs="Arial"/>
          <w:kern w:val="0"/>
          <w:szCs w:val="24"/>
        </w:rPr>
        <w:t>……</w:t>
      </w:r>
      <w:r w:rsidR="006139AF" w:rsidRPr="00DC555B">
        <w:rPr>
          <w:rFonts w:ascii="Arial" w:eastAsia="SimSun" w:hAnsi="Arial" w:cs="Arial"/>
          <w:kern w:val="0"/>
          <w:position w:val="-12"/>
          <w:szCs w:val="24"/>
        </w:rPr>
        <w:object w:dxaOrig="340" w:dyaOrig="320" w14:anchorId="6ABBC3C2">
          <v:shape id="_x0000_i1216" type="#_x0000_t75" style="width:16.5pt;height:15.75pt" o:ole="">
            <v:imagedata r:id="rId377" o:title=""/>
          </v:shape>
          <o:OLEObject Type="Embed" ProgID="Equation.DSMT4" ShapeID="_x0000_i1216" DrawAspect="Content" ObjectID="_1617179532" r:id="rId378"/>
        </w:object>
      </w:r>
      <w:r w:rsidR="006139AF" w:rsidRPr="00DC555B">
        <w:rPr>
          <w:rFonts w:ascii="Arial" w:eastAsia="SimSun" w:hAnsi="Arial" w:cs="Arial"/>
          <w:kern w:val="0"/>
          <w:szCs w:val="24"/>
        </w:rPr>
        <w:t>时，分别取出</w:t>
      </w:r>
      <w:r w:rsidR="006139AF" w:rsidRPr="00DC555B">
        <w:rPr>
          <w:rFonts w:ascii="Arial" w:eastAsia="SimSun" w:hAnsi="Arial" w:cs="Arial"/>
          <w:kern w:val="0"/>
          <w:position w:val="-10"/>
          <w:szCs w:val="24"/>
        </w:rPr>
        <w:object w:dxaOrig="320" w:dyaOrig="300" w14:anchorId="6ABBC3C3">
          <v:shape id="_x0000_i1217" type="#_x0000_t75" style="width:15.75pt;height:15pt" o:ole="">
            <v:imagedata r:id="rId379" o:title=""/>
          </v:shape>
          <o:OLEObject Type="Embed" ProgID="Equation.DSMT4" ShapeID="_x0000_i1217" DrawAspect="Content" ObjectID="_1617179533" r:id="rId380"/>
        </w:object>
      </w:r>
      <w:r w:rsidR="006139AF" w:rsidRPr="00DC555B">
        <w:rPr>
          <w:rFonts w:ascii="Arial" w:eastAsia="SimSun" w:hAnsi="Arial" w:cs="Arial"/>
          <w:kern w:val="0"/>
          <w:szCs w:val="24"/>
        </w:rPr>
        <w:t>……</w:t>
      </w:r>
      <w:r w:rsidR="006139AF" w:rsidRPr="00DC555B">
        <w:rPr>
          <w:rFonts w:ascii="Arial" w:eastAsia="SimSun" w:hAnsi="Arial" w:cs="Arial"/>
          <w:kern w:val="0"/>
          <w:position w:val="-12"/>
          <w:szCs w:val="24"/>
        </w:rPr>
        <w:object w:dxaOrig="400" w:dyaOrig="320" w14:anchorId="6ABBC3C4">
          <v:shape id="_x0000_i1218" type="#_x0000_t75" style="width:20.25pt;height:15.75pt" o:ole="">
            <v:imagedata r:id="rId381" o:title=""/>
          </v:shape>
          <o:OLEObject Type="Embed" ProgID="Equation.DSMT4" ShapeID="_x0000_i1218" DrawAspect="Content" ObjectID="_1617179534" r:id="rId382"/>
        </w:object>
      </w:r>
      <w:r w:rsidR="006139AF" w:rsidRPr="00DC555B">
        <w:rPr>
          <w:rFonts w:ascii="Arial" w:eastAsia="SimSun" w:hAnsi="Arial" w:cs="Arial"/>
          <w:kern w:val="0"/>
          <w:szCs w:val="24"/>
        </w:rPr>
        <w:t>个试验产品进行检测。由于是步进压力寿命试验，所以在</w:t>
      </w:r>
      <w:r w:rsidR="006139AF" w:rsidRPr="00DC555B">
        <w:rPr>
          <w:rFonts w:ascii="Arial" w:eastAsia="SimSun" w:hAnsi="Arial" w:cs="Arial"/>
          <w:kern w:val="0"/>
          <w:position w:val="-12"/>
          <w:szCs w:val="24"/>
        </w:rPr>
        <w:object w:dxaOrig="340" w:dyaOrig="320" w14:anchorId="6ABBC3C5">
          <v:shape id="_x0000_i1219" type="#_x0000_t75" style="width:16.5pt;height:15.75pt" o:ole="">
            <v:imagedata r:id="rId383" o:title=""/>
          </v:shape>
          <o:OLEObject Type="Embed" ProgID="Equation.DSMT4" ShapeID="_x0000_i1219" DrawAspect="Content" ObjectID="_1617179535" r:id="rId384"/>
        </w:object>
      </w:r>
      <w:r w:rsidR="006139AF" w:rsidRPr="00DC555B">
        <w:rPr>
          <w:rFonts w:ascii="Arial" w:eastAsia="SimSun" w:hAnsi="Arial" w:cs="Arial"/>
          <w:kern w:val="0"/>
          <w:szCs w:val="24"/>
        </w:rPr>
        <w:t>时刻把温度调高至</w:t>
      </w:r>
      <w:r w:rsidR="006139AF" w:rsidRPr="00DC555B">
        <w:rPr>
          <w:rFonts w:ascii="Arial" w:eastAsia="SimSun" w:hAnsi="Arial" w:cs="Arial"/>
          <w:kern w:val="0"/>
          <w:position w:val="-10"/>
          <w:szCs w:val="24"/>
        </w:rPr>
        <w:object w:dxaOrig="320" w:dyaOrig="300" w14:anchorId="6ABBC3C6">
          <v:shape id="_x0000_i1220" type="#_x0000_t75" style="width:14.25pt;height:15pt" o:ole="">
            <v:imagedata r:id="rId385" o:title=""/>
          </v:shape>
          <o:OLEObject Type="Embed" ProgID="Equation.DSMT4" ShapeID="_x0000_i1220" DrawAspect="Content" ObjectID="_1617179536" r:id="rId386"/>
        </w:object>
      </w:r>
      <w:r w:rsidR="006139AF" w:rsidRPr="00DC555B">
        <w:rPr>
          <w:rFonts w:ascii="Arial" w:eastAsia="SimSun" w:hAnsi="Arial" w:cs="Arial"/>
          <w:kern w:val="0"/>
          <w:szCs w:val="24"/>
        </w:rPr>
        <w:t>，剩下的试验产品继续放在</w:t>
      </w:r>
      <w:r w:rsidR="006139AF" w:rsidRPr="00DC555B">
        <w:rPr>
          <w:rFonts w:ascii="Arial" w:eastAsia="SimSun" w:hAnsi="Arial" w:cs="Arial"/>
          <w:kern w:val="0"/>
          <w:position w:val="-10"/>
          <w:szCs w:val="24"/>
        </w:rPr>
        <w:object w:dxaOrig="320" w:dyaOrig="300" w14:anchorId="6ABBC3C7">
          <v:shape id="_x0000_i1221" type="#_x0000_t75" style="width:15.75pt;height:15pt" o:ole="">
            <v:imagedata r:id="rId387" o:title=""/>
          </v:shape>
          <o:OLEObject Type="Embed" ProgID="Equation.DSMT4" ShapeID="_x0000_i1221" DrawAspect="Content" ObjectID="_1617179537" r:id="rId388"/>
        </w:object>
      </w:r>
      <w:r w:rsidR="006139AF" w:rsidRPr="00DC555B">
        <w:rPr>
          <w:rFonts w:ascii="Arial" w:eastAsia="SimSun" w:hAnsi="Arial" w:cs="Arial"/>
          <w:kern w:val="0"/>
          <w:szCs w:val="24"/>
        </w:rPr>
        <w:t>这一应力水平下进行测试，在测试时间</w:t>
      </w:r>
      <w:r w:rsidR="006139AF" w:rsidRPr="00DC555B">
        <w:rPr>
          <w:rFonts w:ascii="Arial" w:eastAsia="SimSun" w:hAnsi="Arial" w:cs="Arial"/>
          <w:kern w:val="0"/>
          <w:position w:val="-10"/>
          <w:szCs w:val="24"/>
        </w:rPr>
        <w:object w:dxaOrig="300" w:dyaOrig="300" w14:anchorId="6ABBC3C8">
          <v:shape id="_x0000_i1222" type="#_x0000_t75" style="width:15pt;height:15pt" o:ole="">
            <v:imagedata r:id="rId389" o:title=""/>
          </v:shape>
          <o:OLEObject Type="Embed" ProgID="Equation.DSMT4" ShapeID="_x0000_i1222" DrawAspect="Content" ObjectID="_1617179538" r:id="rId390"/>
        </w:object>
      </w:r>
      <w:r w:rsidR="006139AF" w:rsidRPr="00DC555B">
        <w:rPr>
          <w:rFonts w:ascii="Arial" w:eastAsia="SimSun" w:hAnsi="Arial" w:cs="Arial"/>
          <w:kern w:val="0"/>
          <w:szCs w:val="24"/>
        </w:rPr>
        <w:t>……</w:t>
      </w:r>
      <w:r w:rsidR="006139AF" w:rsidRPr="00DC555B">
        <w:rPr>
          <w:rFonts w:ascii="Arial" w:eastAsia="SimSun" w:hAnsi="Arial" w:cs="Arial"/>
          <w:kern w:val="0"/>
          <w:position w:val="-12"/>
          <w:szCs w:val="24"/>
        </w:rPr>
        <w:object w:dxaOrig="400" w:dyaOrig="320" w14:anchorId="6ABBC3C9">
          <v:shape id="_x0000_i1223" type="#_x0000_t75" style="width:20.25pt;height:15.75pt" o:ole="">
            <v:imagedata r:id="rId391" o:title=""/>
          </v:shape>
          <o:OLEObject Type="Embed" ProgID="Equation.DSMT4" ShapeID="_x0000_i1223" DrawAspect="Content" ObjectID="_1617179539" r:id="rId392"/>
        </w:object>
      </w:r>
      <w:r w:rsidR="006139AF" w:rsidRPr="00DC555B">
        <w:rPr>
          <w:rFonts w:ascii="Arial" w:eastAsia="SimSun" w:hAnsi="Arial" w:cs="Arial"/>
          <w:kern w:val="0"/>
          <w:szCs w:val="24"/>
        </w:rPr>
        <w:t>依次取出相应的产品进行检测。</w:t>
      </w:r>
    </w:p>
    <w:p w14:paraId="6ABBBFB4" w14:textId="77777777" w:rsidR="00D9642F" w:rsidRPr="00DC555B" w:rsidRDefault="00D9642F" w:rsidP="0092278D">
      <w:pPr>
        <w:snapToGrid w:val="0"/>
        <w:spacing w:line="360" w:lineRule="auto"/>
        <w:ind w:firstLineChars="200" w:firstLine="480"/>
        <w:rPr>
          <w:rFonts w:ascii="Arial" w:eastAsia="SimSun" w:hAnsi="Arial" w:cs="Arial"/>
          <w:kern w:val="0"/>
          <w:szCs w:val="24"/>
        </w:rPr>
      </w:pPr>
      <w:r w:rsidRPr="00DC555B">
        <w:rPr>
          <w:rFonts w:ascii="Arial" w:eastAsia="SimSun" w:hAnsi="Arial" w:cs="Arial" w:hint="eastAsia"/>
          <w:kern w:val="0"/>
          <w:szCs w:val="24"/>
        </w:rPr>
        <w:t>例如，如果我们设定步进压力加速寿命试验下的温度</w:t>
      </w:r>
      <w:r w:rsidRPr="00DC555B">
        <w:rPr>
          <w:rFonts w:ascii="Arial" w:eastAsia="SimSun" w:hAnsi="Arial" w:cs="Arial"/>
          <w:kern w:val="0"/>
          <w:position w:val="-12"/>
          <w:szCs w:val="24"/>
        </w:rPr>
        <w:object w:dxaOrig="660" w:dyaOrig="360" w14:anchorId="6ABBC3CA">
          <v:shape id="_x0000_i1224" type="#_x0000_t75" style="width:32.25pt;height:18.75pt" o:ole="">
            <v:imagedata r:id="rId393" o:title=""/>
          </v:shape>
          <o:OLEObject Type="Embed" ProgID="Equation.DSMT4" ShapeID="_x0000_i1224" DrawAspect="Content" ObjectID="_1617179540" r:id="rId394"/>
        </w:object>
      </w:r>
      <w:r w:rsidRPr="00DC555B">
        <w:rPr>
          <w:rFonts w:ascii="Arial" w:eastAsia="SimSun" w:hAnsi="Arial" w:cs="Arial"/>
          <w:kern w:val="0"/>
          <w:szCs w:val="24"/>
        </w:rPr>
        <w:t>度，</w:t>
      </w:r>
      <w:r w:rsidRPr="00DC555B">
        <w:rPr>
          <w:rFonts w:ascii="Arial" w:eastAsia="SimSun" w:hAnsi="Arial" w:cs="Arial"/>
          <w:kern w:val="0"/>
          <w:position w:val="-12"/>
          <w:szCs w:val="24"/>
        </w:rPr>
        <w:object w:dxaOrig="700" w:dyaOrig="360" w14:anchorId="6ABBC3CB">
          <v:shape id="_x0000_i1225" type="#_x0000_t75" style="width:35.25pt;height:18.75pt" o:ole="">
            <v:imagedata r:id="rId395" o:title=""/>
          </v:shape>
          <o:OLEObject Type="Embed" ProgID="Equation.DSMT4" ShapeID="_x0000_i1225" DrawAspect="Content" ObjectID="_1617179541" r:id="rId396"/>
        </w:object>
      </w:r>
      <w:r w:rsidRPr="00DC555B">
        <w:rPr>
          <w:rFonts w:ascii="Arial" w:eastAsia="SimSun" w:hAnsi="Arial" w:cs="Arial" w:hint="eastAsia"/>
          <w:kern w:val="0"/>
          <w:szCs w:val="24"/>
        </w:rPr>
        <w:t>；</w:t>
      </w:r>
      <w:r w:rsidRPr="00DC555B">
        <w:rPr>
          <w:rFonts w:ascii="Arial" w:eastAsia="SimSun" w:hAnsi="Arial" w:cs="Arial"/>
          <w:kern w:val="0"/>
          <w:szCs w:val="24"/>
        </w:rPr>
        <w:t>检测时间为</w:t>
      </w:r>
      <w:r w:rsidRPr="00DC555B">
        <w:rPr>
          <w:rFonts w:ascii="Arial" w:eastAsia="SimSun" w:hAnsi="Arial" w:cs="Arial"/>
          <w:kern w:val="0"/>
          <w:position w:val="-12"/>
          <w:szCs w:val="24"/>
        </w:rPr>
        <w:object w:dxaOrig="740" w:dyaOrig="360" w14:anchorId="6ABBC3CC">
          <v:shape id="_x0000_i1226" type="#_x0000_t75" style="width:37.5pt;height:18.75pt" o:ole="">
            <v:imagedata r:id="rId397" o:title=""/>
          </v:shape>
          <o:OLEObject Type="Embed" ProgID="Equation.DSMT4" ShapeID="_x0000_i1226" DrawAspect="Content" ObjectID="_1617179542" r:id="rId398"/>
        </w:object>
      </w:r>
      <w:r w:rsidRPr="00DC555B">
        <w:rPr>
          <w:rFonts w:ascii="Arial" w:eastAsia="SimSun" w:hAnsi="Arial" w:cs="Arial"/>
          <w:kern w:val="0"/>
          <w:szCs w:val="24"/>
        </w:rPr>
        <w:t>天，</w:t>
      </w:r>
      <w:r w:rsidRPr="00DC555B">
        <w:rPr>
          <w:rFonts w:ascii="Arial" w:eastAsia="SimSun" w:hAnsi="Arial" w:cs="Arial"/>
          <w:kern w:val="0"/>
          <w:position w:val="-12"/>
          <w:szCs w:val="24"/>
        </w:rPr>
        <w:object w:dxaOrig="760" w:dyaOrig="360" w14:anchorId="6ABBC3CD">
          <v:shape id="_x0000_i1227" type="#_x0000_t75" style="width:37.5pt;height:18.75pt" o:ole="">
            <v:imagedata r:id="rId399" o:title=""/>
          </v:shape>
          <o:OLEObject Type="Embed" ProgID="Equation.DSMT4" ShapeID="_x0000_i1227" DrawAspect="Content" ObjectID="_1617179543" r:id="rId400"/>
        </w:object>
      </w:r>
      <w:r w:rsidRPr="00DC555B">
        <w:rPr>
          <w:rFonts w:ascii="Arial" w:eastAsia="SimSun" w:hAnsi="Arial" w:cs="Arial"/>
          <w:kern w:val="0"/>
          <w:szCs w:val="24"/>
        </w:rPr>
        <w:t>天，</w:t>
      </w:r>
      <w:r w:rsidRPr="00DC555B">
        <w:rPr>
          <w:position w:val="-12"/>
          <w:szCs w:val="24"/>
        </w:rPr>
        <w:object w:dxaOrig="760" w:dyaOrig="360" w14:anchorId="6ABBC3CE">
          <v:shape id="_x0000_i1228" type="#_x0000_t75" style="width:37.5pt;height:18.75pt" o:ole="">
            <v:imagedata r:id="rId401" o:title=""/>
          </v:shape>
          <o:OLEObject Type="Embed" ProgID="Equation.DSMT4" ShapeID="_x0000_i1228" DrawAspect="Content" ObjectID="_1617179544" r:id="rId402"/>
        </w:object>
      </w:r>
      <w:r w:rsidRPr="00DC555B">
        <w:rPr>
          <w:szCs w:val="24"/>
        </w:rPr>
        <w:t>天，</w:t>
      </w:r>
      <w:r w:rsidRPr="00DC555B">
        <w:rPr>
          <w:position w:val="-12"/>
          <w:szCs w:val="24"/>
        </w:rPr>
        <w:object w:dxaOrig="780" w:dyaOrig="360" w14:anchorId="6ABBC3CF">
          <v:shape id="_x0000_i1229" type="#_x0000_t75" style="width:39.75pt;height:18.75pt" o:ole="">
            <v:imagedata r:id="rId403" o:title=""/>
          </v:shape>
          <o:OLEObject Type="Embed" ProgID="Equation.DSMT4" ShapeID="_x0000_i1229" DrawAspect="Content" ObjectID="_1617179545" r:id="rId404"/>
        </w:object>
      </w:r>
      <w:r w:rsidRPr="00DC555B">
        <w:rPr>
          <w:szCs w:val="24"/>
        </w:rPr>
        <w:t>天</w:t>
      </w:r>
      <w:r w:rsidRPr="00DC555B">
        <w:rPr>
          <w:rFonts w:hint="eastAsia"/>
          <w:szCs w:val="24"/>
        </w:rPr>
        <w:t>；</w:t>
      </w:r>
      <w:r w:rsidRPr="00DC555B">
        <w:rPr>
          <w:rFonts w:ascii="Arial" w:eastAsia="SimSun" w:hAnsi="Arial" w:cs="Arial" w:hint="eastAsia"/>
          <w:kern w:val="0"/>
          <w:szCs w:val="24"/>
        </w:rPr>
        <w:t>每次检测都抽出</w:t>
      </w:r>
      <w:r w:rsidRPr="00DC555B">
        <w:rPr>
          <w:rFonts w:ascii="Arial" w:eastAsia="SimSun" w:hAnsi="Arial" w:cs="Arial" w:hint="eastAsia"/>
          <w:kern w:val="0"/>
          <w:szCs w:val="24"/>
        </w:rPr>
        <w:t>k=10</w:t>
      </w:r>
      <w:r w:rsidRPr="00DC555B">
        <w:rPr>
          <w:rFonts w:ascii="Arial" w:eastAsia="SimSun" w:hAnsi="Arial" w:cs="Arial" w:hint="eastAsia"/>
          <w:kern w:val="0"/>
          <w:szCs w:val="24"/>
        </w:rPr>
        <w:t>个样本</w:t>
      </w:r>
      <w:r w:rsidR="00132E0C" w:rsidRPr="00DC555B">
        <w:rPr>
          <w:rFonts w:ascii="Arial" w:eastAsia="SimSun" w:hAnsi="Arial" w:cs="Arial" w:hint="eastAsia"/>
          <w:kern w:val="0"/>
          <w:szCs w:val="24"/>
        </w:rPr>
        <w:t>进行检测，观测到的数据如下表</w:t>
      </w:r>
      <w:r w:rsidR="00591080" w:rsidRPr="00591080">
        <w:rPr>
          <w:rFonts w:asciiTheme="minorEastAsia" w:hAnsiTheme="minorEastAsia" w:cs="Arial" w:hint="eastAsia"/>
          <w:kern w:val="0"/>
          <w:szCs w:val="24"/>
        </w:rPr>
        <w:t>(3-1)</w:t>
      </w:r>
      <w:r w:rsidRPr="00DC555B">
        <w:rPr>
          <w:rFonts w:ascii="Arial" w:eastAsia="SimSun" w:hAnsi="Arial" w:cs="Arial" w:hint="eastAsia"/>
          <w:kern w:val="0"/>
          <w:szCs w:val="24"/>
        </w:rPr>
        <w:t>所示：</w:t>
      </w:r>
    </w:p>
    <w:p w14:paraId="6ABBBFB5" w14:textId="77777777" w:rsidR="00132E0C" w:rsidRPr="00DC555B" w:rsidRDefault="00132E0C" w:rsidP="0092278D">
      <w:pPr>
        <w:snapToGrid w:val="0"/>
        <w:spacing w:line="360" w:lineRule="auto"/>
        <w:ind w:firstLineChars="200" w:firstLine="480"/>
        <w:rPr>
          <w:rFonts w:ascii="Arial" w:eastAsia="SimSun" w:hAnsi="Arial" w:cs="Arial"/>
          <w:kern w:val="0"/>
          <w:szCs w:val="24"/>
        </w:rPr>
      </w:pPr>
    </w:p>
    <w:tbl>
      <w:tblPr>
        <w:tblStyle w:val="TableGrid"/>
        <w:tblW w:w="0" w:type="auto"/>
        <w:tblLook w:val="04A0" w:firstRow="1" w:lastRow="0" w:firstColumn="1" w:lastColumn="0" w:noHBand="0" w:noVBand="1"/>
      </w:tblPr>
      <w:tblGrid>
        <w:gridCol w:w="1704"/>
        <w:gridCol w:w="1704"/>
        <w:gridCol w:w="1704"/>
        <w:gridCol w:w="1705"/>
        <w:gridCol w:w="1705"/>
      </w:tblGrid>
      <w:tr w:rsidR="00D9642F" w:rsidRPr="00DC555B" w14:paraId="6ABBBFBA" w14:textId="77777777" w:rsidTr="004C6A3C">
        <w:tc>
          <w:tcPr>
            <w:tcW w:w="3408" w:type="dxa"/>
            <w:gridSpan w:val="2"/>
            <w:tcBorders>
              <w:top w:val="single" w:sz="4" w:space="0" w:color="auto"/>
              <w:left w:val="single" w:sz="4" w:space="0" w:color="auto"/>
            </w:tcBorders>
          </w:tcPr>
          <w:p w14:paraId="6ABBBFB6" w14:textId="77777777" w:rsidR="00D9642F" w:rsidRPr="00DC555B" w:rsidRDefault="00D9642F" w:rsidP="0092278D">
            <w:pPr>
              <w:spacing w:line="360" w:lineRule="auto"/>
              <w:rPr>
                <w:szCs w:val="24"/>
              </w:rPr>
            </w:pPr>
          </w:p>
        </w:tc>
        <w:tc>
          <w:tcPr>
            <w:tcW w:w="1704" w:type="dxa"/>
          </w:tcPr>
          <w:p w14:paraId="6ABBBFB7" w14:textId="77777777" w:rsidR="00D9642F" w:rsidRPr="00DC555B" w:rsidRDefault="00D9642F" w:rsidP="0092278D">
            <w:pPr>
              <w:spacing w:line="360" w:lineRule="auto"/>
              <w:ind w:firstLineChars="100" w:firstLine="240"/>
              <w:textAlignment w:val="center"/>
              <w:rPr>
                <w:szCs w:val="24"/>
              </w:rPr>
            </w:pPr>
            <w:r w:rsidRPr="00DC555B">
              <w:rPr>
                <w:position w:val="-14"/>
                <w:szCs w:val="24"/>
              </w:rPr>
              <w:object w:dxaOrig="380" w:dyaOrig="380" w14:anchorId="6ABBC3D0">
                <v:shape id="_x0000_i1230" type="#_x0000_t75" style="width:18.75pt;height:18.75pt" o:ole="">
                  <v:imagedata r:id="rId405" o:title=""/>
                </v:shape>
                <o:OLEObject Type="Embed" ProgID="Equation.DSMT4" ShapeID="_x0000_i1230" DrawAspect="Content" ObjectID="_1617179546" r:id="rId406"/>
              </w:object>
            </w:r>
            <w:r w:rsidR="000265FE" w:rsidRPr="00DC555B">
              <w:rPr>
                <w:position w:val="-14"/>
                <w:szCs w:val="24"/>
              </w:rPr>
              <w:t>=</w:t>
            </w:r>
            <w:r w:rsidR="000265FE" w:rsidRPr="00DC555B">
              <w:rPr>
                <w:rFonts w:hint="eastAsia"/>
                <w:position w:val="-14"/>
                <w:szCs w:val="24"/>
              </w:rPr>
              <w:t>0</w:t>
            </w:r>
          </w:p>
        </w:tc>
        <w:tc>
          <w:tcPr>
            <w:tcW w:w="1705" w:type="dxa"/>
          </w:tcPr>
          <w:p w14:paraId="6ABBBFB8" w14:textId="77777777" w:rsidR="00D9642F" w:rsidRPr="00DC555B" w:rsidRDefault="00D9642F" w:rsidP="0092278D">
            <w:pPr>
              <w:spacing w:line="360" w:lineRule="auto"/>
              <w:ind w:firstLineChars="100" w:firstLine="240"/>
              <w:rPr>
                <w:szCs w:val="24"/>
              </w:rPr>
            </w:pPr>
            <w:r w:rsidRPr="00DC555B">
              <w:rPr>
                <w:position w:val="-14"/>
                <w:szCs w:val="24"/>
              </w:rPr>
              <w:object w:dxaOrig="380" w:dyaOrig="380" w14:anchorId="6ABBC3D1">
                <v:shape id="_x0000_i1231" type="#_x0000_t75" style="width:18.75pt;height:18.75pt" o:ole="">
                  <v:imagedata r:id="rId405" o:title=""/>
                </v:shape>
                <o:OLEObject Type="Embed" ProgID="Equation.DSMT4" ShapeID="_x0000_i1231" DrawAspect="Content" ObjectID="_1617179547" r:id="rId407"/>
              </w:object>
            </w:r>
            <w:r w:rsidRPr="00DC555B">
              <w:rPr>
                <w:szCs w:val="24"/>
              </w:rPr>
              <w:t>=</w:t>
            </w:r>
            <w:r w:rsidRPr="00DC555B">
              <w:rPr>
                <w:rFonts w:hint="eastAsia"/>
                <w:szCs w:val="24"/>
              </w:rPr>
              <w:t>1</w:t>
            </w:r>
          </w:p>
        </w:tc>
        <w:tc>
          <w:tcPr>
            <w:tcW w:w="1705" w:type="dxa"/>
          </w:tcPr>
          <w:p w14:paraId="6ABBBFB9" w14:textId="77777777" w:rsidR="00D9642F" w:rsidRPr="00DC555B" w:rsidRDefault="00D9642F" w:rsidP="0092278D">
            <w:pPr>
              <w:spacing w:line="360" w:lineRule="auto"/>
              <w:ind w:firstLineChars="100" w:firstLine="240"/>
              <w:rPr>
                <w:szCs w:val="24"/>
              </w:rPr>
            </w:pPr>
            <w:r w:rsidRPr="00DC555B">
              <w:rPr>
                <w:position w:val="-14"/>
                <w:szCs w:val="24"/>
              </w:rPr>
              <w:object w:dxaOrig="380" w:dyaOrig="380" w14:anchorId="6ABBC3D2">
                <v:shape id="_x0000_i1232" type="#_x0000_t75" style="width:18.75pt;height:18.75pt" o:ole="">
                  <v:imagedata r:id="rId405" o:title=""/>
                </v:shape>
                <o:OLEObject Type="Embed" ProgID="Equation.DSMT4" ShapeID="_x0000_i1232" DrawAspect="Content" ObjectID="_1617179548" r:id="rId408"/>
              </w:object>
            </w:r>
            <w:r w:rsidRPr="00DC555B">
              <w:rPr>
                <w:szCs w:val="24"/>
              </w:rPr>
              <w:t>=</w:t>
            </w:r>
            <w:r w:rsidRPr="00DC555B">
              <w:rPr>
                <w:rFonts w:hint="eastAsia"/>
                <w:szCs w:val="24"/>
              </w:rPr>
              <w:t>2</w:t>
            </w:r>
          </w:p>
        </w:tc>
      </w:tr>
      <w:tr w:rsidR="00D9642F" w:rsidRPr="00DC555B" w14:paraId="6ABBBFC0" w14:textId="77777777" w:rsidTr="00531D01">
        <w:trPr>
          <w:trHeight w:val="225"/>
        </w:trPr>
        <w:tc>
          <w:tcPr>
            <w:tcW w:w="1704" w:type="dxa"/>
          </w:tcPr>
          <w:p w14:paraId="6ABBBFBB" w14:textId="77777777" w:rsidR="00D9642F" w:rsidRPr="00DC555B" w:rsidRDefault="00D9642F" w:rsidP="0092278D">
            <w:pPr>
              <w:spacing w:line="360" w:lineRule="auto"/>
              <w:ind w:firstLineChars="200" w:firstLine="480"/>
              <w:rPr>
                <w:szCs w:val="24"/>
              </w:rPr>
            </w:pPr>
            <w:r w:rsidRPr="00DC555B">
              <w:rPr>
                <w:position w:val="-10"/>
                <w:szCs w:val="24"/>
              </w:rPr>
              <w:object w:dxaOrig="279" w:dyaOrig="300" w14:anchorId="6ABBC3D3">
                <v:shape id="_x0000_i1233" type="#_x0000_t75" style="width:14.25pt;height:15pt" o:ole="">
                  <v:imagedata r:id="rId409" o:title=""/>
                </v:shape>
                <o:OLEObject Type="Embed" ProgID="Equation.DSMT4" ShapeID="_x0000_i1233" DrawAspect="Content" ObjectID="_1617179549" r:id="rId410"/>
              </w:object>
            </w:r>
            <w:r w:rsidRPr="00DC555B">
              <w:rPr>
                <w:szCs w:val="24"/>
              </w:rPr>
              <w:t>=</w:t>
            </w:r>
            <w:r w:rsidRPr="00DC555B">
              <w:rPr>
                <w:rFonts w:hint="eastAsia"/>
                <w:szCs w:val="24"/>
              </w:rPr>
              <w:t>10</w:t>
            </w:r>
          </w:p>
        </w:tc>
        <w:tc>
          <w:tcPr>
            <w:tcW w:w="1704" w:type="dxa"/>
          </w:tcPr>
          <w:p w14:paraId="6ABBBFBC" w14:textId="77777777" w:rsidR="00D9642F" w:rsidRPr="00DC555B" w:rsidRDefault="00D9642F" w:rsidP="0092278D">
            <w:pPr>
              <w:spacing w:line="360" w:lineRule="auto"/>
              <w:ind w:firstLineChars="100" w:firstLine="240"/>
              <w:rPr>
                <w:szCs w:val="24"/>
              </w:rPr>
            </w:pPr>
            <w:r w:rsidRPr="00DC555B">
              <w:rPr>
                <w:position w:val="-10"/>
                <w:szCs w:val="24"/>
              </w:rPr>
              <w:object w:dxaOrig="300" w:dyaOrig="300" w14:anchorId="6ABBC3D4">
                <v:shape id="_x0000_i1234" type="#_x0000_t75" style="width:15pt;height:15pt" o:ole="">
                  <v:imagedata r:id="rId411" o:title=""/>
                </v:shape>
                <o:OLEObject Type="Embed" ProgID="Equation.DSMT4" ShapeID="_x0000_i1234" DrawAspect="Content" ObjectID="_1617179550" r:id="rId412"/>
              </w:object>
            </w:r>
            <w:r w:rsidRPr="00DC555B">
              <w:rPr>
                <w:szCs w:val="24"/>
              </w:rPr>
              <w:t>=</w:t>
            </w:r>
            <w:r w:rsidRPr="00DC555B">
              <w:rPr>
                <w:rFonts w:hint="eastAsia"/>
                <w:szCs w:val="24"/>
              </w:rPr>
              <w:t>45</w:t>
            </w:r>
            <w:r w:rsidRPr="00DC555B">
              <w:rPr>
                <w:szCs w:val="24"/>
              </w:rPr>
              <w:t xml:space="preserve"> </w:t>
            </w:r>
          </w:p>
        </w:tc>
        <w:tc>
          <w:tcPr>
            <w:tcW w:w="1704" w:type="dxa"/>
          </w:tcPr>
          <w:p w14:paraId="6ABBBFBD" w14:textId="77777777" w:rsidR="00D9642F" w:rsidRPr="00DC555B" w:rsidRDefault="00D9642F" w:rsidP="0092278D">
            <w:pPr>
              <w:spacing w:line="360" w:lineRule="auto"/>
              <w:textAlignment w:val="center"/>
              <w:rPr>
                <w:szCs w:val="24"/>
              </w:rPr>
            </w:pPr>
            <w:r w:rsidRPr="00DC555B">
              <w:rPr>
                <w:rFonts w:hint="eastAsia"/>
                <w:szCs w:val="24"/>
              </w:rPr>
              <w:t xml:space="preserve"> </w:t>
            </w:r>
            <w:r w:rsidRPr="00DC555B">
              <w:rPr>
                <w:szCs w:val="24"/>
              </w:rPr>
              <w:t xml:space="preserve"> </w:t>
            </w:r>
            <w:r w:rsidRPr="00DC555B">
              <w:rPr>
                <w:position w:val="-10"/>
                <w:szCs w:val="24"/>
              </w:rPr>
              <w:object w:dxaOrig="400" w:dyaOrig="300" w14:anchorId="6ABBC3D5">
                <v:shape id="_x0000_i1235" type="#_x0000_t75" style="width:20.25pt;height:15pt" o:ole="">
                  <v:imagedata r:id="rId413" o:title=""/>
                </v:shape>
                <o:OLEObject Type="Embed" ProgID="Equation.DSMT4" ShapeID="_x0000_i1235" DrawAspect="Content" ObjectID="_1617179551" r:id="rId414"/>
              </w:object>
            </w:r>
            <w:r w:rsidR="00531D01" w:rsidRPr="00DC555B">
              <w:rPr>
                <w:rFonts w:hint="eastAsia"/>
                <w:position w:val="-10"/>
                <w:szCs w:val="24"/>
              </w:rPr>
              <w:t>8</w:t>
            </w:r>
            <w:r w:rsidRPr="00DC555B">
              <w:rPr>
                <w:szCs w:val="24"/>
              </w:rPr>
              <w:t xml:space="preserve"> </w:t>
            </w:r>
          </w:p>
        </w:tc>
        <w:tc>
          <w:tcPr>
            <w:tcW w:w="1705" w:type="dxa"/>
          </w:tcPr>
          <w:p w14:paraId="6ABBBFBE" w14:textId="77777777" w:rsidR="00D9642F" w:rsidRPr="00DC555B" w:rsidRDefault="00D9642F" w:rsidP="0092278D">
            <w:pPr>
              <w:spacing w:line="360" w:lineRule="auto"/>
              <w:textAlignment w:val="center"/>
              <w:rPr>
                <w:szCs w:val="24"/>
              </w:rPr>
            </w:pPr>
            <w:r w:rsidRPr="00DC555B">
              <w:rPr>
                <w:rFonts w:hint="eastAsia"/>
                <w:szCs w:val="24"/>
              </w:rPr>
              <w:t xml:space="preserve">  </w:t>
            </w:r>
            <w:r w:rsidRPr="00DC555B">
              <w:rPr>
                <w:position w:val="-10"/>
                <w:szCs w:val="24"/>
              </w:rPr>
              <w:object w:dxaOrig="480" w:dyaOrig="300" w14:anchorId="6ABBC3D6">
                <v:shape id="_x0000_i1236" type="#_x0000_t75" style="width:24.75pt;height:15pt" o:ole="">
                  <v:imagedata r:id="rId415" o:title=""/>
                </v:shape>
                <o:OLEObject Type="Embed" ProgID="Equation.DSMT4" ShapeID="_x0000_i1236" DrawAspect="Content" ObjectID="_1617179552" r:id="rId416"/>
              </w:object>
            </w:r>
            <w:r w:rsidR="00531D01" w:rsidRPr="00DC555B">
              <w:rPr>
                <w:rFonts w:hint="eastAsia"/>
                <w:position w:val="-10"/>
                <w:szCs w:val="24"/>
              </w:rPr>
              <w:t>1</w:t>
            </w:r>
          </w:p>
        </w:tc>
        <w:tc>
          <w:tcPr>
            <w:tcW w:w="1705" w:type="dxa"/>
          </w:tcPr>
          <w:p w14:paraId="6ABBBFBF" w14:textId="77777777" w:rsidR="00D9642F" w:rsidRPr="00DC555B" w:rsidRDefault="00531D01" w:rsidP="0092278D">
            <w:pPr>
              <w:spacing w:line="360" w:lineRule="auto"/>
              <w:textAlignment w:val="center"/>
              <w:rPr>
                <w:szCs w:val="24"/>
              </w:rPr>
            </w:pPr>
            <w:r w:rsidRPr="00DC555B">
              <w:rPr>
                <w:rFonts w:hint="eastAsia"/>
                <w:position w:val="-10"/>
                <w:szCs w:val="24"/>
              </w:rPr>
              <w:t xml:space="preserve">  </w:t>
            </w:r>
            <w:r w:rsidRPr="00DC555B">
              <w:rPr>
                <w:position w:val="-10"/>
                <w:szCs w:val="24"/>
              </w:rPr>
              <w:object w:dxaOrig="499" w:dyaOrig="300" w14:anchorId="6ABBC3D7">
                <v:shape id="_x0000_i1237" type="#_x0000_t75" style="width:24.75pt;height:15pt" o:ole="">
                  <v:imagedata r:id="rId417" o:title=""/>
                </v:shape>
                <o:OLEObject Type="Embed" ProgID="Equation.DSMT4" ShapeID="_x0000_i1237" DrawAspect="Content" ObjectID="_1617179553" r:id="rId418"/>
              </w:object>
            </w:r>
            <w:r w:rsidR="00EB48A4" w:rsidRPr="00DC555B">
              <w:rPr>
                <w:rFonts w:hint="eastAsia"/>
                <w:position w:val="-10"/>
                <w:szCs w:val="24"/>
              </w:rPr>
              <w:t>1</w:t>
            </w:r>
          </w:p>
        </w:tc>
      </w:tr>
      <w:tr w:rsidR="00D9642F" w:rsidRPr="00DC555B" w14:paraId="6ABBBFC6" w14:textId="77777777" w:rsidTr="004C6A3C">
        <w:tc>
          <w:tcPr>
            <w:tcW w:w="1704" w:type="dxa"/>
          </w:tcPr>
          <w:p w14:paraId="6ABBBFC1" w14:textId="77777777" w:rsidR="00D9642F" w:rsidRPr="00DC555B" w:rsidRDefault="00D9642F" w:rsidP="0092278D">
            <w:pPr>
              <w:spacing w:line="360" w:lineRule="auto"/>
              <w:ind w:firstLineChars="200" w:firstLine="480"/>
              <w:rPr>
                <w:szCs w:val="24"/>
              </w:rPr>
            </w:pPr>
            <w:r w:rsidRPr="00DC555B">
              <w:rPr>
                <w:position w:val="-10"/>
                <w:szCs w:val="24"/>
              </w:rPr>
              <w:object w:dxaOrig="279" w:dyaOrig="300" w14:anchorId="6ABBC3D8">
                <v:shape id="_x0000_i1238" type="#_x0000_t75" style="width:14.25pt;height:15pt" o:ole="">
                  <v:imagedata r:id="rId419" o:title=""/>
                </v:shape>
                <o:OLEObject Type="Embed" ProgID="Equation.DSMT4" ShapeID="_x0000_i1238" DrawAspect="Content" ObjectID="_1617179554" r:id="rId420"/>
              </w:object>
            </w:r>
            <w:r w:rsidRPr="00DC555B">
              <w:rPr>
                <w:szCs w:val="24"/>
              </w:rPr>
              <w:t>=</w:t>
            </w:r>
            <w:r w:rsidRPr="00DC555B">
              <w:rPr>
                <w:rFonts w:hint="eastAsia"/>
                <w:szCs w:val="24"/>
              </w:rPr>
              <w:t>20</w:t>
            </w:r>
          </w:p>
        </w:tc>
        <w:tc>
          <w:tcPr>
            <w:tcW w:w="1704" w:type="dxa"/>
          </w:tcPr>
          <w:p w14:paraId="6ABBBFC2" w14:textId="77777777" w:rsidR="00D9642F" w:rsidRPr="00DC555B" w:rsidRDefault="00D9642F" w:rsidP="0092278D">
            <w:pPr>
              <w:spacing w:line="360" w:lineRule="auto"/>
              <w:ind w:firstLineChars="100" w:firstLine="240"/>
              <w:rPr>
                <w:szCs w:val="24"/>
              </w:rPr>
            </w:pPr>
            <w:r w:rsidRPr="00DC555B">
              <w:rPr>
                <w:position w:val="-10"/>
                <w:szCs w:val="24"/>
              </w:rPr>
              <w:object w:dxaOrig="300" w:dyaOrig="300" w14:anchorId="6ABBC3D9">
                <v:shape id="_x0000_i1239" type="#_x0000_t75" style="width:15pt;height:15pt" o:ole="">
                  <v:imagedata r:id="rId411" o:title=""/>
                </v:shape>
                <o:OLEObject Type="Embed" ProgID="Equation.DSMT4" ShapeID="_x0000_i1239" DrawAspect="Content" ObjectID="_1617179555" r:id="rId421"/>
              </w:object>
            </w:r>
            <w:r w:rsidRPr="00DC555B">
              <w:rPr>
                <w:szCs w:val="24"/>
              </w:rPr>
              <w:t>=</w:t>
            </w:r>
            <w:r w:rsidRPr="00DC555B">
              <w:rPr>
                <w:rFonts w:hint="eastAsia"/>
                <w:szCs w:val="24"/>
              </w:rPr>
              <w:t>45</w:t>
            </w:r>
          </w:p>
        </w:tc>
        <w:tc>
          <w:tcPr>
            <w:tcW w:w="1704" w:type="dxa"/>
          </w:tcPr>
          <w:p w14:paraId="6ABBBFC3" w14:textId="77777777" w:rsidR="00D9642F" w:rsidRPr="00DC555B" w:rsidRDefault="00D9642F" w:rsidP="0092278D">
            <w:pPr>
              <w:snapToGrid w:val="0"/>
              <w:spacing w:line="360" w:lineRule="auto"/>
              <w:textAlignment w:val="center"/>
              <w:rPr>
                <w:szCs w:val="24"/>
              </w:rPr>
            </w:pPr>
            <w:r w:rsidRPr="00DC555B">
              <w:rPr>
                <w:rFonts w:hint="eastAsia"/>
                <w:szCs w:val="24"/>
              </w:rPr>
              <w:t xml:space="preserve">  </w:t>
            </w:r>
            <w:r w:rsidR="00DF2F33" w:rsidRPr="00DC555B">
              <w:rPr>
                <w:position w:val="-10"/>
                <w:szCs w:val="24"/>
              </w:rPr>
              <w:object w:dxaOrig="400" w:dyaOrig="300" w14:anchorId="6ABBC3DA">
                <v:shape id="_x0000_i1240" type="#_x0000_t75" style="width:19.5pt;height:15pt" o:ole="">
                  <v:imagedata r:id="rId422" o:title=""/>
                </v:shape>
                <o:OLEObject Type="Embed" ProgID="Equation.DSMT4" ShapeID="_x0000_i1240" DrawAspect="Content" ObjectID="_1617179556" r:id="rId423"/>
              </w:object>
            </w:r>
            <w:r w:rsidR="00EB48A4" w:rsidRPr="00DC555B">
              <w:rPr>
                <w:rFonts w:hint="eastAsia"/>
                <w:position w:val="-10"/>
                <w:szCs w:val="24"/>
              </w:rPr>
              <w:t>5</w:t>
            </w:r>
          </w:p>
        </w:tc>
        <w:tc>
          <w:tcPr>
            <w:tcW w:w="1705" w:type="dxa"/>
          </w:tcPr>
          <w:p w14:paraId="6ABBBFC4" w14:textId="77777777" w:rsidR="00D9642F" w:rsidRPr="00DC555B" w:rsidRDefault="00D9642F" w:rsidP="0092278D">
            <w:pPr>
              <w:spacing w:line="360" w:lineRule="auto"/>
              <w:textAlignment w:val="center"/>
              <w:rPr>
                <w:szCs w:val="24"/>
              </w:rPr>
            </w:pPr>
            <w:r w:rsidRPr="00DC555B">
              <w:rPr>
                <w:rFonts w:hint="eastAsia"/>
                <w:szCs w:val="24"/>
              </w:rPr>
              <w:t xml:space="preserve">  </w:t>
            </w:r>
            <w:r w:rsidR="008D063F" w:rsidRPr="00DC555B">
              <w:rPr>
                <w:position w:val="-10"/>
                <w:szCs w:val="24"/>
              </w:rPr>
              <w:object w:dxaOrig="480" w:dyaOrig="300" w14:anchorId="6ABBC3DB">
                <v:shape id="_x0000_i1241" type="#_x0000_t75" style="width:24.75pt;height:15pt" o:ole="">
                  <v:imagedata r:id="rId424" o:title=""/>
                </v:shape>
                <o:OLEObject Type="Embed" ProgID="Equation.DSMT4" ShapeID="_x0000_i1241" DrawAspect="Content" ObjectID="_1617179557" r:id="rId425"/>
              </w:object>
            </w:r>
            <w:r w:rsidR="00EB48A4" w:rsidRPr="00DC555B">
              <w:rPr>
                <w:rFonts w:hint="eastAsia"/>
                <w:position w:val="-10"/>
                <w:szCs w:val="24"/>
              </w:rPr>
              <w:t>1</w:t>
            </w:r>
          </w:p>
        </w:tc>
        <w:tc>
          <w:tcPr>
            <w:tcW w:w="1705" w:type="dxa"/>
          </w:tcPr>
          <w:p w14:paraId="6ABBBFC5" w14:textId="77777777" w:rsidR="00D9642F" w:rsidRPr="00DC555B" w:rsidRDefault="008D063F" w:rsidP="0092278D">
            <w:pPr>
              <w:spacing w:line="360" w:lineRule="auto"/>
              <w:ind w:firstLineChars="100" w:firstLine="240"/>
              <w:textAlignment w:val="center"/>
              <w:rPr>
                <w:szCs w:val="24"/>
              </w:rPr>
            </w:pPr>
            <w:r w:rsidRPr="00DC555B">
              <w:rPr>
                <w:position w:val="-10"/>
                <w:szCs w:val="24"/>
              </w:rPr>
              <w:object w:dxaOrig="499" w:dyaOrig="300" w14:anchorId="6ABBC3DC">
                <v:shape id="_x0000_i1242" type="#_x0000_t75" style="width:24.75pt;height:15pt" o:ole="">
                  <v:imagedata r:id="rId426" o:title=""/>
                </v:shape>
                <o:OLEObject Type="Embed" ProgID="Equation.DSMT4" ShapeID="_x0000_i1242" DrawAspect="Content" ObjectID="_1617179558" r:id="rId427"/>
              </w:object>
            </w:r>
            <w:r w:rsidR="00EB48A4" w:rsidRPr="00DC555B">
              <w:rPr>
                <w:rFonts w:hint="eastAsia"/>
                <w:position w:val="-10"/>
                <w:szCs w:val="24"/>
              </w:rPr>
              <w:t>4</w:t>
            </w:r>
          </w:p>
        </w:tc>
      </w:tr>
      <w:tr w:rsidR="00D9642F" w:rsidRPr="00DC555B" w14:paraId="6ABBBFCC" w14:textId="77777777" w:rsidTr="004C6A3C">
        <w:tc>
          <w:tcPr>
            <w:tcW w:w="1704" w:type="dxa"/>
          </w:tcPr>
          <w:p w14:paraId="6ABBBFC7" w14:textId="77777777" w:rsidR="00D9642F" w:rsidRPr="00DC555B" w:rsidRDefault="00D9642F" w:rsidP="0092278D">
            <w:pPr>
              <w:spacing w:line="360" w:lineRule="auto"/>
              <w:ind w:firstLineChars="200" w:firstLine="480"/>
              <w:rPr>
                <w:szCs w:val="24"/>
              </w:rPr>
            </w:pPr>
            <w:r w:rsidRPr="00DC555B">
              <w:rPr>
                <w:position w:val="-10"/>
                <w:szCs w:val="24"/>
              </w:rPr>
              <w:object w:dxaOrig="300" w:dyaOrig="300" w14:anchorId="6ABBC3DD">
                <v:shape id="_x0000_i1243" type="#_x0000_t75" style="width:15pt;height:15pt" o:ole="">
                  <v:imagedata r:id="rId428" o:title=""/>
                </v:shape>
                <o:OLEObject Type="Embed" ProgID="Equation.DSMT4" ShapeID="_x0000_i1243" DrawAspect="Content" ObjectID="_1617179559" r:id="rId429"/>
              </w:object>
            </w:r>
            <w:r w:rsidRPr="00DC555B">
              <w:rPr>
                <w:szCs w:val="24"/>
              </w:rPr>
              <w:t>=</w:t>
            </w:r>
            <w:r w:rsidRPr="00DC555B">
              <w:rPr>
                <w:rFonts w:hint="eastAsia"/>
                <w:szCs w:val="24"/>
              </w:rPr>
              <w:t>30</w:t>
            </w:r>
          </w:p>
        </w:tc>
        <w:tc>
          <w:tcPr>
            <w:tcW w:w="1704" w:type="dxa"/>
          </w:tcPr>
          <w:p w14:paraId="6ABBBFC8" w14:textId="77777777" w:rsidR="00D9642F" w:rsidRPr="00DC555B" w:rsidRDefault="00D9642F" w:rsidP="0092278D">
            <w:pPr>
              <w:spacing w:line="360" w:lineRule="auto"/>
              <w:ind w:firstLineChars="100" w:firstLine="240"/>
              <w:rPr>
                <w:szCs w:val="24"/>
              </w:rPr>
            </w:pPr>
            <w:r w:rsidRPr="00DC555B">
              <w:rPr>
                <w:position w:val="-10"/>
                <w:szCs w:val="24"/>
              </w:rPr>
              <w:object w:dxaOrig="320" w:dyaOrig="300" w14:anchorId="6ABBC3DE">
                <v:shape id="_x0000_i1244" type="#_x0000_t75" style="width:15.75pt;height:15pt" o:ole="">
                  <v:imagedata r:id="rId430" o:title=""/>
                </v:shape>
                <o:OLEObject Type="Embed" ProgID="Equation.DSMT4" ShapeID="_x0000_i1244" DrawAspect="Content" ObjectID="_1617179560" r:id="rId431"/>
              </w:object>
            </w:r>
            <w:r w:rsidRPr="00DC555B">
              <w:rPr>
                <w:szCs w:val="24"/>
              </w:rPr>
              <w:t>=</w:t>
            </w:r>
            <w:r w:rsidRPr="00DC555B">
              <w:rPr>
                <w:rFonts w:hint="eastAsia"/>
                <w:szCs w:val="24"/>
              </w:rPr>
              <w:t>55</w:t>
            </w:r>
          </w:p>
        </w:tc>
        <w:tc>
          <w:tcPr>
            <w:tcW w:w="1704" w:type="dxa"/>
          </w:tcPr>
          <w:p w14:paraId="6ABBBFC9" w14:textId="77777777" w:rsidR="00D9642F" w:rsidRPr="00DC555B" w:rsidRDefault="00D9642F" w:rsidP="0092278D">
            <w:pPr>
              <w:spacing w:line="360" w:lineRule="auto"/>
              <w:ind w:firstLineChars="100" w:firstLine="240"/>
              <w:textAlignment w:val="center"/>
              <w:rPr>
                <w:szCs w:val="24"/>
              </w:rPr>
            </w:pPr>
            <w:r w:rsidRPr="00DC555B">
              <w:rPr>
                <w:position w:val="-10"/>
                <w:szCs w:val="24"/>
              </w:rPr>
              <w:object w:dxaOrig="400" w:dyaOrig="300" w14:anchorId="6ABBC3DF">
                <v:shape id="_x0000_i1245" type="#_x0000_t75" style="width:20.25pt;height:15pt" o:ole="">
                  <v:imagedata r:id="rId432" o:title=""/>
                </v:shape>
                <o:OLEObject Type="Embed" ProgID="Equation.DSMT4" ShapeID="_x0000_i1245" DrawAspect="Content" ObjectID="_1617179561" r:id="rId433"/>
              </w:object>
            </w:r>
            <w:r w:rsidR="00674F05" w:rsidRPr="00DC555B">
              <w:rPr>
                <w:rFonts w:hint="eastAsia"/>
                <w:position w:val="-10"/>
                <w:szCs w:val="24"/>
              </w:rPr>
              <w:t>7</w:t>
            </w:r>
          </w:p>
        </w:tc>
        <w:tc>
          <w:tcPr>
            <w:tcW w:w="1705" w:type="dxa"/>
          </w:tcPr>
          <w:p w14:paraId="6ABBBFCA" w14:textId="77777777" w:rsidR="00D9642F" w:rsidRPr="00DC555B" w:rsidRDefault="008D063F" w:rsidP="0092278D">
            <w:pPr>
              <w:spacing w:line="360" w:lineRule="auto"/>
              <w:ind w:firstLineChars="100" w:firstLine="240"/>
              <w:textAlignment w:val="center"/>
              <w:rPr>
                <w:szCs w:val="24"/>
              </w:rPr>
            </w:pPr>
            <w:r w:rsidRPr="00DC555B">
              <w:rPr>
                <w:position w:val="-10"/>
                <w:szCs w:val="24"/>
              </w:rPr>
              <w:object w:dxaOrig="480" w:dyaOrig="300" w14:anchorId="6ABBC3E0">
                <v:shape id="_x0000_i1246" type="#_x0000_t75" style="width:24.75pt;height:15pt" o:ole="">
                  <v:imagedata r:id="rId434" o:title=""/>
                </v:shape>
                <o:OLEObject Type="Embed" ProgID="Equation.DSMT4" ShapeID="_x0000_i1246" DrawAspect="Content" ObjectID="_1617179562" r:id="rId435"/>
              </w:object>
            </w:r>
            <w:r w:rsidR="00674F05" w:rsidRPr="00DC555B">
              <w:rPr>
                <w:rFonts w:hint="eastAsia"/>
                <w:position w:val="-10"/>
                <w:szCs w:val="24"/>
              </w:rPr>
              <w:t>2</w:t>
            </w:r>
          </w:p>
        </w:tc>
        <w:tc>
          <w:tcPr>
            <w:tcW w:w="1705" w:type="dxa"/>
          </w:tcPr>
          <w:p w14:paraId="6ABBBFCB" w14:textId="77777777" w:rsidR="00D9642F" w:rsidRPr="00DC555B" w:rsidRDefault="008E5360" w:rsidP="0092278D">
            <w:pPr>
              <w:spacing w:line="360" w:lineRule="auto"/>
              <w:ind w:firstLineChars="100" w:firstLine="240"/>
              <w:textAlignment w:val="center"/>
              <w:rPr>
                <w:szCs w:val="24"/>
              </w:rPr>
            </w:pPr>
            <w:r w:rsidRPr="00DC555B">
              <w:rPr>
                <w:position w:val="-10"/>
                <w:szCs w:val="24"/>
              </w:rPr>
              <w:object w:dxaOrig="499" w:dyaOrig="300" w14:anchorId="6ABBC3E1">
                <v:shape id="_x0000_i1247" type="#_x0000_t75" style="width:24.75pt;height:15pt" o:ole="">
                  <v:imagedata r:id="rId436" o:title=""/>
                </v:shape>
                <o:OLEObject Type="Embed" ProgID="Equation.DSMT4" ShapeID="_x0000_i1247" DrawAspect="Content" ObjectID="_1617179563" r:id="rId437"/>
              </w:object>
            </w:r>
            <w:r w:rsidR="00674F05" w:rsidRPr="00DC555B">
              <w:rPr>
                <w:rFonts w:hint="eastAsia"/>
                <w:position w:val="-10"/>
                <w:szCs w:val="24"/>
              </w:rPr>
              <w:t>1</w:t>
            </w:r>
          </w:p>
        </w:tc>
      </w:tr>
      <w:tr w:rsidR="00D9642F" w:rsidRPr="00DC555B" w14:paraId="6ABBBFD2" w14:textId="77777777" w:rsidTr="00D9642F">
        <w:trPr>
          <w:trHeight w:val="253"/>
        </w:trPr>
        <w:tc>
          <w:tcPr>
            <w:tcW w:w="1704" w:type="dxa"/>
          </w:tcPr>
          <w:p w14:paraId="6ABBBFCD" w14:textId="77777777" w:rsidR="00D9642F" w:rsidRPr="00DC555B" w:rsidRDefault="00D9642F" w:rsidP="0092278D">
            <w:pPr>
              <w:spacing w:line="360" w:lineRule="auto"/>
              <w:ind w:firstLineChars="200" w:firstLine="480"/>
              <w:rPr>
                <w:szCs w:val="24"/>
              </w:rPr>
            </w:pPr>
            <w:r w:rsidRPr="00DC555B">
              <w:rPr>
                <w:position w:val="-10"/>
                <w:szCs w:val="24"/>
              </w:rPr>
              <w:object w:dxaOrig="300" w:dyaOrig="300" w14:anchorId="6ABBC3E2">
                <v:shape id="_x0000_i1248" type="#_x0000_t75" style="width:15pt;height:15pt" o:ole="">
                  <v:imagedata r:id="rId438" o:title=""/>
                </v:shape>
                <o:OLEObject Type="Embed" ProgID="Equation.DSMT4" ShapeID="_x0000_i1248" DrawAspect="Content" ObjectID="_1617179564" r:id="rId439"/>
              </w:object>
            </w:r>
            <w:r w:rsidRPr="00DC555B">
              <w:rPr>
                <w:szCs w:val="24"/>
              </w:rPr>
              <w:t>=</w:t>
            </w:r>
            <w:r w:rsidRPr="00DC555B">
              <w:rPr>
                <w:rFonts w:hint="eastAsia"/>
                <w:szCs w:val="24"/>
              </w:rPr>
              <w:t>40</w:t>
            </w:r>
          </w:p>
        </w:tc>
        <w:tc>
          <w:tcPr>
            <w:tcW w:w="1704" w:type="dxa"/>
          </w:tcPr>
          <w:p w14:paraId="6ABBBFCE" w14:textId="77777777" w:rsidR="00D9642F" w:rsidRPr="00DC555B" w:rsidRDefault="00D9642F" w:rsidP="0092278D">
            <w:pPr>
              <w:spacing w:line="360" w:lineRule="auto"/>
              <w:ind w:firstLineChars="100" w:firstLine="240"/>
              <w:rPr>
                <w:szCs w:val="24"/>
              </w:rPr>
            </w:pPr>
            <w:r w:rsidRPr="00DC555B">
              <w:rPr>
                <w:position w:val="-10"/>
                <w:szCs w:val="24"/>
              </w:rPr>
              <w:object w:dxaOrig="320" w:dyaOrig="300" w14:anchorId="6ABBC3E3">
                <v:shape id="_x0000_i1249" type="#_x0000_t75" style="width:15.75pt;height:15pt" o:ole="">
                  <v:imagedata r:id="rId430" o:title=""/>
                </v:shape>
                <o:OLEObject Type="Embed" ProgID="Equation.DSMT4" ShapeID="_x0000_i1249" DrawAspect="Content" ObjectID="_1617179565" r:id="rId440"/>
              </w:object>
            </w:r>
            <w:r w:rsidRPr="00DC555B">
              <w:rPr>
                <w:szCs w:val="24"/>
              </w:rPr>
              <w:t>=</w:t>
            </w:r>
            <w:r w:rsidRPr="00DC555B">
              <w:rPr>
                <w:rFonts w:hint="eastAsia"/>
                <w:szCs w:val="24"/>
              </w:rPr>
              <w:t>55</w:t>
            </w:r>
          </w:p>
        </w:tc>
        <w:tc>
          <w:tcPr>
            <w:tcW w:w="1704" w:type="dxa"/>
          </w:tcPr>
          <w:p w14:paraId="6ABBBFCF" w14:textId="77777777" w:rsidR="00D9642F" w:rsidRPr="00DC555B" w:rsidRDefault="00D9642F" w:rsidP="0092278D">
            <w:pPr>
              <w:spacing w:line="360" w:lineRule="auto"/>
              <w:textAlignment w:val="center"/>
              <w:rPr>
                <w:szCs w:val="24"/>
              </w:rPr>
            </w:pPr>
            <w:r w:rsidRPr="00DC555B">
              <w:rPr>
                <w:rFonts w:hint="eastAsia"/>
                <w:szCs w:val="24"/>
              </w:rPr>
              <w:t xml:space="preserve">  </w:t>
            </w:r>
            <w:r w:rsidRPr="00DC555B">
              <w:rPr>
                <w:position w:val="-10"/>
                <w:szCs w:val="24"/>
              </w:rPr>
              <w:object w:dxaOrig="420" w:dyaOrig="300" w14:anchorId="6ABBC3E4">
                <v:shape id="_x0000_i1250" type="#_x0000_t75" style="width:21pt;height:15pt" o:ole="">
                  <v:imagedata r:id="rId441" o:title=""/>
                </v:shape>
                <o:OLEObject Type="Embed" ProgID="Equation.DSMT4" ShapeID="_x0000_i1250" DrawAspect="Content" ObjectID="_1617179566" r:id="rId442"/>
              </w:object>
            </w:r>
            <w:r w:rsidR="00674F05" w:rsidRPr="00DC555B">
              <w:rPr>
                <w:rFonts w:hint="eastAsia"/>
                <w:position w:val="-10"/>
                <w:szCs w:val="24"/>
              </w:rPr>
              <w:t>4</w:t>
            </w:r>
          </w:p>
        </w:tc>
        <w:tc>
          <w:tcPr>
            <w:tcW w:w="1705" w:type="dxa"/>
          </w:tcPr>
          <w:p w14:paraId="6ABBBFD0" w14:textId="77777777" w:rsidR="00D9642F" w:rsidRPr="00DC555B" w:rsidRDefault="00D9642F" w:rsidP="0092278D">
            <w:pPr>
              <w:spacing w:line="360" w:lineRule="auto"/>
              <w:ind w:firstLineChars="100" w:firstLine="240"/>
              <w:textAlignment w:val="center"/>
              <w:rPr>
                <w:szCs w:val="24"/>
              </w:rPr>
            </w:pPr>
            <w:r w:rsidRPr="00DC555B">
              <w:rPr>
                <w:position w:val="-10"/>
                <w:szCs w:val="24"/>
              </w:rPr>
              <w:object w:dxaOrig="480" w:dyaOrig="300" w14:anchorId="6ABBC3E5">
                <v:shape id="_x0000_i1251" type="#_x0000_t75" style="width:24.75pt;height:15pt" o:ole="">
                  <v:imagedata r:id="rId443" o:title=""/>
                </v:shape>
                <o:OLEObject Type="Embed" ProgID="Equation.DSMT4" ShapeID="_x0000_i1251" DrawAspect="Content" ObjectID="_1617179567" r:id="rId444"/>
              </w:object>
            </w:r>
            <w:r w:rsidR="00674F05" w:rsidRPr="00DC555B">
              <w:rPr>
                <w:rFonts w:hint="eastAsia"/>
                <w:position w:val="-10"/>
                <w:szCs w:val="24"/>
              </w:rPr>
              <w:t>4</w:t>
            </w:r>
          </w:p>
        </w:tc>
        <w:tc>
          <w:tcPr>
            <w:tcW w:w="1705" w:type="dxa"/>
          </w:tcPr>
          <w:p w14:paraId="6ABBBFD1" w14:textId="77777777" w:rsidR="00D9642F" w:rsidRPr="00DC555B" w:rsidRDefault="00D9642F" w:rsidP="0092278D">
            <w:pPr>
              <w:spacing w:line="360" w:lineRule="auto"/>
              <w:ind w:firstLineChars="100" w:firstLine="240"/>
              <w:textAlignment w:val="center"/>
              <w:rPr>
                <w:szCs w:val="24"/>
              </w:rPr>
            </w:pPr>
            <w:r w:rsidRPr="00DC555B">
              <w:rPr>
                <w:position w:val="-10"/>
                <w:szCs w:val="24"/>
              </w:rPr>
              <w:object w:dxaOrig="499" w:dyaOrig="300" w14:anchorId="6ABBC3E6">
                <v:shape id="_x0000_i1252" type="#_x0000_t75" style="width:24.75pt;height:15pt" o:ole="">
                  <v:imagedata r:id="rId445" o:title=""/>
                </v:shape>
                <o:OLEObject Type="Embed" ProgID="Equation.DSMT4" ShapeID="_x0000_i1252" DrawAspect="Content" ObjectID="_1617179568" r:id="rId446"/>
              </w:object>
            </w:r>
            <w:r w:rsidR="00674F05" w:rsidRPr="00DC555B">
              <w:rPr>
                <w:rFonts w:hint="eastAsia"/>
                <w:position w:val="-10"/>
                <w:szCs w:val="24"/>
              </w:rPr>
              <w:t>2</w:t>
            </w:r>
          </w:p>
        </w:tc>
      </w:tr>
    </w:tbl>
    <w:p w14:paraId="6ABBBFD3" w14:textId="77777777" w:rsidR="00D9642F" w:rsidRDefault="007B2DA7" w:rsidP="0092278D">
      <w:pPr>
        <w:snapToGrid w:val="0"/>
        <w:spacing w:line="360" w:lineRule="auto"/>
        <w:ind w:firstLineChars="1100" w:firstLine="2640"/>
        <w:rPr>
          <w:rFonts w:asciiTheme="minorEastAsia" w:hAnsiTheme="minorEastAsia" w:cs="Arial"/>
          <w:kern w:val="0"/>
          <w:szCs w:val="24"/>
        </w:rPr>
      </w:pPr>
      <w:r>
        <w:rPr>
          <w:rFonts w:ascii="Arial" w:eastAsia="SimSun" w:hAnsi="Arial" w:cs="Arial" w:hint="eastAsia"/>
          <w:kern w:val="0"/>
          <w:szCs w:val="24"/>
        </w:rPr>
        <w:t>表</w:t>
      </w:r>
      <w:r w:rsidRPr="007B2DA7">
        <w:rPr>
          <w:rFonts w:asciiTheme="minorEastAsia" w:hAnsiTheme="minorEastAsia" w:cs="Arial" w:hint="eastAsia"/>
          <w:kern w:val="0"/>
          <w:szCs w:val="24"/>
        </w:rPr>
        <w:t>（3-1）</w:t>
      </w:r>
      <w:r>
        <w:rPr>
          <w:rFonts w:asciiTheme="minorEastAsia" w:hAnsiTheme="minorEastAsia" w:cs="Arial" w:hint="eastAsia"/>
          <w:kern w:val="0"/>
          <w:szCs w:val="24"/>
        </w:rPr>
        <w:t>观察数据表</w:t>
      </w:r>
    </w:p>
    <w:p w14:paraId="6ABBBFD4" w14:textId="77777777" w:rsidR="0092278D" w:rsidRPr="00DC555B" w:rsidRDefault="0092278D" w:rsidP="007B2DA7">
      <w:pPr>
        <w:snapToGrid w:val="0"/>
        <w:spacing w:line="360" w:lineRule="auto"/>
        <w:ind w:firstLineChars="1100" w:firstLine="2640"/>
        <w:rPr>
          <w:rFonts w:ascii="Arial" w:eastAsia="SimSun" w:hAnsi="Arial" w:cs="Arial"/>
          <w:kern w:val="0"/>
          <w:szCs w:val="24"/>
        </w:rPr>
      </w:pPr>
    </w:p>
    <w:p w14:paraId="6ABBBFD5" w14:textId="77777777" w:rsidR="00635E14" w:rsidRPr="00DC555B" w:rsidRDefault="00635E14" w:rsidP="00DC555B">
      <w:pPr>
        <w:snapToGrid w:val="0"/>
        <w:spacing w:line="360" w:lineRule="auto"/>
        <w:rPr>
          <w:rFonts w:ascii="Arial" w:eastAsia="SimSun" w:hAnsi="Arial" w:cs="Arial"/>
          <w:kern w:val="0"/>
          <w:szCs w:val="24"/>
        </w:rPr>
      </w:pPr>
      <w:r w:rsidRPr="00DC555B">
        <w:rPr>
          <w:rFonts w:ascii="Arial" w:eastAsia="SimSun" w:hAnsi="Arial" w:cs="Arial" w:hint="eastAsia"/>
          <w:kern w:val="0"/>
          <w:szCs w:val="24"/>
        </w:rPr>
        <w:t>三、基本假定</w:t>
      </w:r>
    </w:p>
    <w:p w14:paraId="6ABBBFD6" w14:textId="77777777" w:rsidR="009B008B" w:rsidRPr="00DC555B" w:rsidRDefault="009B008B" w:rsidP="00DC555B">
      <w:pPr>
        <w:shd w:val="clear" w:color="auto" w:fill="FFFFFF"/>
        <w:spacing w:line="360" w:lineRule="auto"/>
        <w:ind w:firstLineChars="200" w:firstLine="480"/>
        <w:rPr>
          <w:rFonts w:ascii="Arial" w:eastAsia="SimSun" w:hAnsi="Arial" w:cs="Arial"/>
          <w:kern w:val="0"/>
          <w:szCs w:val="24"/>
        </w:rPr>
      </w:pPr>
      <w:r w:rsidRPr="00DC555B">
        <w:rPr>
          <w:rFonts w:ascii="Arial" w:eastAsia="SimSun" w:hAnsi="Arial" w:cs="Arial" w:hint="eastAsia"/>
          <w:kern w:val="0"/>
          <w:szCs w:val="24"/>
        </w:rPr>
        <w:t>假定</w:t>
      </w:r>
      <w:r w:rsidRPr="00DC555B">
        <w:rPr>
          <w:rFonts w:ascii="Arial" w:eastAsia="SimSun" w:hAnsi="Arial" w:cs="Arial"/>
          <w:kern w:val="0"/>
          <w:position w:val="-14"/>
          <w:szCs w:val="24"/>
        </w:rPr>
        <w:object w:dxaOrig="380" w:dyaOrig="380" w14:anchorId="6ABBC3E7">
          <v:shape id="_x0000_i1253" type="#_x0000_t75" style="width:18.75pt;height:18.75pt" o:ole="">
            <v:imagedata r:id="rId447" o:title=""/>
          </v:shape>
          <o:OLEObject Type="Embed" ProgID="Equation.DSMT4" ShapeID="_x0000_i1253" DrawAspect="Content" ObjectID="_1617179569" r:id="rId448"/>
        </w:object>
      </w:r>
      <w:r w:rsidRPr="00DC555B">
        <w:rPr>
          <w:rFonts w:ascii="Arial" w:eastAsia="SimSun" w:hAnsi="Arial" w:cs="Arial"/>
          <w:kern w:val="0"/>
          <w:szCs w:val="24"/>
        </w:rPr>
        <w:t>为在在检测时间</w:t>
      </w:r>
      <w:r w:rsidRPr="00DC555B">
        <w:rPr>
          <w:rFonts w:ascii="Arial" w:eastAsia="SimSun" w:hAnsi="Arial" w:cs="Arial"/>
          <w:kern w:val="0"/>
          <w:position w:val="-12"/>
          <w:szCs w:val="24"/>
        </w:rPr>
        <w:object w:dxaOrig="320" w:dyaOrig="320" w14:anchorId="6ABBC3E8">
          <v:shape id="_x0000_i1254" type="#_x0000_t75" style="width:15.75pt;height:15.75pt" o:ole="">
            <v:imagedata r:id="rId449" o:title=""/>
          </v:shape>
          <o:OLEObject Type="Embed" ProgID="Equation.DSMT4" ShapeID="_x0000_i1254" DrawAspect="Content" ObjectID="_1617179570" r:id="rId450"/>
        </w:object>
      </w:r>
      <w:r w:rsidRPr="00DC555B">
        <w:rPr>
          <w:rFonts w:ascii="Arial" w:eastAsia="SimSun" w:hAnsi="Arial" w:cs="Arial"/>
          <w:kern w:val="0"/>
          <w:szCs w:val="24"/>
        </w:rPr>
        <w:t>和温度</w:t>
      </w:r>
      <w:r w:rsidRPr="00DC555B">
        <w:rPr>
          <w:rFonts w:ascii="Arial" w:eastAsia="SimSun" w:hAnsi="Arial" w:cs="Arial"/>
          <w:kern w:val="0"/>
          <w:position w:val="-12"/>
          <w:szCs w:val="24"/>
        </w:rPr>
        <w:object w:dxaOrig="320" w:dyaOrig="320" w14:anchorId="6ABBC3E9">
          <v:shape id="_x0000_i1255" type="#_x0000_t75" style="width:15.75pt;height:15.75pt" o:ole="">
            <v:imagedata r:id="rId451" o:title=""/>
          </v:shape>
          <o:OLEObject Type="Embed" ProgID="Equation.DSMT4" ShapeID="_x0000_i1255" DrawAspect="Content" ObjectID="_1617179571" r:id="rId452"/>
        </w:object>
      </w:r>
      <w:r w:rsidRPr="00DC555B">
        <w:rPr>
          <w:rFonts w:ascii="Arial" w:eastAsia="SimSun" w:hAnsi="Arial" w:cs="Arial"/>
          <w:kern w:val="0"/>
          <w:szCs w:val="24"/>
        </w:rPr>
        <w:t>下第</w:t>
      </w:r>
      <w:r w:rsidRPr="00DC555B">
        <w:rPr>
          <w:rFonts w:ascii="Arial" w:eastAsia="SimSun" w:hAnsi="Arial" w:cs="Arial" w:hint="eastAsia"/>
          <w:kern w:val="0"/>
          <w:szCs w:val="24"/>
        </w:rPr>
        <w:t>k</w:t>
      </w:r>
      <w:r w:rsidRPr="00DC555B">
        <w:rPr>
          <w:rFonts w:ascii="Arial" w:eastAsia="SimSun" w:hAnsi="Arial" w:cs="Arial" w:hint="eastAsia"/>
          <w:kern w:val="0"/>
          <w:szCs w:val="24"/>
        </w:rPr>
        <w:t>个产品的指示性函数。当产品在检测时是好的，设</w:t>
      </w:r>
      <w:r w:rsidRPr="00DC555B">
        <w:rPr>
          <w:rFonts w:ascii="Arial" w:eastAsia="SimSun" w:hAnsi="Arial" w:cs="Arial"/>
          <w:kern w:val="0"/>
          <w:position w:val="-14"/>
          <w:szCs w:val="24"/>
        </w:rPr>
        <w:object w:dxaOrig="380" w:dyaOrig="380" w14:anchorId="6ABBC3EA">
          <v:shape id="_x0000_i1256" type="#_x0000_t75" style="width:18.75pt;height:18.75pt" o:ole="">
            <v:imagedata r:id="rId453" o:title=""/>
          </v:shape>
          <o:OLEObject Type="Embed" ProgID="Equation.DSMT4" ShapeID="_x0000_i1256" DrawAspect="Content" ObjectID="_1617179572" r:id="rId454"/>
        </w:object>
      </w:r>
      <w:r w:rsidRPr="00DC555B">
        <w:rPr>
          <w:rFonts w:ascii="Arial" w:eastAsia="SimSun" w:hAnsi="Arial" w:cs="Arial"/>
          <w:kern w:val="0"/>
          <w:szCs w:val="24"/>
        </w:rPr>
        <w:t>=</w:t>
      </w:r>
      <w:r w:rsidRPr="00DC555B">
        <w:rPr>
          <w:rFonts w:ascii="Arial" w:eastAsia="SimSun" w:hAnsi="Arial" w:cs="Arial" w:hint="eastAsia"/>
          <w:kern w:val="0"/>
          <w:szCs w:val="24"/>
        </w:rPr>
        <w:t>0</w:t>
      </w:r>
      <w:r w:rsidRPr="00DC555B">
        <w:rPr>
          <w:rFonts w:ascii="Arial" w:eastAsia="SimSun" w:hAnsi="Arial" w:cs="Arial" w:hint="eastAsia"/>
          <w:kern w:val="0"/>
          <w:szCs w:val="24"/>
        </w:rPr>
        <w:t>；当产品在检测时坏了，这时我们就要查找可能导致产品此次失效的原因，如果是由于原因</w:t>
      </w:r>
      <w:r w:rsidRPr="00DC555B">
        <w:rPr>
          <w:rFonts w:ascii="Arial" w:eastAsia="SimSun" w:hAnsi="Arial" w:cs="Arial" w:hint="eastAsia"/>
          <w:kern w:val="0"/>
          <w:szCs w:val="24"/>
        </w:rPr>
        <w:t>r</w:t>
      </w:r>
      <w:r w:rsidRPr="00DC555B">
        <w:rPr>
          <w:rFonts w:ascii="Arial" w:eastAsia="SimSun" w:hAnsi="Arial" w:cs="Arial" w:hint="eastAsia"/>
          <w:kern w:val="0"/>
          <w:szCs w:val="24"/>
        </w:rPr>
        <w:t>失效，设</w:t>
      </w:r>
      <w:r w:rsidRPr="00DC555B">
        <w:rPr>
          <w:rFonts w:ascii="Arial" w:eastAsia="SimSun" w:hAnsi="Arial" w:cs="Arial"/>
          <w:kern w:val="0"/>
          <w:position w:val="-14"/>
          <w:szCs w:val="24"/>
        </w:rPr>
        <w:object w:dxaOrig="380" w:dyaOrig="380" w14:anchorId="6ABBC3EB">
          <v:shape id="_x0000_i1257" type="#_x0000_t75" style="width:18.75pt;height:18.75pt" o:ole="">
            <v:imagedata r:id="rId455" o:title=""/>
          </v:shape>
          <o:OLEObject Type="Embed" ProgID="Equation.DSMT4" ShapeID="_x0000_i1257" DrawAspect="Content" ObjectID="_1617179573" r:id="rId456"/>
        </w:object>
      </w:r>
      <w:r w:rsidRPr="00DC555B">
        <w:rPr>
          <w:rFonts w:ascii="Arial" w:eastAsia="SimSun" w:hAnsi="Arial" w:cs="Arial"/>
          <w:kern w:val="0"/>
          <w:szCs w:val="24"/>
        </w:rPr>
        <w:t>=</w:t>
      </w:r>
      <w:r w:rsidRPr="00DC555B">
        <w:rPr>
          <w:rFonts w:ascii="Arial" w:eastAsia="SimSun" w:hAnsi="Arial" w:cs="Arial" w:hint="eastAsia"/>
          <w:kern w:val="0"/>
          <w:szCs w:val="24"/>
        </w:rPr>
        <w:t>r(</w:t>
      </w:r>
      <w:r w:rsidRPr="00DC555B">
        <w:rPr>
          <w:rFonts w:ascii="Arial" w:eastAsia="SimSun" w:hAnsi="Arial" w:cs="Arial" w:hint="eastAsia"/>
          <w:kern w:val="0"/>
          <w:szCs w:val="24"/>
        </w:rPr>
        <w:t>在本文试验中我们假定有两个竞争风险，所以</w:t>
      </w:r>
      <w:r w:rsidRPr="00DC555B">
        <w:rPr>
          <w:rFonts w:ascii="Arial" w:eastAsia="SimSun" w:hAnsi="Arial" w:cs="Arial" w:hint="eastAsia"/>
          <w:kern w:val="0"/>
          <w:szCs w:val="24"/>
        </w:rPr>
        <w:t>r=1,2)</w:t>
      </w:r>
      <w:r w:rsidRPr="00DC555B">
        <w:rPr>
          <w:rFonts w:ascii="Arial" w:eastAsia="SimSun" w:hAnsi="Arial" w:cs="Arial" w:hint="eastAsia"/>
          <w:kern w:val="0"/>
          <w:szCs w:val="24"/>
        </w:rPr>
        <w:t>。指示性函数</w:t>
      </w:r>
      <w:r w:rsidRPr="00DC555B">
        <w:rPr>
          <w:rFonts w:ascii="Arial" w:eastAsia="SimSun" w:hAnsi="Arial" w:cs="Arial"/>
          <w:kern w:val="0"/>
          <w:position w:val="-14"/>
          <w:szCs w:val="24"/>
        </w:rPr>
        <w:object w:dxaOrig="380" w:dyaOrig="380" w14:anchorId="6ABBC3EC">
          <v:shape id="_x0000_i1258" type="#_x0000_t75" style="width:18.75pt;height:18.75pt" o:ole="">
            <v:imagedata r:id="rId457" o:title=""/>
          </v:shape>
          <o:OLEObject Type="Embed" ProgID="Equation.DSMT4" ShapeID="_x0000_i1258" DrawAspect="Content" ObjectID="_1617179574" r:id="rId458"/>
        </w:object>
      </w:r>
      <w:r w:rsidRPr="00DC555B">
        <w:rPr>
          <w:rFonts w:ascii="Arial" w:eastAsia="SimSun" w:hAnsi="Arial" w:cs="Arial"/>
          <w:kern w:val="0"/>
          <w:szCs w:val="24"/>
        </w:rPr>
        <w:t>如下：</w:t>
      </w:r>
    </w:p>
    <w:p w14:paraId="6ABBBFD7" w14:textId="77777777" w:rsidR="009B008B" w:rsidRPr="00DC555B" w:rsidRDefault="00325FFE" w:rsidP="00325FFE">
      <w:pPr>
        <w:pStyle w:val="a"/>
        <w:rPr>
          <w:rFonts w:asciiTheme="minorEastAsia" w:hAnsiTheme="minorEastAsia"/>
        </w:rPr>
      </w:pPr>
      <w:r>
        <w:rPr>
          <w:rFonts w:hint="eastAsia"/>
        </w:rPr>
        <w:tab/>
      </w:r>
      <w:r w:rsidR="009B008B" w:rsidRPr="00DC555B">
        <w:object w:dxaOrig="3420" w:dyaOrig="1400" w14:anchorId="6ABBC3ED">
          <v:shape id="_x0000_i1259" type="#_x0000_t75" style="width:171pt;height:70.5pt" o:ole="">
            <v:imagedata r:id="rId459" o:title=""/>
          </v:shape>
          <o:OLEObject Type="Embed" ProgID="Equation.DSMT4" ShapeID="_x0000_i1259" DrawAspect="Content" ObjectID="_1617179575" r:id="rId460"/>
        </w:object>
      </w:r>
      <w:r>
        <w:rPr>
          <w:rFonts w:hint="eastAsia"/>
        </w:rPr>
        <w:tab/>
      </w:r>
      <w:r w:rsidR="003F11CF" w:rsidRPr="00DC555B">
        <w:rPr>
          <w:rFonts w:hint="eastAsia"/>
        </w:rPr>
        <w:t>（</w:t>
      </w:r>
      <w:r w:rsidR="003F11CF" w:rsidRPr="00325FFE">
        <w:rPr>
          <w:rFonts w:asciiTheme="minorEastAsia" w:hAnsiTheme="minorEastAsia" w:hint="eastAsia"/>
        </w:rPr>
        <w:t>3-1</w:t>
      </w:r>
      <w:r w:rsidR="003F11CF" w:rsidRPr="00DC555B">
        <w:rPr>
          <w:rFonts w:hint="eastAsia"/>
        </w:rPr>
        <w:t>）</w:t>
      </w:r>
    </w:p>
    <w:p w14:paraId="6ABBBFD8" w14:textId="77777777" w:rsidR="006139AF" w:rsidRPr="00DC555B" w:rsidRDefault="00635E14" w:rsidP="00DC555B">
      <w:pPr>
        <w:shd w:val="clear" w:color="auto" w:fill="FFFFFF"/>
        <w:spacing w:line="360" w:lineRule="auto"/>
        <w:ind w:firstLineChars="200" w:firstLine="480"/>
        <w:rPr>
          <w:rFonts w:ascii="Arial" w:eastAsia="SimSun" w:hAnsi="Arial" w:cs="Arial"/>
          <w:kern w:val="0"/>
          <w:szCs w:val="24"/>
        </w:rPr>
      </w:pPr>
      <w:r w:rsidRPr="00DC555B">
        <w:rPr>
          <w:rFonts w:ascii="Arial" w:eastAsia="SimSun" w:hAnsi="Arial" w:cs="Arial" w:hint="eastAsia"/>
          <w:kern w:val="0"/>
          <w:szCs w:val="24"/>
        </w:rPr>
        <w:t>在本文中假定</w:t>
      </w:r>
      <w:r w:rsidR="006139AF" w:rsidRPr="00DC555B">
        <w:rPr>
          <w:rFonts w:ascii="Arial" w:eastAsia="SimSun" w:hAnsi="Arial" w:cs="Arial" w:hint="eastAsia"/>
          <w:kern w:val="0"/>
          <w:szCs w:val="24"/>
        </w:rPr>
        <w:t>分别由于原因</w:t>
      </w:r>
      <w:r w:rsidR="006139AF" w:rsidRPr="00DC555B">
        <w:rPr>
          <w:rFonts w:ascii="Arial" w:eastAsia="SimSun" w:hAnsi="Arial" w:cs="Arial" w:hint="eastAsia"/>
          <w:kern w:val="0"/>
          <w:szCs w:val="24"/>
        </w:rPr>
        <w:t>1</w:t>
      </w:r>
      <w:r w:rsidR="006139AF" w:rsidRPr="00DC555B">
        <w:rPr>
          <w:rFonts w:ascii="Arial" w:eastAsia="SimSun" w:hAnsi="Arial" w:cs="Arial" w:hint="eastAsia"/>
          <w:kern w:val="0"/>
          <w:szCs w:val="24"/>
        </w:rPr>
        <w:t>和原因</w:t>
      </w:r>
      <w:r w:rsidR="006139AF" w:rsidRPr="00DC555B">
        <w:rPr>
          <w:rFonts w:ascii="Arial" w:eastAsia="SimSun" w:hAnsi="Arial" w:cs="Arial" w:hint="eastAsia"/>
          <w:kern w:val="0"/>
          <w:szCs w:val="24"/>
        </w:rPr>
        <w:t>2</w:t>
      </w:r>
      <w:r w:rsidR="006139AF" w:rsidRPr="00DC555B">
        <w:rPr>
          <w:rFonts w:ascii="Arial" w:eastAsia="SimSun" w:hAnsi="Arial" w:cs="Arial" w:hint="eastAsia"/>
          <w:kern w:val="0"/>
          <w:szCs w:val="24"/>
        </w:rPr>
        <w:t>导致失效的时间为</w:t>
      </w:r>
      <w:r w:rsidRPr="00DC555B">
        <w:rPr>
          <w:rFonts w:ascii="Arial" w:eastAsia="SimSun" w:hAnsi="Arial" w:cs="Arial"/>
          <w:kern w:val="0"/>
          <w:position w:val="-12"/>
          <w:szCs w:val="24"/>
        </w:rPr>
        <w:object w:dxaOrig="440" w:dyaOrig="320" w14:anchorId="6ABBC3EE">
          <v:shape id="_x0000_i1260" type="#_x0000_t75" style="width:21.75pt;height:15.75pt" o:ole="">
            <v:imagedata r:id="rId461" o:title=""/>
          </v:shape>
          <o:OLEObject Type="Embed" ProgID="Equation.DSMT4" ShapeID="_x0000_i1260" DrawAspect="Content" ObjectID="_1617179576" r:id="rId462"/>
        </w:object>
      </w:r>
      <w:r w:rsidR="006139AF" w:rsidRPr="00DC555B">
        <w:rPr>
          <w:rFonts w:ascii="Arial" w:eastAsia="SimSun" w:hAnsi="Arial" w:cs="Arial" w:hint="eastAsia"/>
          <w:kern w:val="0"/>
          <w:szCs w:val="24"/>
        </w:rPr>
        <w:t>(r=1,2</w:t>
      </w:r>
      <w:r w:rsidR="006139AF" w:rsidRPr="00DC555B">
        <w:rPr>
          <w:rFonts w:ascii="Arial" w:eastAsia="SimSun" w:hAnsi="Arial" w:cs="Arial" w:hint="eastAsia"/>
          <w:kern w:val="0"/>
          <w:szCs w:val="24"/>
        </w:rPr>
        <w:t>，</w:t>
      </w:r>
      <w:r w:rsidR="006139AF" w:rsidRPr="00DC555B">
        <w:rPr>
          <w:rFonts w:ascii="Arial" w:eastAsia="SimSun" w:hAnsi="Arial" w:cs="Arial" w:hint="eastAsia"/>
          <w:kern w:val="0"/>
          <w:szCs w:val="24"/>
        </w:rPr>
        <w:t>i=1</w:t>
      </w:r>
      <w:r w:rsidR="006139AF" w:rsidRPr="00DC555B">
        <w:rPr>
          <w:rFonts w:ascii="Arial" w:eastAsia="SimSun" w:hAnsi="Arial" w:cs="Arial" w:hint="eastAsia"/>
          <w:kern w:val="0"/>
          <w:szCs w:val="24"/>
        </w:rPr>
        <w:t>…</w:t>
      </w:r>
      <w:r w:rsidRPr="00DC555B">
        <w:rPr>
          <w:rFonts w:ascii="Arial" w:eastAsia="SimSun" w:hAnsi="Arial" w:cs="Arial"/>
          <w:kern w:val="0"/>
          <w:position w:val="-12"/>
          <w:szCs w:val="24"/>
        </w:rPr>
        <w:object w:dxaOrig="340" w:dyaOrig="320" w14:anchorId="6ABBC3EF">
          <v:shape id="_x0000_i1261" type="#_x0000_t75" style="width:16.5pt;height:15.75pt" o:ole="">
            <v:imagedata r:id="rId463" o:title=""/>
          </v:shape>
          <o:OLEObject Type="Embed" ProgID="Equation.DSMT4" ShapeID="_x0000_i1261" DrawAspect="Content" ObjectID="_1617179577" r:id="rId464"/>
        </w:object>
      </w:r>
      <w:r w:rsidR="006139AF" w:rsidRPr="00DC555B">
        <w:rPr>
          <w:rFonts w:ascii="Arial" w:eastAsia="SimSun" w:hAnsi="Arial" w:cs="Arial"/>
          <w:kern w:val="0"/>
          <w:szCs w:val="24"/>
        </w:rPr>
        <w:t>，</w:t>
      </w:r>
      <w:r w:rsidRPr="00DC555B">
        <w:rPr>
          <w:rFonts w:ascii="Arial" w:eastAsia="SimSun" w:hAnsi="Arial" w:cs="Arial" w:hint="eastAsia"/>
          <w:kern w:val="0"/>
          <w:szCs w:val="24"/>
        </w:rPr>
        <w:t>j=1,2)</w:t>
      </w:r>
      <w:r w:rsidRPr="00DC555B">
        <w:rPr>
          <w:rFonts w:ascii="Arial" w:eastAsia="SimSun" w:hAnsi="Arial" w:cs="Arial" w:hint="eastAsia"/>
          <w:kern w:val="0"/>
          <w:szCs w:val="24"/>
        </w:rPr>
        <w:t>，</w:t>
      </w:r>
      <w:r w:rsidRPr="00DC555B">
        <w:rPr>
          <w:rFonts w:ascii="Arial" w:eastAsia="SimSun" w:hAnsi="Arial" w:cs="Arial"/>
          <w:kern w:val="0"/>
          <w:position w:val="-12"/>
          <w:szCs w:val="24"/>
        </w:rPr>
        <w:object w:dxaOrig="440" w:dyaOrig="320" w14:anchorId="6ABBC3F0">
          <v:shape id="_x0000_i1262" type="#_x0000_t75" style="width:21.75pt;height:15.75pt" o:ole="">
            <v:imagedata r:id="rId465" o:title=""/>
          </v:shape>
          <o:OLEObject Type="Embed" ProgID="Equation.DSMT4" ShapeID="_x0000_i1262" DrawAspect="Content" ObjectID="_1617179578" r:id="rId466"/>
        </w:object>
      </w:r>
      <w:r w:rsidR="006139AF" w:rsidRPr="00DC555B">
        <w:rPr>
          <w:rFonts w:ascii="Arial" w:eastAsia="SimSun" w:hAnsi="Arial" w:cs="Arial" w:hint="eastAsia"/>
          <w:kern w:val="0"/>
          <w:szCs w:val="24"/>
        </w:rPr>
        <w:t>为随机变量，并且相互独立。假设</w:t>
      </w:r>
      <w:r w:rsidRPr="00DC555B">
        <w:rPr>
          <w:rFonts w:ascii="Arial" w:eastAsia="SimSun" w:hAnsi="Arial" w:cs="Arial"/>
          <w:kern w:val="0"/>
          <w:position w:val="-12"/>
          <w:szCs w:val="24"/>
        </w:rPr>
        <w:object w:dxaOrig="440" w:dyaOrig="320" w14:anchorId="6ABBC3F1">
          <v:shape id="_x0000_i1263" type="#_x0000_t75" style="width:21.75pt;height:15.75pt" o:ole="">
            <v:imagedata r:id="rId467" o:title=""/>
          </v:shape>
          <o:OLEObject Type="Embed" ProgID="Equation.DSMT4" ShapeID="_x0000_i1263" DrawAspect="Content" ObjectID="_1617179579" r:id="rId468"/>
        </w:object>
      </w:r>
      <w:r w:rsidR="006139AF" w:rsidRPr="00DC555B">
        <w:rPr>
          <w:rFonts w:ascii="Arial" w:eastAsia="SimSun" w:hAnsi="Arial" w:cs="Arial"/>
          <w:kern w:val="0"/>
          <w:szCs w:val="24"/>
        </w:rPr>
        <w:t>服从参数为</w:t>
      </w:r>
      <w:r w:rsidRPr="00DC555B">
        <w:rPr>
          <w:rFonts w:ascii="Arial" w:eastAsia="SimSun" w:hAnsi="Arial" w:cs="Arial"/>
          <w:kern w:val="0"/>
          <w:position w:val="-12"/>
          <w:szCs w:val="24"/>
        </w:rPr>
        <w:object w:dxaOrig="320" w:dyaOrig="320" w14:anchorId="6ABBC3F2">
          <v:shape id="_x0000_i1264" type="#_x0000_t75" style="width:15.75pt;height:15.75pt" o:ole="">
            <v:imagedata r:id="rId469" o:title=""/>
          </v:shape>
          <o:OLEObject Type="Embed" ProgID="Equation.DSMT4" ShapeID="_x0000_i1264" DrawAspect="Content" ObjectID="_1617179580" r:id="rId470"/>
        </w:object>
      </w:r>
      <w:r w:rsidR="006139AF" w:rsidRPr="00DC555B">
        <w:rPr>
          <w:rFonts w:ascii="Arial" w:eastAsia="SimSun" w:hAnsi="Arial" w:cs="Arial"/>
          <w:kern w:val="0"/>
          <w:szCs w:val="24"/>
        </w:rPr>
        <w:t>的指数分布，概率密度函数为：</w:t>
      </w:r>
    </w:p>
    <w:p w14:paraId="6ABBBFD9" w14:textId="77777777" w:rsidR="00635E14" w:rsidRPr="00DC555B" w:rsidRDefault="00325FFE" w:rsidP="00325FFE">
      <w:pPr>
        <w:pStyle w:val="a"/>
      </w:pPr>
      <w:r>
        <w:rPr>
          <w:rFonts w:hint="eastAsia"/>
        </w:rPr>
        <w:tab/>
      </w:r>
      <w:r w:rsidR="00635E14" w:rsidRPr="00DC555B">
        <w:object w:dxaOrig="2000" w:dyaOrig="380" w14:anchorId="6ABBC3F3">
          <v:shape id="_x0000_i1265" type="#_x0000_t75" style="width:99.75pt;height:18.75pt" o:ole="">
            <v:imagedata r:id="rId471" o:title=""/>
          </v:shape>
          <o:OLEObject Type="Embed" ProgID="Equation.DSMT4" ShapeID="_x0000_i1265" DrawAspect="Content" ObjectID="_1617179581" r:id="rId472"/>
        </w:object>
      </w:r>
      <w:r w:rsidR="00FE728F" w:rsidRPr="00DC555B">
        <w:rPr>
          <w:rFonts w:hint="eastAsia"/>
        </w:rPr>
        <w:t>（</w:t>
      </w:r>
      <w:r w:rsidR="00635E14" w:rsidRPr="00DC555B">
        <w:rPr>
          <w:rFonts w:hint="eastAsia"/>
        </w:rPr>
        <w:t>r=1,2</w:t>
      </w:r>
      <w:r w:rsidR="00635E14" w:rsidRPr="00DC555B">
        <w:rPr>
          <w:rFonts w:hint="eastAsia"/>
        </w:rPr>
        <w:t>，</w:t>
      </w:r>
      <w:r w:rsidR="00FE728F" w:rsidRPr="00DC555B">
        <w:rPr>
          <w:rFonts w:hint="eastAsia"/>
        </w:rPr>
        <w:t>j=1,2</w:t>
      </w:r>
      <w:r w:rsidR="00FE728F" w:rsidRPr="00DC555B">
        <w:rPr>
          <w:rFonts w:hint="eastAsia"/>
        </w:rPr>
        <w:t>）</w:t>
      </w:r>
      <w:r>
        <w:rPr>
          <w:rFonts w:hint="eastAsia"/>
        </w:rPr>
        <w:tab/>
      </w:r>
      <w:r w:rsidR="003F11CF" w:rsidRPr="00325FFE">
        <w:rPr>
          <w:rFonts w:asciiTheme="minorEastAsia" w:hAnsiTheme="minorEastAsia" w:hint="eastAsia"/>
        </w:rPr>
        <w:t>（3-2）</w:t>
      </w:r>
    </w:p>
    <w:p w14:paraId="6ABBBFDA" w14:textId="77777777" w:rsidR="006139AF" w:rsidRPr="00DC555B" w:rsidRDefault="006139AF" w:rsidP="00DC555B">
      <w:pPr>
        <w:shd w:val="clear" w:color="auto" w:fill="FFFFFF"/>
        <w:spacing w:line="360" w:lineRule="auto"/>
        <w:rPr>
          <w:rFonts w:ascii="Arial" w:eastAsia="SimSun" w:hAnsi="Arial" w:cs="Arial"/>
          <w:kern w:val="0"/>
          <w:szCs w:val="24"/>
        </w:rPr>
      </w:pPr>
      <w:r w:rsidRPr="00DC555B">
        <w:rPr>
          <w:rFonts w:ascii="Arial" w:eastAsia="SimSun" w:hAnsi="Arial" w:cs="Arial" w:hint="eastAsia"/>
          <w:kern w:val="0"/>
          <w:szCs w:val="24"/>
        </w:rPr>
        <w:t>那么累积分布函数就为：</w:t>
      </w:r>
    </w:p>
    <w:p w14:paraId="6ABBBFDB" w14:textId="77777777" w:rsidR="00674F05" w:rsidRPr="00DC555B" w:rsidRDefault="00325FFE" w:rsidP="00325FFE">
      <w:pPr>
        <w:pStyle w:val="a"/>
      </w:pPr>
      <w:r>
        <w:rPr>
          <w:rFonts w:hint="eastAsia"/>
        </w:rPr>
        <w:tab/>
      </w:r>
      <w:r w:rsidR="006139AF" w:rsidRPr="00DC555B">
        <w:object w:dxaOrig="2020" w:dyaOrig="380" w14:anchorId="6ABBC3F4">
          <v:shape id="_x0000_i1266" type="#_x0000_t75" style="width:101.25pt;height:18.75pt" o:ole="">
            <v:imagedata r:id="rId473" o:title=""/>
          </v:shape>
          <o:OLEObject Type="Embed" ProgID="Equation.DSMT4" ShapeID="_x0000_i1266" DrawAspect="Content" ObjectID="_1617179582" r:id="rId474"/>
        </w:object>
      </w:r>
      <w:r>
        <w:rPr>
          <w:rFonts w:hint="eastAsia"/>
        </w:rPr>
        <w:tab/>
      </w:r>
      <w:r w:rsidR="003F11CF" w:rsidRPr="00325FFE">
        <w:rPr>
          <w:rFonts w:asciiTheme="minorEastAsia" w:hAnsiTheme="minorEastAsia"/>
        </w:rPr>
        <w:t>（</w:t>
      </w:r>
      <w:r w:rsidR="003F11CF" w:rsidRPr="00325FFE">
        <w:rPr>
          <w:rFonts w:asciiTheme="minorEastAsia" w:hAnsiTheme="minorEastAsia" w:hint="eastAsia"/>
        </w:rPr>
        <w:t>3-3</w:t>
      </w:r>
      <w:r w:rsidR="003F11CF" w:rsidRPr="00325FFE">
        <w:rPr>
          <w:rFonts w:asciiTheme="minorEastAsia" w:hAnsiTheme="minorEastAsia"/>
        </w:rPr>
        <w:t>）</w:t>
      </w:r>
    </w:p>
    <w:p w14:paraId="6ABBBFDC" w14:textId="77777777" w:rsidR="006139AF" w:rsidRPr="00DC555B" w:rsidRDefault="006139AF" w:rsidP="00DC555B">
      <w:pPr>
        <w:shd w:val="clear" w:color="auto" w:fill="FFFFFF"/>
        <w:spacing w:line="360" w:lineRule="auto"/>
        <w:ind w:firstLineChars="200" w:firstLine="480"/>
        <w:rPr>
          <w:rFonts w:ascii="Arial" w:eastAsia="SimSun" w:hAnsi="Arial" w:cs="Arial"/>
          <w:kern w:val="0"/>
          <w:szCs w:val="24"/>
        </w:rPr>
      </w:pPr>
      <w:r w:rsidRPr="00DC555B">
        <w:rPr>
          <w:rFonts w:ascii="Arial" w:eastAsia="SimSun" w:hAnsi="Arial" w:cs="Arial" w:hint="eastAsia"/>
          <w:kern w:val="0"/>
          <w:szCs w:val="24"/>
        </w:rPr>
        <w:t>由于本试验引进了加速寿命试验，由</w:t>
      </w:r>
      <w:r w:rsidR="00635E14" w:rsidRPr="00DC555B">
        <w:rPr>
          <w:rFonts w:ascii="Arial" w:eastAsia="SimSun" w:hAnsi="Arial" w:cs="Arial" w:hint="eastAsia"/>
          <w:kern w:val="0"/>
          <w:szCs w:val="24"/>
        </w:rPr>
        <w:t>2.1</w:t>
      </w:r>
      <w:r w:rsidR="00635E14" w:rsidRPr="00DC555B">
        <w:rPr>
          <w:rFonts w:ascii="Arial" w:eastAsia="SimSun" w:hAnsi="Arial" w:cs="Arial" w:hint="eastAsia"/>
          <w:kern w:val="0"/>
          <w:szCs w:val="24"/>
        </w:rPr>
        <w:t>节中的</w:t>
      </w:r>
      <w:r w:rsidRPr="00DC555B">
        <w:rPr>
          <w:rFonts w:ascii="Arial" w:eastAsia="SimSun" w:hAnsi="Arial" w:cs="Arial" w:hint="eastAsia"/>
          <w:kern w:val="0"/>
          <w:szCs w:val="24"/>
        </w:rPr>
        <w:t>加速模型</w:t>
      </w:r>
      <w:r w:rsidR="00FE728F" w:rsidRPr="00DC555B">
        <w:rPr>
          <w:rFonts w:ascii="Arial" w:eastAsia="SimSun" w:hAnsi="Arial" w:cs="Arial" w:hint="eastAsia"/>
          <w:kern w:val="0"/>
          <w:szCs w:val="24"/>
        </w:rPr>
        <w:t>和</w:t>
      </w:r>
      <w:r w:rsidR="00FE728F" w:rsidRPr="00DC555B">
        <w:rPr>
          <w:rFonts w:ascii="Arial" w:eastAsia="SimSun" w:hAnsi="Arial" w:cs="Arial" w:hint="eastAsia"/>
          <w:kern w:val="0"/>
          <w:szCs w:val="24"/>
        </w:rPr>
        <w:t>2.4</w:t>
      </w:r>
      <w:r w:rsidR="00FE728F" w:rsidRPr="00DC555B">
        <w:rPr>
          <w:rFonts w:ascii="Arial" w:eastAsia="SimSun" w:hAnsi="Arial" w:cs="Arial" w:hint="eastAsia"/>
          <w:kern w:val="0"/>
          <w:szCs w:val="24"/>
        </w:rPr>
        <w:t>节</w:t>
      </w:r>
      <w:r w:rsidRPr="00DC555B">
        <w:rPr>
          <w:rFonts w:ascii="Arial" w:eastAsia="SimSun" w:hAnsi="Arial" w:cs="Arial" w:hint="eastAsia"/>
          <w:kern w:val="0"/>
          <w:szCs w:val="24"/>
        </w:rPr>
        <w:t>可以得到，</w:t>
      </w:r>
      <w:r w:rsidR="00635E14" w:rsidRPr="00DC555B">
        <w:rPr>
          <w:rFonts w:ascii="Arial" w:eastAsia="SimSun" w:hAnsi="Arial" w:cs="Arial"/>
          <w:kern w:val="0"/>
          <w:position w:val="-12"/>
          <w:szCs w:val="24"/>
        </w:rPr>
        <w:object w:dxaOrig="300" w:dyaOrig="320" w14:anchorId="6ABBC3F5">
          <v:shape id="_x0000_i1267" type="#_x0000_t75" style="width:15pt;height:15.75pt" o:ole="">
            <v:imagedata r:id="rId475" o:title=""/>
          </v:shape>
          <o:OLEObject Type="Embed" ProgID="Equation.DSMT4" ShapeID="_x0000_i1267" DrawAspect="Content" ObjectID="_1617179583" r:id="rId476"/>
        </w:object>
      </w:r>
      <w:r w:rsidRPr="00DC555B">
        <w:rPr>
          <w:rFonts w:ascii="Arial" w:eastAsia="SimSun" w:hAnsi="Arial" w:cs="Arial"/>
          <w:kern w:val="0"/>
          <w:szCs w:val="24"/>
        </w:rPr>
        <w:t>是产品在温度</w:t>
      </w:r>
      <w:r w:rsidR="00635E14" w:rsidRPr="00DC555B">
        <w:rPr>
          <w:rFonts w:ascii="Arial" w:eastAsia="SimSun" w:hAnsi="Arial" w:cs="Arial"/>
          <w:kern w:val="0"/>
          <w:position w:val="-12"/>
          <w:szCs w:val="24"/>
        </w:rPr>
        <w:object w:dxaOrig="320" w:dyaOrig="320" w14:anchorId="6ABBC3F6">
          <v:shape id="_x0000_i1268" type="#_x0000_t75" style="width:15.75pt;height:15.75pt" o:ole="">
            <v:imagedata r:id="rId477" o:title=""/>
          </v:shape>
          <o:OLEObject Type="Embed" ProgID="Equation.DSMT4" ShapeID="_x0000_i1268" DrawAspect="Content" ObjectID="_1617179584" r:id="rId478"/>
        </w:object>
      </w:r>
      <w:r w:rsidRPr="00DC555B">
        <w:rPr>
          <w:rFonts w:ascii="Arial" w:eastAsia="SimSun" w:hAnsi="Arial" w:cs="Arial"/>
          <w:kern w:val="0"/>
          <w:szCs w:val="24"/>
        </w:rPr>
        <w:t>条件下由于第</w:t>
      </w:r>
      <w:r w:rsidRPr="00DC555B">
        <w:rPr>
          <w:rFonts w:ascii="Arial" w:eastAsia="SimSun" w:hAnsi="Arial" w:cs="Arial" w:hint="eastAsia"/>
          <w:kern w:val="0"/>
          <w:szCs w:val="24"/>
        </w:rPr>
        <w:t>r</w:t>
      </w:r>
      <w:r w:rsidRPr="00DC555B">
        <w:rPr>
          <w:rFonts w:ascii="Arial" w:eastAsia="SimSun" w:hAnsi="Arial" w:cs="Arial" w:hint="eastAsia"/>
          <w:kern w:val="0"/>
          <w:szCs w:val="24"/>
        </w:rPr>
        <w:t>个因素的失效率，并且</w:t>
      </w:r>
      <w:r w:rsidR="00FE728F" w:rsidRPr="00DC555B">
        <w:rPr>
          <w:rFonts w:ascii="Arial" w:eastAsia="SimSun" w:hAnsi="Arial" w:cs="Arial"/>
          <w:kern w:val="0"/>
          <w:position w:val="-12"/>
          <w:szCs w:val="24"/>
        </w:rPr>
        <w:object w:dxaOrig="300" w:dyaOrig="320" w14:anchorId="6ABBC3F7">
          <v:shape id="_x0000_i1269" type="#_x0000_t75" style="width:15pt;height:15.75pt" o:ole="">
            <v:imagedata r:id="rId479" o:title=""/>
          </v:shape>
          <o:OLEObject Type="Embed" ProgID="Equation.DSMT4" ShapeID="_x0000_i1269" DrawAspect="Content" ObjectID="_1617179585" r:id="rId480"/>
        </w:object>
      </w:r>
      <w:r w:rsidRPr="00DC555B">
        <w:rPr>
          <w:rFonts w:ascii="Arial" w:eastAsia="SimSun" w:hAnsi="Arial" w:cs="Arial"/>
          <w:kern w:val="0"/>
          <w:szCs w:val="24"/>
        </w:rPr>
        <w:t>与</w:t>
      </w:r>
      <w:r w:rsidR="00FE728F" w:rsidRPr="00DC555B">
        <w:rPr>
          <w:rFonts w:ascii="Arial" w:eastAsia="SimSun" w:hAnsi="Arial" w:cs="Arial"/>
          <w:kern w:val="0"/>
          <w:position w:val="-12"/>
          <w:szCs w:val="24"/>
        </w:rPr>
        <w:object w:dxaOrig="320" w:dyaOrig="320" w14:anchorId="6ABBC3F8">
          <v:shape id="_x0000_i1270" type="#_x0000_t75" style="width:15.75pt;height:15.75pt" o:ole="">
            <v:imagedata r:id="rId481" o:title=""/>
          </v:shape>
          <o:OLEObject Type="Embed" ProgID="Equation.DSMT4" ShapeID="_x0000_i1270" DrawAspect="Content" ObjectID="_1617179586" r:id="rId482"/>
        </w:object>
      </w:r>
      <w:r w:rsidRPr="00DC555B">
        <w:rPr>
          <w:rFonts w:ascii="Arial" w:eastAsia="SimSun" w:hAnsi="Arial" w:cs="Arial"/>
          <w:kern w:val="0"/>
          <w:szCs w:val="24"/>
        </w:rPr>
        <w:t>之间是对数线性关系，即：</w:t>
      </w:r>
    </w:p>
    <w:p w14:paraId="6ABBBFDD" w14:textId="77777777" w:rsidR="00C32B1D" w:rsidRPr="00DC555B" w:rsidRDefault="00325FFE" w:rsidP="00325FFE">
      <w:pPr>
        <w:pStyle w:val="a"/>
      </w:pPr>
      <w:r>
        <w:rPr>
          <w:rFonts w:hint="eastAsia"/>
        </w:rPr>
        <w:tab/>
      </w:r>
      <w:r w:rsidR="00FE728F" w:rsidRPr="00DC555B">
        <w:object w:dxaOrig="1939" w:dyaOrig="340" w14:anchorId="6ABBC3F9">
          <v:shape id="_x0000_i1271" type="#_x0000_t75" style="width:96.75pt;height:16.5pt" o:ole="">
            <v:imagedata r:id="rId483" o:title=""/>
          </v:shape>
          <o:OLEObject Type="Embed" ProgID="Equation.DSMT4" ShapeID="_x0000_i1271" DrawAspect="Content" ObjectID="_1617179587" r:id="rId484"/>
        </w:object>
      </w:r>
      <w:r w:rsidR="00FE728F" w:rsidRPr="00325FFE">
        <w:object w:dxaOrig="1640" w:dyaOrig="380" w14:anchorId="6ABBC3FA">
          <v:shape id="_x0000_i1272" type="#_x0000_t75" style="width:81.75pt;height:18.75pt" o:ole="">
            <v:imagedata r:id="rId485" o:title=""/>
          </v:shape>
          <o:OLEObject Type="Embed" ProgID="Equation.DSMT4" ShapeID="_x0000_i1272" DrawAspect="Content" ObjectID="_1617179588" r:id="rId486"/>
        </w:object>
      </w:r>
      <w:r>
        <w:rPr>
          <w:rFonts w:hint="eastAsia"/>
        </w:rPr>
        <w:tab/>
      </w:r>
      <w:r w:rsidR="003F11CF" w:rsidRPr="00325FFE">
        <w:rPr>
          <w:rFonts w:asciiTheme="minorEastAsia" w:hAnsiTheme="minorEastAsia"/>
        </w:rPr>
        <w:t>（</w:t>
      </w:r>
      <w:r w:rsidRPr="00325FFE">
        <w:rPr>
          <w:rFonts w:asciiTheme="minorEastAsia" w:hAnsiTheme="minorEastAsia" w:hint="eastAsia"/>
        </w:rPr>
        <w:t>3-5</w:t>
      </w:r>
      <w:r w:rsidR="003F11CF" w:rsidRPr="00325FFE">
        <w:rPr>
          <w:rFonts w:asciiTheme="minorEastAsia" w:hAnsiTheme="minorEastAsia"/>
        </w:rPr>
        <w:t>）</w:t>
      </w:r>
    </w:p>
    <w:p w14:paraId="6ABBBFDE" w14:textId="77777777" w:rsidR="00C32B1D" w:rsidRPr="00DC555B" w:rsidRDefault="00C32B1D" w:rsidP="00DC555B">
      <w:pPr>
        <w:shd w:val="clear" w:color="auto" w:fill="FFFFFF"/>
        <w:spacing w:line="360" w:lineRule="auto"/>
        <w:textAlignment w:val="center"/>
        <w:rPr>
          <w:rFonts w:ascii="Arial" w:eastAsia="SimSun" w:hAnsi="Arial" w:cs="Arial"/>
          <w:kern w:val="0"/>
          <w:szCs w:val="24"/>
        </w:rPr>
      </w:pPr>
      <w:r w:rsidRPr="00DC555B">
        <w:rPr>
          <w:rFonts w:ascii="Arial" w:eastAsia="SimSun" w:hAnsi="Arial" w:cs="Arial" w:hint="eastAsia"/>
          <w:kern w:val="0"/>
          <w:szCs w:val="24"/>
        </w:rPr>
        <w:t>同时得到如下设定：</w:t>
      </w:r>
    </w:p>
    <w:p w14:paraId="6ABBBFDF" w14:textId="77777777" w:rsidR="00C32B1D" w:rsidRPr="00DC555B" w:rsidRDefault="00325FFE" w:rsidP="00325FFE">
      <w:pPr>
        <w:pStyle w:val="a"/>
      </w:pPr>
      <w:r>
        <w:rPr>
          <w:rFonts w:hint="eastAsia"/>
        </w:rPr>
        <w:tab/>
      </w:r>
      <w:r w:rsidR="00C32B1D" w:rsidRPr="00DC555B">
        <w:object w:dxaOrig="4580" w:dyaOrig="1400" w14:anchorId="6ABBC3FB">
          <v:shape id="_x0000_i1273" type="#_x0000_t75" style="width:229.5pt;height:70.5pt" o:ole="">
            <v:imagedata r:id="rId487" o:title=""/>
          </v:shape>
          <o:OLEObject Type="Embed" ProgID="Equation.DSMT4" ShapeID="_x0000_i1273" DrawAspect="Content" ObjectID="_1617179589" r:id="rId488"/>
        </w:object>
      </w:r>
      <w:r>
        <w:rPr>
          <w:rFonts w:hint="eastAsia"/>
        </w:rPr>
        <w:tab/>
      </w:r>
      <w:r w:rsidR="003F11CF" w:rsidRPr="00325FFE">
        <w:rPr>
          <w:rFonts w:asciiTheme="minorEastAsia" w:hAnsiTheme="minorEastAsia"/>
        </w:rPr>
        <w:t>（</w:t>
      </w:r>
      <w:r w:rsidRPr="00325FFE">
        <w:rPr>
          <w:rFonts w:asciiTheme="minorEastAsia" w:hAnsiTheme="minorEastAsia" w:hint="eastAsia"/>
        </w:rPr>
        <w:t>3-6</w:t>
      </w:r>
      <w:r w:rsidR="003F11CF" w:rsidRPr="00325FFE">
        <w:rPr>
          <w:rFonts w:asciiTheme="minorEastAsia" w:hAnsiTheme="minorEastAsia"/>
        </w:rPr>
        <w:t>）</w:t>
      </w:r>
    </w:p>
    <w:p w14:paraId="6ABBBFE0" w14:textId="77777777" w:rsidR="006139AF" w:rsidRPr="00DC555B" w:rsidRDefault="006E6EE5" w:rsidP="00DC555B">
      <w:pPr>
        <w:shd w:val="clear" w:color="auto" w:fill="FFFFFF"/>
        <w:spacing w:line="360" w:lineRule="auto"/>
        <w:ind w:firstLineChars="300" w:firstLine="720"/>
        <w:rPr>
          <w:rFonts w:ascii="Arial" w:eastAsia="SimSun" w:hAnsi="Arial" w:cs="Arial"/>
          <w:kern w:val="0"/>
          <w:szCs w:val="24"/>
        </w:rPr>
      </w:pPr>
      <w:r w:rsidRPr="00DC555B">
        <w:rPr>
          <w:rFonts w:ascii="Arial" w:eastAsia="SimSun" w:hAnsi="Arial" w:cs="Arial"/>
          <w:kern w:val="0"/>
          <w:position w:val="-14"/>
          <w:szCs w:val="24"/>
        </w:rPr>
        <w:object w:dxaOrig="380" w:dyaOrig="380" w14:anchorId="6ABBC3FC">
          <v:shape id="_x0000_i1274" type="#_x0000_t75" style="width:21pt;height:18.75pt" o:ole="">
            <v:imagedata r:id="rId489" o:title=""/>
          </v:shape>
          <o:OLEObject Type="Embed" ProgID="Equation.DSMT4" ShapeID="_x0000_i1274" DrawAspect="Content" ObjectID="_1617179590" r:id="rId490"/>
        </w:object>
      </w:r>
      <w:r w:rsidR="006139AF" w:rsidRPr="00DC555B">
        <w:rPr>
          <w:rFonts w:ascii="Arial" w:eastAsia="SimSun" w:hAnsi="Arial" w:cs="Arial" w:hint="eastAsia"/>
          <w:kern w:val="0"/>
          <w:szCs w:val="24"/>
        </w:rPr>
        <w:t>,</w:t>
      </w:r>
      <w:r w:rsidR="006A6821" w:rsidRPr="00DC555B">
        <w:rPr>
          <w:rFonts w:ascii="Arial" w:eastAsia="SimSun" w:hAnsi="Arial" w:cs="Arial"/>
          <w:kern w:val="0"/>
          <w:position w:val="-14"/>
          <w:szCs w:val="24"/>
        </w:rPr>
        <w:object w:dxaOrig="360" w:dyaOrig="380" w14:anchorId="6ABBC3FD">
          <v:shape id="_x0000_i1275" type="#_x0000_t75" style="width:18.75pt;height:18.75pt" o:ole="">
            <v:imagedata r:id="rId491" o:title=""/>
          </v:shape>
          <o:OLEObject Type="Embed" ProgID="Equation.DSMT4" ShapeID="_x0000_i1275" DrawAspect="Content" ObjectID="_1617179591" r:id="rId492"/>
        </w:object>
      </w:r>
      <w:r w:rsidR="006139AF" w:rsidRPr="00DC555B">
        <w:rPr>
          <w:rFonts w:ascii="Arial" w:eastAsia="SimSun" w:hAnsi="Arial" w:cs="Arial" w:hint="eastAsia"/>
          <w:kern w:val="0"/>
          <w:szCs w:val="24"/>
        </w:rPr>
        <w:t>,</w:t>
      </w:r>
      <w:r w:rsidR="006A6821" w:rsidRPr="00DC555B">
        <w:rPr>
          <w:rFonts w:ascii="Arial" w:eastAsia="SimSun" w:hAnsi="Arial" w:cs="Arial"/>
          <w:kern w:val="0"/>
          <w:position w:val="-14"/>
          <w:szCs w:val="24"/>
        </w:rPr>
        <w:object w:dxaOrig="380" w:dyaOrig="380" w14:anchorId="6ABBC3FE">
          <v:shape id="_x0000_i1276" type="#_x0000_t75" style="width:18.75pt;height:18.75pt" o:ole="">
            <v:imagedata r:id="rId493" o:title=""/>
          </v:shape>
          <o:OLEObject Type="Embed" ProgID="Equation.DSMT4" ShapeID="_x0000_i1276" DrawAspect="Content" ObjectID="_1617179592" r:id="rId494"/>
        </w:object>
      </w:r>
      <w:r w:rsidR="006139AF" w:rsidRPr="00DC555B">
        <w:rPr>
          <w:rFonts w:ascii="Arial" w:eastAsia="SimSun" w:hAnsi="Arial" w:cs="Arial" w:hint="eastAsia"/>
          <w:kern w:val="0"/>
          <w:szCs w:val="24"/>
        </w:rPr>
        <w:t>分别表示生存概率，由于原因</w:t>
      </w:r>
      <w:r w:rsidR="006139AF" w:rsidRPr="00DC555B">
        <w:rPr>
          <w:rFonts w:ascii="Arial" w:eastAsia="SimSun" w:hAnsi="Arial" w:cs="Arial" w:hint="eastAsia"/>
          <w:kern w:val="0"/>
          <w:szCs w:val="24"/>
        </w:rPr>
        <w:t>1</w:t>
      </w:r>
      <w:r w:rsidR="006139AF" w:rsidRPr="00DC555B">
        <w:rPr>
          <w:rFonts w:ascii="Arial" w:eastAsia="SimSun" w:hAnsi="Arial" w:cs="Arial" w:hint="eastAsia"/>
          <w:kern w:val="0"/>
          <w:szCs w:val="24"/>
        </w:rPr>
        <w:t>失效的概率，由于原因</w:t>
      </w:r>
      <w:r w:rsidR="006139AF" w:rsidRPr="00DC555B">
        <w:rPr>
          <w:rFonts w:ascii="Arial" w:eastAsia="SimSun" w:hAnsi="Arial" w:cs="Arial" w:hint="eastAsia"/>
          <w:kern w:val="0"/>
          <w:szCs w:val="24"/>
        </w:rPr>
        <w:t>2</w:t>
      </w:r>
      <w:r w:rsidR="00512810" w:rsidRPr="00DC555B">
        <w:rPr>
          <w:rFonts w:ascii="Arial" w:eastAsia="SimSun" w:hAnsi="Arial" w:cs="Arial" w:hint="eastAsia"/>
          <w:kern w:val="0"/>
          <w:szCs w:val="24"/>
        </w:rPr>
        <w:t>失效的概率，由上述公式可</w:t>
      </w:r>
      <w:r w:rsidR="006139AF" w:rsidRPr="00DC555B">
        <w:rPr>
          <w:rFonts w:ascii="Arial" w:eastAsia="SimSun" w:hAnsi="Arial" w:cs="Arial" w:hint="eastAsia"/>
          <w:kern w:val="0"/>
          <w:szCs w:val="24"/>
        </w:rPr>
        <w:t>得：</w:t>
      </w:r>
    </w:p>
    <w:p w14:paraId="6ABBBFE1" w14:textId="77777777" w:rsidR="004C6A3C" w:rsidRPr="00DC555B" w:rsidRDefault="00325FFE" w:rsidP="00325FFE">
      <w:pPr>
        <w:pStyle w:val="a"/>
      </w:pPr>
      <w:r>
        <w:rPr>
          <w:rFonts w:hint="eastAsia"/>
        </w:rPr>
        <w:tab/>
      </w:r>
      <w:r w:rsidR="008E5360" w:rsidRPr="00DC555B">
        <w:object w:dxaOrig="3560" w:dyaOrig="1840" w14:anchorId="6ABBC3FF">
          <v:shape id="_x0000_i1277" type="#_x0000_t75" style="width:178.5pt;height:92.25pt" o:ole="">
            <v:imagedata r:id="rId495" o:title=""/>
          </v:shape>
          <o:OLEObject Type="Embed" ProgID="Equation.DSMT4" ShapeID="_x0000_i1277" DrawAspect="Content" ObjectID="_1617179593" r:id="rId496"/>
        </w:object>
      </w:r>
      <w:r>
        <w:rPr>
          <w:rFonts w:hint="eastAsia"/>
        </w:rPr>
        <w:tab/>
      </w:r>
      <w:r w:rsidR="003F11CF" w:rsidRPr="00325FFE">
        <w:rPr>
          <w:rFonts w:asciiTheme="minorEastAsia" w:hAnsiTheme="minorEastAsia"/>
        </w:rPr>
        <w:t>（</w:t>
      </w:r>
      <w:r w:rsidRPr="00325FFE">
        <w:rPr>
          <w:rFonts w:asciiTheme="minorEastAsia" w:hAnsiTheme="minorEastAsia" w:hint="eastAsia"/>
        </w:rPr>
        <w:t>3-7</w:t>
      </w:r>
      <w:r w:rsidR="003F11CF" w:rsidRPr="00325FFE">
        <w:rPr>
          <w:rFonts w:asciiTheme="minorEastAsia" w:hAnsiTheme="minorEastAsia"/>
        </w:rPr>
        <w:t>）</w:t>
      </w:r>
    </w:p>
    <w:p w14:paraId="6ABBBFE2" w14:textId="77777777" w:rsidR="00F256AB" w:rsidRPr="00DC555B" w:rsidRDefault="00325FFE" w:rsidP="00325FFE">
      <w:pPr>
        <w:pStyle w:val="a"/>
      </w:pPr>
      <w:r>
        <w:rPr>
          <w:rFonts w:hint="eastAsia"/>
        </w:rPr>
        <w:tab/>
      </w:r>
      <w:r w:rsidR="00EC20EB">
        <w:rPr>
          <w:rFonts w:hint="eastAsia"/>
        </w:rPr>
        <w:t xml:space="preserve">        </w:t>
      </w:r>
      <w:r w:rsidR="00A64008" w:rsidRPr="00DC555B">
        <w:object w:dxaOrig="4480" w:dyaOrig="4440" w14:anchorId="6ABBC400">
          <v:shape id="_x0000_i1278" type="#_x0000_t75" style="width:224.25pt;height:222pt" o:ole="">
            <v:imagedata r:id="rId497" o:title=""/>
          </v:shape>
          <o:OLEObject Type="Embed" ProgID="Equation.DSMT4" ShapeID="_x0000_i1278" DrawAspect="Content" ObjectID="_1617179594" r:id="rId498"/>
        </w:object>
      </w:r>
      <w:r>
        <w:rPr>
          <w:rFonts w:hint="eastAsia"/>
        </w:rPr>
        <w:tab/>
      </w:r>
      <w:r w:rsidR="003F11CF" w:rsidRPr="00325FFE">
        <w:rPr>
          <w:rFonts w:asciiTheme="minorEastAsia" w:hAnsiTheme="minorEastAsia"/>
        </w:rPr>
        <w:t>（</w:t>
      </w:r>
      <w:r w:rsidRPr="00325FFE">
        <w:rPr>
          <w:rFonts w:asciiTheme="minorEastAsia" w:hAnsiTheme="minorEastAsia" w:hint="eastAsia"/>
        </w:rPr>
        <w:t>3-8</w:t>
      </w:r>
      <w:r w:rsidR="003F11CF" w:rsidRPr="00325FFE">
        <w:rPr>
          <w:rFonts w:asciiTheme="minorEastAsia" w:hAnsiTheme="minorEastAsia"/>
        </w:rPr>
        <w:t>）</w:t>
      </w:r>
    </w:p>
    <w:p w14:paraId="6ABBBFE3" w14:textId="77777777" w:rsidR="00375DC0" w:rsidRPr="00DC555B" w:rsidRDefault="00325FFE" w:rsidP="00325FFE">
      <w:pPr>
        <w:pStyle w:val="a"/>
      </w:pPr>
      <w:r>
        <w:rPr>
          <w:rFonts w:hint="eastAsia"/>
        </w:rPr>
        <w:tab/>
      </w:r>
      <w:r w:rsidR="00C25269" w:rsidRPr="00DC555B">
        <w:object w:dxaOrig="4120" w:dyaOrig="1600" w14:anchorId="6ABBC401">
          <v:shape id="_x0000_i1279" type="#_x0000_t75" style="width:206.25pt;height:80.25pt" o:ole="">
            <v:imagedata r:id="rId499" o:title=""/>
          </v:shape>
          <o:OLEObject Type="Embed" ProgID="Equation.DSMT4" ShapeID="_x0000_i1279" DrawAspect="Content" ObjectID="_1617179595" r:id="rId500"/>
        </w:object>
      </w:r>
      <w:r>
        <w:rPr>
          <w:rFonts w:hint="eastAsia"/>
        </w:rPr>
        <w:tab/>
      </w:r>
      <w:r w:rsidR="003F11CF" w:rsidRPr="00325FFE">
        <w:rPr>
          <w:rFonts w:asciiTheme="minorEastAsia" w:hAnsiTheme="minorEastAsia"/>
        </w:rPr>
        <w:t>（</w:t>
      </w:r>
      <w:r w:rsidR="003F11CF" w:rsidRPr="00325FFE">
        <w:rPr>
          <w:rFonts w:asciiTheme="minorEastAsia" w:hAnsiTheme="minorEastAsia" w:hint="eastAsia"/>
        </w:rPr>
        <w:t>3-8</w:t>
      </w:r>
      <w:r w:rsidR="003F11CF" w:rsidRPr="00325FFE">
        <w:rPr>
          <w:rFonts w:asciiTheme="minorEastAsia" w:hAnsiTheme="minorEastAsia"/>
        </w:rPr>
        <w:t>）</w:t>
      </w:r>
    </w:p>
    <w:p w14:paraId="6ABBBFE4" w14:textId="77777777" w:rsidR="00C95F22" w:rsidRPr="00DC555B" w:rsidRDefault="00C32B1D" w:rsidP="00DC555B">
      <w:pPr>
        <w:shd w:val="clear" w:color="auto" w:fill="FFFFFF"/>
        <w:snapToGrid w:val="0"/>
        <w:spacing w:line="360" w:lineRule="auto"/>
        <w:rPr>
          <w:rFonts w:ascii="Arial" w:eastAsia="SimSun" w:hAnsi="Arial" w:cs="Arial"/>
          <w:kern w:val="0"/>
          <w:szCs w:val="24"/>
        </w:rPr>
      </w:pPr>
      <w:r w:rsidRPr="00DC555B">
        <w:rPr>
          <w:rFonts w:ascii="Arial" w:eastAsia="SimSun" w:hAnsi="Arial" w:cs="Arial" w:hint="eastAsia"/>
          <w:kern w:val="0"/>
          <w:szCs w:val="24"/>
        </w:rPr>
        <w:t xml:space="preserve"> </w:t>
      </w:r>
      <w:r w:rsidR="0048542E" w:rsidRPr="00DC555B">
        <w:rPr>
          <w:rFonts w:ascii="Arial" w:eastAsia="SimSun" w:hAnsi="Arial" w:cs="Arial" w:hint="eastAsia"/>
          <w:kern w:val="0"/>
          <w:szCs w:val="24"/>
        </w:rPr>
        <w:t xml:space="preserve">  </w:t>
      </w:r>
      <w:r w:rsidR="00F256AB" w:rsidRPr="00DC555B">
        <w:rPr>
          <w:rFonts w:ascii="Arial" w:eastAsia="SimSun" w:hAnsi="Arial" w:cs="Arial" w:hint="eastAsia"/>
          <w:kern w:val="0"/>
          <w:szCs w:val="24"/>
        </w:rPr>
        <w:t xml:space="preserve"> </w:t>
      </w:r>
      <w:r w:rsidR="00EA0F2E" w:rsidRPr="00DC555B">
        <w:rPr>
          <w:rFonts w:ascii="Arial" w:eastAsia="SimSun" w:hAnsi="Arial" w:cs="Arial" w:hint="eastAsia"/>
          <w:kern w:val="0"/>
          <w:szCs w:val="24"/>
        </w:rPr>
        <w:t>因为本模型中的加速寿命试验是步加寿命试验，所以根据</w:t>
      </w:r>
      <w:r w:rsidR="00EA0F2E" w:rsidRPr="00DC555B">
        <w:rPr>
          <w:rFonts w:ascii="Arial" w:eastAsia="SimSun" w:hAnsi="Arial" w:cs="Arial" w:hint="eastAsia"/>
          <w:kern w:val="0"/>
          <w:szCs w:val="24"/>
        </w:rPr>
        <w:t>2.1</w:t>
      </w:r>
      <w:r w:rsidR="00EA0F2E" w:rsidRPr="00DC555B">
        <w:rPr>
          <w:rFonts w:ascii="Arial" w:eastAsia="SimSun" w:hAnsi="Arial" w:cs="Arial" w:hint="eastAsia"/>
          <w:kern w:val="0"/>
          <w:szCs w:val="24"/>
        </w:rPr>
        <w:t>节中步加试验的有关内容可知，在温度</w:t>
      </w:r>
      <w:r w:rsidR="0048542E" w:rsidRPr="00DC555B">
        <w:rPr>
          <w:rFonts w:ascii="Arial" w:eastAsia="SimSun" w:hAnsi="Arial" w:cs="Arial"/>
          <w:kern w:val="0"/>
          <w:position w:val="-12"/>
          <w:szCs w:val="24"/>
        </w:rPr>
        <w:object w:dxaOrig="279" w:dyaOrig="360" w14:anchorId="6ABBC402">
          <v:shape id="_x0000_i1280" type="#_x0000_t75" style="width:14.25pt;height:18.75pt" o:ole="">
            <v:imagedata r:id="rId501" o:title=""/>
          </v:shape>
          <o:OLEObject Type="Embed" ProgID="Equation.DSMT4" ShapeID="_x0000_i1280" DrawAspect="Content" ObjectID="_1617179596" r:id="rId502"/>
        </w:object>
      </w:r>
      <w:r w:rsidR="0048542E" w:rsidRPr="00DC555B">
        <w:rPr>
          <w:rFonts w:ascii="Arial" w:eastAsia="SimSun" w:hAnsi="Arial" w:cs="Arial"/>
          <w:kern w:val="0"/>
          <w:szCs w:val="24"/>
        </w:rPr>
        <w:t>情况下，检测时间</w:t>
      </w:r>
      <w:r w:rsidR="0048542E" w:rsidRPr="00DC555B">
        <w:rPr>
          <w:rFonts w:ascii="Arial" w:eastAsia="SimSun" w:hAnsi="Arial" w:cs="Arial"/>
          <w:kern w:val="0"/>
          <w:position w:val="-10"/>
          <w:szCs w:val="24"/>
        </w:rPr>
        <w:object w:dxaOrig="279" w:dyaOrig="300" w14:anchorId="6ABBC403">
          <v:shape id="_x0000_i1281" type="#_x0000_t75" style="width:14.25pt;height:15pt" o:ole="">
            <v:imagedata r:id="rId375" o:title=""/>
          </v:shape>
          <o:OLEObject Type="Embed" ProgID="Equation.DSMT4" ShapeID="_x0000_i1281" DrawAspect="Content" ObjectID="_1617179597" r:id="rId503"/>
        </w:object>
      </w:r>
      <w:r w:rsidR="0048542E" w:rsidRPr="00DC555B">
        <w:rPr>
          <w:rFonts w:ascii="Arial" w:eastAsia="SimSun" w:hAnsi="Arial" w:cs="Arial"/>
          <w:kern w:val="0"/>
          <w:szCs w:val="24"/>
        </w:rPr>
        <w:t>……</w:t>
      </w:r>
      <w:r w:rsidR="0048542E" w:rsidRPr="00DC555B">
        <w:rPr>
          <w:rFonts w:ascii="Arial" w:eastAsia="SimSun" w:hAnsi="Arial" w:cs="Arial"/>
          <w:kern w:val="0"/>
          <w:position w:val="-12"/>
          <w:szCs w:val="24"/>
        </w:rPr>
        <w:object w:dxaOrig="340" w:dyaOrig="320" w14:anchorId="6ABBC404">
          <v:shape id="_x0000_i1282" type="#_x0000_t75" style="width:16.5pt;height:15.75pt" o:ole="">
            <v:imagedata r:id="rId504" o:title=""/>
          </v:shape>
          <o:OLEObject Type="Embed" ProgID="Equation.DSMT4" ShapeID="_x0000_i1282" DrawAspect="Content" ObjectID="_1617179598" r:id="rId505"/>
        </w:object>
      </w:r>
      <w:r w:rsidR="0048542E" w:rsidRPr="00DC555B">
        <w:rPr>
          <w:rFonts w:ascii="Arial" w:eastAsia="SimSun" w:hAnsi="Arial" w:cs="Arial"/>
          <w:kern w:val="0"/>
          <w:szCs w:val="24"/>
        </w:rPr>
        <w:t>，产品只经历了一个温度，此时</w:t>
      </w:r>
      <w:r w:rsidR="0048542E" w:rsidRPr="00DC555B">
        <w:rPr>
          <w:rFonts w:ascii="Arial" w:eastAsia="SimSun" w:hAnsi="Arial" w:cs="Arial"/>
          <w:kern w:val="0"/>
          <w:position w:val="-10"/>
          <w:szCs w:val="24"/>
        </w:rPr>
        <w:object w:dxaOrig="279" w:dyaOrig="300" w14:anchorId="6ABBC405">
          <v:shape id="_x0000_i1283" type="#_x0000_t75" style="width:14.25pt;height:15pt" o:ole="">
            <v:imagedata r:id="rId375" o:title=""/>
          </v:shape>
          <o:OLEObject Type="Embed" ProgID="Equation.DSMT4" ShapeID="_x0000_i1283" DrawAspect="Content" ObjectID="_1617179599" r:id="rId506"/>
        </w:object>
      </w:r>
      <w:r w:rsidR="0048542E" w:rsidRPr="00DC555B">
        <w:rPr>
          <w:rFonts w:ascii="Arial" w:eastAsia="SimSun" w:hAnsi="Arial" w:cs="Arial"/>
          <w:kern w:val="0"/>
          <w:szCs w:val="24"/>
        </w:rPr>
        <w:t>……</w:t>
      </w:r>
      <w:r w:rsidR="0048542E" w:rsidRPr="00DC555B">
        <w:rPr>
          <w:rFonts w:ascii="Arial" w:eastAsia="SimSun" w:hAnsi="Arial" w:cs="Arial"/>
          <w:kern w:val="0"/>
          <w:position w:val="-12"/>
          <w:szCs w:val="24"/>
        </w:rPr>
        <w:object w:dxaOrig="340" w:dyaOrig="320" w14:anchorId="6ABBC406">
          <v:shape id="_x0000_i1284" type="#_x0000_t75" style="width:16.5pt;height:15.75pt" o:ole="">
            <v:imagedata r:id="rId504" o:title=""/>
          </v:shape>
          <o:OLEObject Type="Embed" ProgID="Equation.DSMT4" ShapeID="_x0000_i1284" DrawAspect="Content" ObjectID="_1617179600" r:id="rId507"/>
        </w:object>
      </w:r>
      <w:r w:rsidR="0048542E" w:rsidRPr="00DC555B">
        <w:rPr>
          <w:rFonts w:ascii="Arial" w:eastAsia="SimSun" w:hAnsi="Arial" w:cs="Arial"/>
          <w:kern w:val="0"/>
          <w:szCs w:val="24"/>
        </w:rPr>
        <w:t>是样本的真正检测时间。但是在温度</w:t>
      </w:r>
      <w:r w:rsidR="0048542E" w:rsidRPr="00DC555B">
        <w:rPr>
          <w:rFonts w:ascii="Arial" w:eastAsia="SimSun" w:hAnsi="Arial" w:cs="Arial"/>
          <w:kern w:val="0"/>
          <w:position w:val="-12"/>
          <w:szCs w:val="24"/>
        </w:rPr>
        <w:object w:dxaOrig="300" w:dyaOrig="360" w14:anchorId="6ABBC407">
          <v:shape id="_x0000_i1285" type="#_x0000_t75" style="width:15pt;height:18.75pt" o:ole="">
            <v:imagedata r:id="rId508" o:title=""/>
          </v:shape>
          <o:OLEObject Type="Embed" ProgID="Equation.DSMT4" ShapeID="_x0000_i1285" DrawAspect="Content" ObjectID="_1617179601" r:id="rId509"/>
        </w:object>
      </w:r>
      <w:r w:rsidR="0048542E" w:rsidRPr="00DC555B">
        <w:rPr>
          <w:rFonts w:ascii="Arial" w:eastAsia="SimSun" w:hAnsi="Arial" w:cs="Arial"/>
          <w:kern w:val="0"/>
          <w:szCs w:val="24"/>
        </w:rPr>
        <w:t>情况下，样本的检测时间</w:t>
      </w:r>
      <w:r w:rsidR="0048542E" w:rsidRPr="00DC555B">
        <w:rPr>
          <w:rFonts w:ascii="Arial" w:eastAsia="SimSun" w:hAnsi="Arial" w:cs="Arial"/>
          <w:kern w:val="0"/>
          <w:position w:val="-10"/>
          <w:szCs w:val="24"/>
        </w:rPr>
        <w:object w:dxaOrig="300" w:dyaOrig="300" w14:anchorId="6ABBC408">
          <v:shape id="_x0000_i1286" type="#_x0000_t75" style="width:15pt;height:15pt" o:ole="">
            <v:imagedata r:id="rId389" o:title=""/>
          </v:shape>
          <o:OLEObject Type="Embed" ProgID="Equation.DSMT4" ShapeID="_x0000_i1286" DrawAspect="Content" ObjectID="_1617179602" r:id="rId510"/>
        </w:object>
      </w:r>
      <w:r w:rsidR="0048542E" w:rsidRPr="00DC555B">
        <w:rPr>
          <w:rFonts w:ascii="Arial" w:eastAsia="SimSun" w:hAnsi="Arial" w:cs="Arial"/>
          <w:kern w:val="0"/>
          <w:szCs w:val="24"/>
        </w:rPr>
        <w:t>……</w:t>
      </w:r>
      <w:r w:rsidR="0048542E" w:rsidRPr="00DC555B">
        <w:rPr>
          <w:rFonts w:ascii="Arial" w:eastAsia="SimSun" w:hAnsi="Arial" w:cs="Arial"/>
          <w:kern w:val="0"/>
          <w:position w:val="-12"/>
          <w:szCs w:val="24"/>
        </w:rPr>
        <w:object w:dxaOrig="400" w:dyaOrig="320" w14:anchorId="6ABBC409">
          <v:shape id="_x0000_i1287" type="#_x0000_t75" style="width:20.25pt;height:15.75pt" o:ole="">
            <v:imagedata r:id="rId391" o:title=""/>
          </v:shape>
          <o:OLEObject Type="Embed" ProgID="Equation.DSMT4" ShapeID="_x0000_i1287" DrawAspect="Content" ObjectID="_1617179603" r:id="rId511"/>
        </w:object>
      </w:r>
      <w:r w:rsidR="0048542E" w:rsidRPr="00DC555B">
        <w:rPr>
          <w:rFonts w:ascii="Arial" w:eastAsia="SimSun" w:hAnsi="Arial" w:cs="Arial"/>
          <w:kern w:val="0"/>
          <w:szCs w:val="24"/>
        </w:rPr>
        <w:t>要进行折算，根据</w:t>
      </w:r>
      <w:r w:rsidR="00213BEA" w:rsidRPr="00DC555B">
        <w:rPr>
          <w:rFonts w:ascii="Arial" w:eastAsia="SimSun" w:hAnsi="Arial" w:cs="Arial" w:hint="eastAsia"/>
          <w:kern w:val="0"/>
          <w:szCs w:val="24"/>
        </w:rPr>
        <w:t>2.1</w:t>
      </w:r>
      <w:r w:rsidR="00132E0C" w:rsidRPr="00DC555B">
        <w:rPr>
          <w:rFonts w:ascii="Arial" w:eastAsia="SimSun" w:hAnsi="Arial" w:cs="Arial" w:hint="eastAsia"/>
          <w:kern w:val="0"/>
          <w:szCs w:val="24"/>
        </w:rPr>
        <w:t>节的假定，进行温度</w:t>
      </w:r>
      <w:r w:rsidR="00132E0C" w:rsidRPr="00DC555B">
        <w:rPr>
          <w:rFonts w:ascii="Arial" w:eastAsia="SimSun" w:hAnsi="Arial" w:cs="Arial"/>
          <w:kern w:val="0"/>
          <w:position w:val="-12"/>
          <w:szCs w:val="24"/>
        </w:rPr>
        <w:object w:dxaOrig="279" w:dyaOrig="360" w14:anchorId="6ABBC40A">
          <v:shape id="_x0000_i1288" type="#_x0000_t75" style="width:14.25pt;height:18.75pt" o:ole="">
            <v:imagedata r:id="rId512" o:title=""/>
          </v:shape>
          <o:OLEObject Type="Embed" ProgID="Equation.DSMT4" ShapeID="_x0000_i1288" DrawAspect="Content" ObjectID="_1617179604" r:id="rId513"/>
        </w:object>
      </w:r>
      <w:r w:rsidR="00132E0C" w:rsidRPr="00DC555B">
        <w:rPr>
          <w:rFonts w:ascii="Arial" w:eastAsia="SimSun" w:hAnsi="Arial" w:cs="Arial"/>
          <w:kern w:val="0"/>
          <w:szCs w:val="24"/>
        </w:rPr>
        <w:t>和温度</w:t>
      </w:r>
      <w:r w:rsidR="00132E0C" w:rsidRPr="00DC555B">
        <w:rPr>
          <w:rFonts w:ascii="Arial" w:eastAsia="SimSun" w:hAnsi="Arial" w:cs="Arial"/>
          <w:kern w:val="0"/>
          <w:position w:val="-12"/>
          <w:szCs w:val="24"/>
        </w:rPr>
        <w:object w:dxaOrig="300" w:dyaOrig="360" w14:anchorId="6ABBC40B">
          <v:shape id="_x0000_i1289" type="#_x0000_t75" style="width:15pt;height:18.75pt" o:ole="">
            <v:imagedata r:id="rId508" o:title=""/>
          </v:shape>
          <o:OLEObject Type="Embed" ProgID="Equation.DSMT4" ShapeID="_x0000_i1289" DrawAspect="Content" ObjectID="_1617179605" r:id="rId514"/>
        </w:object>
      </w:r>
      <w:r w:rsidR="00132E0C" w:rsidRPr="00DC555B">
        <w:rPr>
          <w:rFonts w:ascii="Arial" w:eastAsia="SimSun" w:hAnsi="Arial" w:cs="Arial" w:hint="eastAsia"/>
          <w:kern w:val="0"/>
          <w:szCs w:val="24"/>
        </w:rPr>
        <w:t>下时间间数据折算</w:t>
      </w:r>
      <w:r w:rsidR="00C95F22" w:rsidRPr="00DC555B">
        <w:rPr>
          <w:rFonts w:ascii="Arial" w:eastAsia="SimSun" w:hAnsi="Arial" w:cs="Arial"/>
          <w:kern w:val="0"/>
          <w:szCs w:val="24"/>
        </w:rPr>
        <w:t>，即：</w:t>
      </w:r>
    </w:p>
    <w:p w14:paraId="6ABBBFE5" w14:textId="77777777" w:rsidR="00375DC0" w:rsidRPr="00DC555B" w:rsidRDefault="00325FFE" w:rsidP="00325FFE">
      <w:pPr>
        <w:pStyle w:val="a"/>
      </w:pPr>
      <w:r>
        <w:rPr>
          <w:rFonts w:hint="eastAsia"/>
        </w:rPr>
        <w:tab/>
      </w:r>
      <w:r w:rsidR="00C95F22" w:rsidRPr="00DC555B">
        <w:object w:dxaOrig="2320" w:dyaOrig="960" w14:anchorId="6ABBC40C">
          <v:shape id="_x0000_i1290" type="#_x0000_t75" style="width:116.25pt;height:47.25pt" o:ole="">
            <v:imagedata r:id="rId515" o:title=""/>
          </v:shape>
          <o:OLEObject Type="Embed" ProgID="Equation.DSMT4" ShapeID="_x0000_i1290" DrawAspect="Content" ObjectID="_1617179606" r:id="rId516"/>
        </w:object>
      </w:r>
      <w:r w:rsidR="00C95F22" w:rsidRPr="00DC555B">
        <w:rPr>
          <w:rFonts w:hint="eastAsia"/>
        </w:rPr>
        <w:t xml:space="preserve">  </w:t>
      </w:r>
      <w:r w:rsidR="00C95F22" w:rsidRPr="00DC555B">
        <w:rPr>
          <w:rFonts w:hint="eastAsia"/>
        </w:rPr>
        <w:t>（</w:t>
      </w:r>
      <w:r w:rsidR="00C95F22" w:rsidRPr="00DC555B">
        <w:rPr>
          <w:rFonts w:hint="eastAsia"/>
        </w:rPr>
        <w:t>i=</w:t>
      </w:r>
      <w:r w:rsidR="00C95F22" w:rsidRPr="00325FFE">
        <w:rPr>
          <w:rFonts w:hint="eastAsia"/>
        </w:rPr>
        <w:t>1</w:t>
      </w:r>
      <w:r w:rsidR="00C95F22" w:rsidRPr="00325FFE">
        <w:rPr>
          <w:rFonts w:hint="eastAsia"/>
        </w:rPr>
        <w:t>……</w:t>
      </w:r>
      <w:r w:rsidR="00C95F22" w:rsidRPr="00325FFE">
        <w:object w:dxaOrig="340" w:dyaOrig="320" w14:anchorId="6ABBC40D">
          <v:shape id="_x0000_i1291" type="#_x0000_t75" style="width:16.5pt;height:15.75pt" o:ole="">
            <v:imagedata r:id="rId371" o:title=""/>
          </v:shape>
          <o:OLEObject Type="Embed" ProgID="Equation.DSMT4" ShapeID="_x0000_i1291" DrawAspect="Content" ObjectID="_1617179607" r:id="rId517"/>
        </w:object>
      </w:r>
      <w:r w:rsidR="00C95F22" w:rsidRPr="00DC555B">
        <w:rPr>
          <w:rFonts w:hint="eastAsia"/>
        </w:rPr>
        <w:t>）</w:t>
      </w:r>
      <w:r>
        <w:rPr>
          <w:rFonts w:hint="eastAsia"/>
        </w:rPr>
        <w:tab/>
      </w:r>
      <w:r w:rsidR="003F11CF" w:rsidRPr="00325FFE">
        <w:rPr>
          <w:rFonts w:asciiTheme="minorEastAsia" w:hAnsiTheme="minorEastAsia" w:hint="eastAsia"/>
        </w:rPr>
        <w:t>（3-9）</w:t>
      </w:r>
    </w:p>
    <w:p w14:paraId="6ABBBFE6" w14:textId="77777777" w:rsidR="006139AF" w:rsidRPr="00DC555B" w:rsidRDefault="00DC555B" w:rsidP="00DC555B">
      <w:pPr>
        <w:pStyle w:val="Heading2"/>
        <w:ind w:firstLine="420"/>
      </w:pPr>
      <w:bookmarkStart w:id="51" w:name="_Toc5829583"/>
      <w:r>
        <w:rPr>
          <w:rFonts w:hint="eastAsia"/>
        </w:rPr>
        <w:t>第二节</w:t>
      </w:r>
      <w:r>
        <w:rPr>
          <w:rFonts w:hint="eastAsia"/>
        </w:rPr>
        <w:t xml:space="preserve">  </w:t>
      </w:r>
      <w:r w:rsidR="006139AF" w:rsidRPr="00DC555B">
        <w:rPr>
          <w:rFonts w:hint="eastAsia"/>
        </w:rPr>
        <w:t xml:space="preserve">EM </w:t>
      </w:r>
      <w:r w:rsidR="006139AF" w:rsidRPr="00DC555B">
        <w:rPr>
          <w:rFonts w:hint="eastAsia"/>
        </w:rPr>
        <w:t>算法</w:t>
      </w:r>
      <w:r w:rsidR="00130508" w:rsidRPr="00DC555B">
        <w:rPr>
          <w:rFonts w:hint="eastAsia"/>
        </w:rPr>
        <w:t>的应用</w:t>
      </w:r>
      <w:bookmarkEnd w:id="51"/>
    </w:p>
    <w:p w14:paraId="6ABBBFE7" w14:textId="77777777" w:rsidR="00DC555B" w:rsidRDefault="00DC555B" w:rsidP="00DC555B">
      <w:pPr>
        <w:shd w:val="clear" w:color="auto" w:fill="FFFFFF"/>
        <w:spacing w:line="360" w:lineRule="auto"/>
        <w:ind w:firstLineChars="200" w:firstLine="480"/>
        <w:textAlignment w:val="center"/>
        <w:rPr>
          <w:rFonts w:ascii="Arial" w:eastAsia="SimSun" w:hAnsi="Arial" w:cs="Arial"/>
          <w:kern w:val="0"/>
          <w:szCs w:val="24"/>
        </w:rPr>
      </w:pPr>
    </w:p>
    <w:p w14:paraId="6ABBBFE8" w14:textId="77777777" w:rsidR="006139AF" w:rsidRPr="00DC555B" w:rsidRDefault="00F256AB" w:rsidP="00DC555B">
      <w:pPr>
        <w:shd w:val="clear" w:color="auto" w:fill="FFFFFF"/>
        <w:spacing w:line="360" w:lineRule="auto"/>
        <w:ind w:firstLineChars="200" w:firstLine="480"/>
        <w:textAlignment w:val="center"/>
        <w:rPr>
          <w:rFonts w:ascii="Arial" w:eastAsia="SimSun" w:hAnsi="Arial" w:cs="Arial"/>
          <w:kern w:val="0"/>
          <w:szCs w:val="24"/>
        </w:rPr>
      </w:pPr>
      <w:r w:rsidRPr="00DC555B">
        <w:rPr>
          <w:rFonts w:ascii="Arial" w:eastAsia="SimSun" w:hAnsi="Arial" w:cs="Arial"/>
          <w:kern w:val="0"/>
          <w:szCs w:val="24"/>
        </w:rPr>
        <w:t>在本模型中，一次性产品的真实寿命是不可通过试验观测到，因此在加入竞争风险后，竞争失效时间也是不可观测的。但是在本模型中我们将竞争失效时间设为指数分布，因此，我们可以考虑用</w:t>
      </w:r>
      <w:r w:rsidR="006139AF" w:rsidRPr="00DC555B">
        <w:rPr>
          <w:rFonts w:ascii="Arial" w:eastAsia="SimSun" w:hAnsi="Arial" w:cs="Arial" w:hint="eastAsia"/>
          <w:kern w:val="0"/>
          <w:szCs w:val="24"/>
        </w:rPr>
        <w:t>EM</w:t>
      </w:r>
      <w:r w:rsidR="006139AF" w:rsidRPr="00DC555B">
        <w:rPr>
          <w:rFonts w:ascii="Arial" w:eastAsia="SimSun" w:hAnsi="Arial" w:cs="Arial" w:hint="eastAsia"/>
          <w:kern w:val="0"/>
          <w:szCs w:val="24"/>
        </w:rPr>
        <w:t>算法</w:t>
      </w:r>
      <w:r w:rsidR="000265FE" w:rsidRPr="00DC555B">
        <w:rPr>
          <w:rFonts w:ascii="Arial" w:eastAsia="SimSun" w:hAnsi="Arial" w:cs="Arial" w:hint="eastAsia"/>
          <w:kern w:val="0"/>
          <w:szCs w:val="24"/>
        </w:rPr>
        <w:t>对本模型的参数进行参数估计。为了方便推导，先做一些符号上的设定，</w:t>
      </w:r>
      <w:r w:rsidR="006139AF" w:rsidRPr="00DC555B">
        <w:rPr>
          <w:rFonts w:ascii="Arial" w:eastAsia="SimSun" w:hAnsi="Arial" w:cs="Arial"/>
          <w:kern w:val="0"/>
          <w:szCs w:val="24"/>
        </w:rPr>
        <w:t>将</w:t>
      </w:r>
      <w:r w:rsidR="006139AF" w:rsidRPr="00DC555B">
        <w:rPr>
          <w:rFonts w:ascii="Arial" w:eastAsia="SimSun" w:hAnsi="Arial" w:cs="Arial"/>
          <w:kern w:val="0"/>
          <w:szCs w:val="24"/>
        </w:rPr>
        <w:object w:dxaOrig="1680" w:dyaOrig="320" w14:anchorId="6ABBC40E">
          <v:shape id="_x0000_i1292" type="#_x0000_t75" style="width:83.25pt;height:15.75pt" o:ole="">
            <v:imagedata r:id="rId518" o:title=""/>
          </v:shape>
          <o:OLEObject Type="Embed" ProgID="Equation.DSMT4" ShapeID="_x0000_i1292" DrawAspect="Content" ObjectID="_1617179608" r:id="rId519"/>
        </w:object>
      </w:r>
      <w:r w:rsidR="006139AF" w:rsidRPr="00DC555B">
        <w:rPr>
          <w:rFonts w:ascii="Arial" w:eastAsia="SimSun" w:hAnsi="Arial" w:cs="Arial"/>
          <w:kern w:val="0"/>
          <w:szCs w:val="24"/>
        </w:rPr>
        <w:t>用</w:t>
      </w:r>
      <w:r w:rsidR="006139AF" w:rsidRPr="00DC555B">
        <w:rPr>
          <w:rFonts w:ascii="Arial" w:eastAsia="SimSun" w:hAnsi="Arial" w:cs="Arial"/>
          <w:kern w:val="0"/>
          <w:szCs w:val="24"/>
        </w:rPr>
        <w:object w:dxaOrig="220" w:dyaOrig="220" w14:anchorId="6ABBC40F">
          <v:shape id="_x0000_i1293" type="#_x0000_t75" style="width:11.25pt;height:11.25pt" o:ole="">
            <v:imagedata r:id="rId520" o:title=""/>
          </v:shape>
          <o:OLEObject Type="Embed" ProgID="Equation.DSMT4" ShapeID="_x0000_i1293" DrawAspect="Content" ObjectID="_1617179609" r:id="rId521"/>
        </w:object>
      </w:r>
      <w:r w:rsidR="006139AF" w:rsidRPr="00DC555B">
        <w:rPr>
          <w:rFonts w:ascii="Arial" w:eastAsia="SimSun" w:hAnsi="Arial" w:cs="Arial"/>
          <w:kern w:val="0"/>
          <w:szCs w:val="24"/>
        </w:rPr>
        <w:t>表示并且</w:t>
      </w:r>
      <w:r w:rsidR="006139AF" w:rsidRPr="00DC555B">
        <w:rPr>
          <w:rFonts w:ascii="Arial" w:eastAsia="SimSun" w:hAnsi="Arial" w:cs="Arial"/>
          <w:kern w:val="0"/>
          <w:szCs w:val="24"/>
        </w:rPr>
        <w:object w:dxaOrig="279" w:dyaOrig="279" w14:anchorId="6ABBC410">
          <v:shape id="_x0000_i1294" type="#_x0000_t75" style="width:14.25pt;height:14.25pt" o:ole="">
            <v:imagedata r:id="rId522" o:title=""/>
          </v:shape>
          <o:OLEObject Type="Embed" ProgID="Equation.DSMT4" ShapeID="_x0000_i1294" DrawAspect="Content" ObjectID="_1617179610" r:id="rId523"/>
        </w:object>
      </w:r>
      <w:r w:rsidR="006139AF" w:rsidRPr="00DC555B">
        <w:rPr>
          <w:rFonts w:ascii="Arial" w:eastAsia="SimSun" w:hAnsi="Arial" w:cs="Arial"/>
          <w:kern w:val="0"/>
          <w:szCs w:val="24"/>
        </w:rPr>
        <w:t>代表</w:t>
      </w:r>
      <w:r w:rsidR="006139AF" w:rsidRPr="00DC555B">
        <w:rPr>
          <w:rFonts w:ascii="Arial" w:eastAsia="SimSun" w:hAnsi="Arial" w:cs="Arial"/>
          <w:kern w:val="0"/>
          <w:szCs w:val="24"/>
        </w:rPr>
        <w:object w:dxaOrig="220" w:dyaOrig="220" w14:anchorId="6ABBC411">
          <v:shape id="_x0000_i1295" type="#_x0000_t75" style="width:11.25pt;height:11.25pt" o:ole="">
            <v:imagedata r:id="rId524" o:title=""/>
          </v:shape>
          <o:OLEObject Type="Embed" ProgID="Equation.DSMT4" ShapeID="_x0000_i1295" DrawAspect="Content" ObjectID="_1617179611" r:id="rId525"/>
        </w:object>
      </w:r>
      <w:r w:rsidR="006139AF" w:rsidRPr="00DC555B">
        <w:rPr>
          <w:rFonts w:ascii="Arial" w:eastAsia="SimSun" w:hAnsi="Arial" w:cs="Arial"/>
          <w:kern w:val="0"/>
          <w:szCs w:val="24"/>
        </w:rPr>
        <w:t>当前的估计值。在本文中，样本可观测数据包括</w:t>
      </w:r>
      <w:r w:rsidR="006139AF" w:rsidRPr="00DC555B">
        <w:rPr>
          <w:rFonts w:ascii="Arial" w:eastAsia="SimSun" w:hAnsi="Arial" w:cs="Arial"/>
          <w:kern w:val="0"/>
          <w:szCs w:val="24"/>
        </w:rPr>
        <w:object w:dxaOrig="279" w:dyaOrig="320" w14:anchorId="6ABBC412">
          <v:shape id="_x0000_i1296" type="#_x0000_t75" style="width:14.25pt;height:17.25pt" o:ole="">
            <v:imagedata r:id="rId526" o:title=""/>
          </v:shape>
          <o:OLEObject Type="Embed" ProgID="Equation.DSMT4" ShapeID="_x0000_i1296" DrawAspect="Content" ObjectID="_1617179612" r:id="rId527"/>
        </w:object>
      </w:r>
      <w:r w:rsidR="006139AF" w:rsidRPr="00DC555B">
        <w:rPr>
          <w:rFonts w:ascii="Arial" w:eastAsia="SimSun" w:hAnsi="Arial" w:cs="Arial"/>
          <w:kern w:val="0"/>
          <w:szCs w:val="24"/>
        </w:rPr>
        <w:t>，</w:t>
      </w:r>
      <w:r w:rsidR="006139AF" w:rsidRPr="00DC555B">
        <w:rPr>
          <w:rFonts w:ascii="Arial" w:eastAsia="SimSun" w:hAnsi="Arial" w:cs="Arial"/>
          <w:kern w:val="0"/>
          <w:szCs w:val="24"/>
        </w:rPr>
        <w:object w:dxaOrig="340" w:dyaOrig="320" w14:anchorId="6ABBC413">
          <v:shape id="_x0000_i1297" type="#_x0000_t75" style="width:16.5pt;height:15.75pt" o:ole="">
            <v:imagedata r:id="rId528" o:title=""/>
          </v:shape>
          <o:OLEObject Type="Embed" ProgID="Equation.DSMT4" ShapeID="_x0000_i1297" DrawAspect="Content" ObjectID="_1617179613" r:id="rId529"/>
        </w:object>
      </w:r>
      <w:r w:rsidR="006139AF" w:rsidRPr="00DC555B">
        <w:rPr>
          <w:rFonts w:ascii="Arial" w:eastAsia="SimSun" w:hAnsi="Arial" w:cs="Arial"/>
          <w:kern w:val="0"/>
          <w:szCs w:val="24"/>
        </w:rPr>
        <w:t>，</w:t>
      </w:r>
      <w:r w:rsidR="006139AF" w:rsidRPr="00DC555B">
        <w:rPr>
          <w:rFonts w:ascii="Arial" w:eastAsia="SimSun" w:hAnsi="Arial" w:cs="Arial"/>
          <w:kern w:val="0"/>
          <w:szCs w:val="24"/>
        </w:rPr>
        <w:object w:dxaOrig="380" w:dyaOrig="320" w14:anchorId="6ABBC414">
          <v:shape id="_x0000_i1298" type="#_x0000_t75" style="width:18.75pt;height:15.75pt" o:ole="">
            <v:imagedata r:id="rId530" o:title=""/>
          </v:shape>
          <o:OLEObject Type="Embed" ProgID="Equation.DSMT4" ShapeID="_x0000_i1298" DrawAspect="Content" ObjectID="_1617179614" r:id="rId531"/>
        </w:object>
      </w:r>
      <w:r w:rsidR="006139AF" w:rsidRPr="00DC555B">
        <w:rPr>
          <w:rFonts w:ascii="Arial" w:eastAsia="SimSun" w:hAnsi="Arial" w:cs="Arial"/>
          <w:kern w:val="0"/>
          <w:szCs w:val="24"/>
        </w:rPr>
        <w:t>以及温度</w:t>
      </w:r>
      <w:r w:rsidR="006139AF" w:rsidRPr="00DC555B">
        <w:rPr>
          <w:rFonts w:ascii="Arial" w:eastAsia="SimSun" w:hAnsi="Arial" w:cs="Arial"/>
          <w:kern w:val="0"/>
          <w:szCs w:val="24"/>
        </w:rPr>
        <w:object w:dxaOrig="320" w:dyaOrig="320" w14:anchorId="6ABBC415">
          <v:shape id="_x0000_i1299" type="#_x0000_t75" style="width:15.75pt;height:15.75pt" o:ole="">
            <v:imagedata r:id="rId532" o:title=""/>
          </v:shape>
          <o:OLEObject Type="Embed" ProgID="Equation.DSMT4" ShapeID="_x0000_i1299" DrawAspect="Content" ObjectID="_1617179615" r:id="rId533"/>
        </w:object>
      </w:r>
      <w:r w:rsidR="006139AF" w:rsidRPr="00DC555B">
        <w:rPr>
          <w:rFonts w:ascii="Arial" w:eastAsia="SimSun" w:hAnsi="Arial" w:cs="Arial" w:hint="eastAsia"/>
          <w:kern w:val="0"/>
          <w:szCs w:val="24"/>
        </w:rPr>
        <w:t>(j=1,2)</w:t>
      </w:r>
      <w:r w:rsidR="006139AF" w:rsidRPr="00DC555B">
        <w:rPr>
          <w:rFonts w:ascii="Arial" w:eastAsia="SimSun" w:hAnsi="Arial" w:cs="Arial" w:hint="eastAsia"/>
          <w:kern w:val="0"/>
          <w:szCs w:val="24"/>
        </w:rPr>
        <w:t>和检测时间</w:t>
      </w:r>
      <w:r w:rsidR="006139AF" w:rsidRPr="00DC555B">
        <w:rPr>
          <w:rFonts w:ascii="Arial" w:eastAsia="SimSun" w:hAnsi="Arial" w:cs="Arial"/>
          <w:kern w:val="0"/>
          <w:szCs w:val="24"/>
        </w:rPr>
        <w:object w:dxaOrig="340" w:dyaOrig="320" w14:anchorId="6ABBC416">
          <v:shape id="_x0000_i1300" type="#_x0000_t75" style="width:16.5pt;height:15.75pt" o:ole="">
            <v:imagedata r:id="rId534" o:title=""/>
          </v:shape>
          <o:OLEObject Type="Embed" ProgID="Equation.DSMT4" ShapeID="_x0000_i1300" DrawAspect="Content" ObjectID="_1617179616" r:id="rId535"/>
        </w:object>
      </w:r>
      <w:r w:rsidR="006139AF" w:rsidRPr="00DC555B">
        <w:rPr>
          <w:rFonts w:ascii="Arial" w:eastAsia="SimSun" w:hAnsi="Arial" w:cs="Arial" w:hint="eastAsia"/>
          <w:kern w:val="0"/>
          <w:szCs w:val="24"/>
        </w:rPr>
        <w:t>(i=1,</w:t>
      </w:r>
      <w:r w:rsidR="006139AF" w:rsidRPr="00DC555B">
        <w:rPr>
          <w:rFonts w:ascii="Arial" w:eastAsia="SimSun" w:hAnsi="Arial" w:cs="Arial" w:hint="eastAsia"/>
          <w:kern w:val="0"/>
          <w:szCs w:val="24"/>
        </w:rPr>
        <w:t>……</w:t>
      </w:r>
      <w:r w:rsidR="006139AF" w:rsidRPr="00DC555B">
        <w:rPr>
          <w:rFonts w:ascii="Arial" w:eastAsia="SimSun" w:hAnsi="Arial" w:cs="Arial"/>
          <w:kern w:val="0"/>
          <w:szCs w:val="24"/>
        </w:rPr>
        <w:object w:dxaOrig="340" w:dyaOrig="320" w14:anchorId="6ABBC417">
          <v:shape id="_x0000_i1301" type="#_x0000_t75" style="width:16.5pt;height:15.75pt" o:ole="">
            <v:imagedata r:id="rId536" o:title=""/>
          </v:shape>
          <o:OLEObject Type="Embed" ProgID="Equation.DSMT4" ShapeID="_x0000_i1301" DrawAspect="Content" ObjectID="_1617179617" r:id="rId537"/>
        </w:object>
      </w:r>
      <w:r w:rsidR="006139AF" w:rsidRPr="00DC555B">
        <w:rPr>
          <w:rFonts w:ascii="Arial" w:eastAsia="SimSun" w:hAnsi="Arial" w:cs="Arial"/>
          <w:kern w:val="0"/>
          <w:szCs w:val="24"/>
        </w:rPr>
        <w:t>，</w:t>
      </w:r>
      <w:r w:rsidR="006139AF" w:rsidRPr="00DC555B">
        <w:rPr>
          <w:rFonts w:ascii="Arial" w:eastAsia="SimSun" w:hAnsi="Arial" w:cs="Arial" w:hint="eastAsia"/>
          <w:kern w:val="0"/>
          <w:szCs w:val="24"/>
        </w:rPr>
        <w:t>j=1,2)</w:t>
      </w:r>
      <w:r w:rsidR="006139AF" w:rsidRPr="00DC555B">
        <w:rPr>
          <w:rFonts w:ascii="Arial" w:eastAsia="SimSun" w:hAnsi="Arial" w:cs="Arial" w:hint="eastAsia"/>
          <w:kern w:val="0"/>
          <w:szCs w:val="24"/>
        </w:rPr>
        <w:t>，</w:t>
      </w:r>
      <w:r w:rsidR="006139AF" w:rsidRPr="00DC555B">
        <w:rPr>
          <w:rFonts w:ascii="Arial" w:eastAsia="SimSun" w:hAnsi="Arial" w:cs="Arial"/>
          <w:kern w:val="0"/>
          <w:szCs w:val="24"/>
        </w:rPr>
        <w:object w:dxaOrig="400" w:dyaOrig="380" w14:anchorId="6ABBC418">
          <v:shape id="_x0000_i1302" type="#_x0000_t75" style="width:20.25pt;height:18.75pt" o:ole="">
            <v:imagedata r:id="rId538" o:title=""/>
          </v:shape>
          <o:OLEObject Type="Embed" ProgID="Equation.DSMT4" ShapeID="_x0000_i1302" DrawAspect="Content" ObjectID="_1617179618" r:id="rId539"/>
        </w:object>
      </w:r>
      <w:r w:rsidR="000265FE" w:rsidRPr="00DC555B">
        <w:rPr>
          <w:rFonts w:ascii="Arial" w:eastAsia="SimSun" w:hAnsi="Arial" w:cs="Arial"/>
          <w:kern w:val="0"/>
          <w:szCs w:val="24"/>
        </w:rPr>
        <w:t>是隐变量</w:t>
      </w:r>
      <w:r w:rsidR="006139AF" w:rsidRPr="00DC555B">
        <w:rPr>
          <w:rFonts w:ascii="Arial" w:eastAsia="SimSun" w:hAnsi="Arial" w:cs="Arial"/>
          <w:kern w:val="0"/>
          <w:szCs w:val="24"/>
        </w:rPr>
        <w:t>。</w:t>
      </w:r>
      <w:r w:rsidR="000265FE" w:rsidRPr="00DC555B">
        <w:rPr>
          <w:rFonts w:ascii="Arial" w:eastAsia="SimSun" w:hAnsi="Arial" w:cs="Arial"/>
          <w:kern w:val="0"/>
          <w:szCs w:val="24"/>
        </w:rPr>
        <w:t>完全数据的</w:t>
      </w:r>
      <w:r w:rsidR="006139AF" w:rsidRPr="00DC555B">
        <w:rPr>
          <w:rFonts w:ascii="Arial" w:eastAsia="SimSun" w:hAnsi="Arial" w:cs="Arial"/>
          <w:kern w:val="0"/>
          <w:szCs w:val="24"/>
        </w:rPr>
        <w:t>对数似然可以写为：</w:t>
      </w:r>
    </w:p>
    <w:p w14:paraId="6ABBBFE9" w14:textId="77777777" w:rsidR="006139AF" w:rsidRPr="00DC555B" w:rsidRDefault="00325FFE" w:rsidP="00325FFE">
      <w:pPr>
        <w:pStyle w:val="a"/>
      </w:pPr>
      <w:r>
        <w:rPr>
          <w:rFonts w:hint="eastAsia"/>
        </w:rPr>
        <w:tab/>
      </w:r>
      <w:r w:rsidR="00B56482" w:rsidRPr="00DC555B">
        <w:object w:dxaOrig="5460" w:dyaOrig="1520" w14:anchorId="6ABBC419">
          <v:shape id="_x0000_i1303" type="#_x0000_t75" style="width:273pt;height:75.75pt" o:ole="">
            <v:imagedata r:id="rId540" o:title=""/>
          </v:shape>
          <o:OLEObject Type="Embed" ProgID="Equation.DSMT4" ShapeID="_x0000_i1303" DrawAspect="Content" ObjectID="_1617179619" r:id="rId541"/>
        </w:object>
      </w:r>
      <w:r>
        <w:rPr>
          <w:rFonts w:hint="eastAsia"/>
        </w:rPr>
        <w:tab/>
      </w:r>
      <w:r w:rsidR="003F11CF" w:rsidRPr="00325FFE">
        <w:rPr>
          <w:rFonts w:asciiTheme="minorEastAsia" w:hAnsiTheme="minorEastAsia"/>
        </w:rPr>
        <w:t>（</w:t>
      </w:r>
      <w:r w:rsidR="003F11CF" w:rsidRPr="00325FFE">
        <w:rPr>
          <w:rFonts w:asciiTheme="minorEastAsia" w:hAnsiTheme="minorEastAsia" w:hint="eastAsia"/>
        </w:rPr>
        <w:t>3-10</w:t>
      </w:r>
      <w:r w:rsidR="003F11CF" w:rsidRPr="00325FFE">
        <w:rPr>
          <w:rFonts w:asciiTheme="minorEastAsia" w:hAnsiTheme="minorEastAsia"/>
        </w:rPr>
        <w:t>）</w:t>
      </w:r>
    </w:p>
    <w:p w14:paraId="6ABBBFEA" w14:textId="77777777" w:rsidR="003F11CF" w:rsidRPr="00DC555B" w:rsidRDefault="006139AF" w:rsidP="00325FFE">
      <w:pPr>
        <w:shd w:val="clear" w:color="auto" w:fill="FFFFFF"/>
        <w:spacing w:line="360" w:lineRule="auto"/>
        <w:ind w:firstLineChars="600" w:firstLine="1440"/>
        <w:textAlignment w:val="center"/>
        <w:rPr>
          <w:rFonts w:ascii="Arial" w:eastAsia="SimSun" w:hAnsi="Arial" w:cs="Arial"/>
          <w:kern w:val="0"/>
          <w:szCs w:val="24"/>
        </w:rPr>
      </w:pPr>
      <w:r w:rsidRPr="00DC555B">
        <w:rPr>
          <w:rFonts w:ascii="Arial" w:eastAsia="SimSun" w:hAnsi="Arial" w:cs="Arial" w:hint="eastAsia"/>
          <w:kern w:val="0"/>
          <w:szCs w:val="24"/>
        </w:rPr>
        <w:t>其中</w:t>
      </w:r>
      <w:r w:rsidRPr="00DC555B">
        <w:rPr>
          <w:rFonts w:ascii="Arial" w:eastAsia="SimSun" w:hAnsi="Arial" w:cs="Arial"/>
          <w:kern w:val="0"/>
          <w:szCs w:val="24"/>
        </w:rPr>
        <w:object w:dxaOrig="1719" w:dyaOrig="720" w14:anchorId="6ABBC41A">
          <v:shape id="_x0000_i1304" type="#_x0000_t75" style="width:86.25pt;height:36pt" o:ole="">
            <v:imagedata r:id="rId542" o:title=""/>
          </v:shape>
          <o:OLEObject Type="Embed" ProgID="Equation.DSMT4" ShapeID="_x0000_i1304" DrawAspect="Content" ObjectID="_1617179620" r:id="rId543"/>
        </w:object>
      </w:r>
    </w:p>
    <w:p w14:paraId="6ABBBFEB" w14:textId="77777777" w:rsidR="00325FFE" w:rsidRDefault="00325FFE" w:rsidP="00DC555B">
      <w:pPr>
        <w:shd w:val="clear" w:color="auto" w:fill="FFFFFF"/>
        <w:spacing w:line="360" w:lineRule="auto"/>
        <w:ind w:firstLine="420"/>
        <w:textAlignment w:val="center"/>
        <w:rPr>
          <w:rFonts w:ascii="Arial" w:eastAsia="SimSun" w:hAnsi="Arial" w:cs="Arial"/>
          <w:kern w:val="0"/>
          <w:szCs w:val="24"/>
        </w:rPr>
      </w:pPr>
    </w:p>
    <w:p w14:paraId="6ABBBFEC" w14:textId="77777777" w:rsidR="003F11CF" w:rsidRPr="00DC555B" w:rsidRDefault="00704E1F" w:rsidP="00DC555B">
      <w:pPr>
        <w:shd w:val="clear" w:color="auto" w:fill="FFFFFF"/>
        <w:spacing w:line="360" w:lineRule="auto"/>
        <w:ind w:firstLine="420"/>
        <w:textAlignment w:val="center"/>
        <w:rPr>
          <w:rFonts w:ascii="Arial" w:eastAsia="SimSun" w:hAnsi="Arial" w:cs="Arial"/>
          <w:kern w:val="0"/>
          <w:szCs w:val="24"/>
        </w:rPr>
      </w:pPr>
      <w:r w:rsidRPr="00DC555B">
        <w:rPr>
          <w:rFonts w:ascii="Arial" w:eastAsia="SimSun" w:hAnsi="Arial" w:cs="Arial" w:hint="eastAsia"/>
          <w:kern w:val="0"/>
          <w:szCs w:val="24"/>
        </w:rPr>
        <w:t>一、</w:t>
      </w:r>
      <w:r w:rsidR="006139AF" w:rsidRPr="00DC555B">
        <w:rPr>
          <w:rFonts w:ascii="Arial" w:eastAsia="SimSun" w:hAnsi="Arial" w:cs="Arial" w:hint="eastAsia"/>
          <w:kern w:val="0"/>
          <w:szCs w:val="24"/>
        </w:rPr>
        <w:t>E</w:t>
      </w:r>
      <w:r w:rsidR="006139AF" w:rsidRPr="00DC555B">
        <w:rPr>
          <w:rFonts w:ascii="Arial" w:eastAsia="SimSun" w:hAnsi="Arial" w:cs="Arial" w:hint="eastAsia"/>
          <w:kern w:val="0"/>
          <w:szCs w:val="24"/>
        </w:rPr>
        <w:t>步</w:t>
      </w:r>
    </w:p>
    <w:p w14:paraId="6ABBBFED" w14:textId="77777777" w:rsidR="003F11CF" w:rsidRPr="00DC555B" w:rsidRDefault="003F11CF" w:rsidP="00DC555B">
      <w:pPr>
        <w:shd w:val="clear" w:color="auto" w:fill="FFFFFF"/>
        <w:spacing w:line="360" w:lineRule="auto"/>
        <w:ind w:firstLine="420"/>
        <w:textAlignment w:val="center"/>
        <w:rPr>
          <w:rFonts w:ascii="Arial" w:eastAsia="SimSun" w:hAnsi="Arial" w:cs="Arial"/>
          <w:kern w:val="0"/>
          <w:szCs w:val="24"/>
        </w:rPr>
      </w:pPr>
      <w:r w:rsidRPr="00DC555B">
        <w:rPr>
          <w:rFonts w:ascii="Arial" w:eastAsia="SimSun" w:hAnsi="Arial" w:cs="Arial" w:hint="eastAsia"/>
          <w:kern w:val="0"/>
          <w:szCs w:val="24"/>
        </w:rPr>
        <w:t>在</w:t>
      </w:r>
      <w:r w:rsidRPr="00DC555B">
        <w:rPr>
          <w:rFonts w:ascii="Arial" w:eastAsia="SimSun" w:hAnsi="Arial" w:cs="Arial" w:hint="eastAsia"/>
          <w:kern w:val="0"/>
          <w:szCs w:val="24"/>
        </w:rPr>
        <w:t>EM</w:t>
      </w:r>
      <w:r w:rsidRPr="00DC555B">
        <w:rPr>
          <w:rFonts w:ascii="Arial" w:eastAsia="SimSun" w:hAnsi="Arial" w:cs="Arial" w:hint="eastAsia"/>
          <w:kern w:val="0"/>
          <w:szCs w:val="24"/>
        </w:rPr>
        <w:t>算法的</w:t>
      </w:r>
      <w:r w:rsidRPr="00DC555B">
        <w:rPr>
          <w:rFonts w:ascii="Arial" w:eastAsia="SimSun" w:hAnsi="Arial" w:cs="Arial" w:hint="eastAsia"/>
          <w:kern w:val="0"/>
          <w:szCs w:val="24"/>
        </w:rPr>
        <w:t>E</w:t>
      </w:r>
      <w:r w:rsidRPr="00DC555B">
        <w:rPr>
          <w:rFonts w:ascii="Arial" w:eastAsia="SimSun" w:hAnsi="Arial" w:cs="Arial" w:hint="eastAsia"/>
          <w:kern w:val="0"/>
          <w:szCs w:val="24"/>
        </w:rPr>
        <w:t>步，就是通过样本可观测数据</w:t>
      </w:r>
      <w:r w:rsidRPr="00DC555B">
        <w:rPr>
          <w:rFonts w:ascii="Arial" w:eastAsia="SimSun" w:hAnsi="Arial" w:cs="Arial" w:hint="eastAsia"/>
          <w:kern w:val="0"/>
          <w:szCs w:val="24"/>
        </w:rPr>
        <w:t>data</w:t>
      </w:r>
      <w:r w:rsidRPr="00DC555B">
        <w:rPr>
          <w:rFonts w:ascii="Arial" w:eastAsia="SimSun" w:hAnsi="Arial" w:cs="Arial" w:hint="eastAsia"/>
          <w:kern w:val="0"/>
          <w:szCs w:val="24"/>
        </w:rPr>
        <w:t>以及</w:t>
      </w:r>
      <w:r w:rsidRPr="00DC555B">
        <w:rPr>
          <w:szCs w:val="24"/>
        </w:rPr>
        <w:object w:dxaOrig="220" w:dyaOrig="220" w14:anchorId="6ABBC41B">
          <v:shape id="_x0000_i1305" type="#_x0000_t75" style="width:11.25pt;height:11.25pt" o:ole="">
            <v:imagedata r:id="rId524" o:title=""/>
          </v:shape>
          <o:OLEObject Type="Embed" ProgID="Equation.DSMT4" ShapeID="_x0000_i1305" DrawAspect="Content" ObjectID="_1617179621" r:id="rId544"/>
        </w:object>
      </w:r>
      <w:r w:rsidRPr="00DC555B">
        <w:rPr>
          <w:rFonts w:ascii="Arial" w:eastAsia="SimSun" w:hAnsi="Arial" w:cs="Arial"/>
          <w:kern w:val="0"/>
          <w:szCs w:val="24"/>
        </w:rPr>
        <w:t>当前的估计值</w:t>
      </w:r>
      <w:r w:rsidRPr="00DC555B">
        <w:rPr>
          <w:szCs w:val="24"/>
        </w:rPr>
        <w:object w:dxaOrig="279" w:dyaOrig="279" w14:anchorId="6ABBC41C">
          <v:shape id="_x0000_i1306" type="#_x0000_t75" style="width:14.25pt;height:14.25pt" o:ole="">
            <v:imagedata r:id="rId522" o:title=""/>
          </v:shape>
          <o:OLEObject Type="Embed" ProgID="Equation.DSMT4" ShapeID="_x0000_i1306" DrawAspect="Content" ObjectID="_1617179622" r:id="rId545"/>
        </w:object>
      </w:r>
      <w:r w:rsidRPr="00DC555B">
        <w:rPr>
          <w:rFonts w:ascii="Arial" w:eastAsia="SimSun" w:hAnsi="Arial" w:cs="Arial"/>
          <w:kern w:val="0"/>
          <w:szCs w:val="24"/>
        </w:rPr>
        <w:t>，</w:t>
      </w:r>
      <w:r w:rsidRPr="00DC555B">
        <w:rPr>
          <w:rFonts w:hint="eastAsia"/>
          <w:bCs/>
          <w:color w:val="000000" w:themeColor="text1"/>
          <w:szCs w:val="24"/>
        </w:rPr>
        <w:t>求完全数据的对数似然函数的期望，</w:t>
      </w:r>
      <w:r w:rsidRPr="00DC555B">
        <w:rPr>
          <w:rFonts w:ascii="Arial" w:eastAsia="SimSun" w:hAnsi="Arial" w:cs="Arial"/>
          <w:kern w:val="0"/>
          <w:szCs w:val="24"/>
        </w:rPr>
        <w:t>具体如下</w:t>
      </w:r>
      <w:r w:rsidRPr="00DC555B">
        <w:rPr>
          <w:rFonts w:ascii="Arial" w:eastAsia="SimSun" w:hAnsi="Arial" w:cs="Arial" w:hint="eastAsia"/>
          <w:kern w:val="0"/>
          <w:szCs w:val="24"/>
        </w:rPr>
        <w:t>:</w:t>
      </w:r>
    </w:p>
    <w:p w14:paraId="6ABBBFEE" w14:textId="77777777" w:rsidR="006139AF" w:rsidRPr="00325FFE" w:rsidRDefault="00325FFE" w:rsidP="00325FFE">
      <w:pPr>
        <w:pStyle w:val="a"/>
        <w:rPr>
          <w:rFonts w:ascii="Arial" w:eastAsia="SimSun" w:hAnsi="Arial" w:cs="Arial"/>
          <w:kern w:val="0"/>
        </w:rPr>
      </w:pPr>
      <w:r>
        <w:rPr>
          <w:rFonts w:hint="eastAsia"/>
        </w:rPr>
        <w:tab/>
      </w:r>
      <w:r w:rsidR="003F11CF" w:rsidRPr="00DC555B">
        <w:object w:dxaOrig="5040" w:dyaOrig="1480" w14:anchorId="6ABBC41D">
          <v:shape id="_x0000_i1307" type="#_x0000_t75" style="width:252pt;height:73.5pt" o:ole="">
            <v:imagedata r:id="rId546" o:title=""/>
          </v:shape>
          <o:OLEObject Type="Embed" ProgID="Equation.DSMT4" ShapeID="_x0000_i1307" DrawAspect="Content" ObjectID="_1617179623" r:id="rId547"/>
        </w:object>
      </w:r>
      <w:r>
        <w:rPr>
          <w:rFonts w:hint="eastAsia"/>
        </w:rPr>
        <w:tab/>
      </w:r>
      <w:r w:rsidR="003F11CF" w:rsidRPr="00325FFE">
        <w:rPr>
          <w:rFonts w:ascii="Arial" w:eastAsia="SimSun" w:hAnsi="Arial" w:cs="Arial"/>
          <w:kern w:val="0"/>
        </w:rPr>
        <w:t>（</w:t>
      </w:r>
      <w:r w:rsidR="003F11CF" w:rsidRPr="00325FFE">
        <w:rPr>
          <w:rFonts w:asciiTheme="minorEastAsia" w:hAnsiTheme="minorEastAsia" w:cs="Arial" w:hint="eastAsia"/>
          <w:kern w:val="0"/>
        </w:rPr>
        <w:t>3-11</w:t>
      </w:r>
      <w:r w:rsidR="003F11CF" w:rsidRPr="00325FFE">
        <w:rPr>
          <w:rFonts w:ascii="Arial" w:eastAsia="SimSun" w:hAnsi="Arial" w:cs="Arial"/>
          <w:kern w:val="0"/>
        </w:rPr>
        <w:t>）</w:t>
      </w:r>
    </w:p>
    <w:p w14:paraId="6ABBBFEF" w14:textId="77777777" w:rsidR="006139AF" w:rsidRPr="00DC555B" w:rsidRDefault="00325FFE" w:rsidP="00325FFE">
      <w:pPr>
        <w:pStyle w:val="a"/>
      </w:pPr>
      <w:r>
        <w:rPr>
          <w:rFonts w:hint="eastAsia"/>
        </w:rPr>
        <w:tab/>
      </w:r>
      <w:r w:rsidR="006139AF" w:rsidRPr="00DC555B">
        <w:rPr>
          <w:rFonts w:hint="eastAsia"/>
        </w:rPr>
        <w:t>其中</w:t>
      </w:r>
      <w:r w:rsidR="006139AF" w:rsidRPr="00DC555B">
        <w:object w:dxaOrig="5760" w:dyaOrig="740" w14:anchorId="6ABBC41E">
          <v:shape id="_x0000_i1308" type="#_x0000_t75" style="width:4in;height:37.5pt" o:ole="">
            <v:imagedata r:id="rId548" o:title=""/>
          </v:shape>
          <o:OLEObject Type="Embed" ProgID="Equation.DSMT4" ShapeID="_x0000_i1308" DrawAspect="Content" ObjectID="_1617179624" r:id="rId549"/>
        </w:object>
      </w:r>
      <w:r>
        <w:rPr>
          <w:rFonts w:hint="eastAsia"/>
        </w:rPr>
        <w:tab/>
      </w:r>
      <w:r w:rsidR="003F11CF" w:rsidRPr="00325FFE">
        <w:rPr>
          <w:rFonts w:asciiTheme="minorEastAsia" w:hAnsiTheme="minorEastAsia" w:hint="eastAsia"/>
        </w:rPr>
        <w:t>（3-12）</w:t>
      </w:r>
    </w:p>
    <w:p w14:paraId="6ABBBFF0" w14:textId="77777777" w:rsidR="006139AF" w:rsidRPr="00DC555B" w:rsidRDefault="00325FFE" w:rsidP="00325FFE">
      <w:pPr>
        <w:pStyle w:val="a"/>
      </w:pPr>
      <w:r>
        <w:rPr>
          <w:rFonts w:hint="eastAsia"/>
        </w:rPr>
        <w:tab/>
      </w:r>
      <w:r w:rsidR="006139AF" w:rsidRPr="00DC555B">
        <w:object w:dxaOrig="5820" w:dyaOrig="720" w14:anchorId="6ABBC41F">
          <v:shape id="_x0000_i1309" type="#_x0000_t75" style="width:291.75pt;height:36pt" o:ole="">
            <v:imagedata r:id="rId550" o:title=""/>
          </v:shape>
          <o:OLEObject Type="Embed" ProgID="Equation.DSMT4" ShapeID="_x0000_i1309" DrawAspect="Content" ObjectID="_1617179625" r:id="rId551"/>
        </w:object>
      </w:r>
      <w:r>
        <w:rPr>
          <w:rFonts w:hint="eastAsia"/>
        </w:rPr>
        <w:tab/>
      </w:r>
      <w:r w:rsidR="003F11CF" w:rsidRPr="00325FFE">
        <w:rPr>
          <w:rFonts w:asciiTheme="minorEastAsia" w:hAnsiTheme="minorEastAsia"/>
        </w:rPr>
        <w:t>（</w:t>
      </w:r>
      <w:r w:rsidR="003F11CF" w:rsidRPr="00325FFE">
        <w:rPr>
          <w:rFonts w:asciiTheme="minorEastAsia" w:hAnsiTheme="minorEastAsia" w:hint="eastAsia"/>
        </w:rPr>
        <w:t>3-13</w:t>
      </w:r>
      <w:r w:rsidR="003F11CF" w:rsidRPr="00325FFE">
        <w:rPr>
          <w:rFonts w:asciiTheme="minorEastAsia" w:hAnsiTheme="minorEastAsia"/>
        </w:rPr>
        <w:t>）</w:t>
      </w:r>
    </w:p>
    <w:p w14:paraId="6ABBBFF1" w14:textId="77777777" w:rsidR="001156FC" w:rsidRPr="00DC555B" w:rsidRDefault="001156FC" w:rsidP="00DC555B">
      <w:pPr>
        <w:shd w:val="clear" w:color="auto" w:fill="FFFFFF"/>
        <w:spacing w:line="360" w:lineRule="auto"/>
        <w:ind w:firstLineChars="200" w:firstLine="480"/>
        <w:rPr>
          <w:rFonts w:ascii="Arial" w:eastAsia="SimSun" w:hAnsi="Arial" w:cs="Arial"/>
          <w:kern w:val="0"/>
          <w:szCs w:val="24"/>
        </w:rPr>
      </w:pPr>
      <w:r w:rsidRPr="00DC555B">
        <w:rPr>
          <w:rFonts w:ascii="Arial" w:eastAsia="SimSun" w:hAnsi="Arial" w:cs="Arial" w:hint="eastAsia"/>
          <w:kern w:val="0"/>
          <w:szCs w:val="24"/>
        </w:rPr>
        <w:t>由</w:t>
      </w:r>
      <w:r w:rsidRPr="00DC555B">
        <w:rPr>
          <w:rFonts w:ascii="Arial" w:eastAsia="SimSun" w:hAnsi="Arial" w:cs="Arial" w:hint="eastAsia"/>
          <w:kern w:val="0"/>
          <w:szCs w:val="24"/>
        </w:rPr>
        <w:t>2.2</w:t>
      </w:r>
      <w:r w:rsidRPr="00DC555B">
        <w:rPr>
          <w:rFonts w:ascii="Arial" w:eastAsia="SimSun" w:hAnsi="Arial" w:cs="Arial" w:hint="eastAsia"/>
          <w:kern w:val="0"/>
          <w:szCs w:val="24"/>
        </w:rPr>
        <w:t>中</w:t>
      </w:r>
      <w:r w:rsidRPr="00DC555B">
        <w:rPr>
          <w:rFonts w:ascii="Arial" w:eastAsia="SimSun" w:hAnsi="Arial" w:cs="Arial" w:hint="eastAsia"/>
          <w:kern w:val="0"/>
          <w:szCs w:val="24"/>
        </w:rPr>
        <w:t>EM</w:t>
      </w:r>
      <w:r w:rsidRPr="00DC555B">
        <w:rPr>
          <w:rFonts w:ascii="Arial" w:eastAsia="SimSun" w:hAnsi="Arial" w:cs="Arial" w:hint="eastAsia"/>
          <w:kern w:val="0"/>
          <w:szCs w:val="24"/>
        </w:rPr>
        <w:t>算法可知，在</w:t>
      </w:r>
      <w:r w:rsidRPr="00DC555B">
        <w:rPr>
          <w:rFonts w:ascii="Arial" w:eastAsia="SimSun" w:hAnsi="Arial" w:cs="Arial" w:hint="eastAsia"/>
          <w:kern w:val="0"/>
          <w:szCs w:val="24"/>
        </w:rPr>
        <w:t>EM</w:t>
      </w:r>
      <w:r w:rsidRPr="00DC555B">
        <w:rPr>
          <w:rFonts w:ascii="Arial" w:eastAsia="SimSun" w:hAnsi="Arial" w:cs="Arial" w:hint="eastAsia"/>
          <w:kern w:val="0"/>
          <w:szCs w:val="24"/>
        </w:rPr>
        <w:t>算法中最核心的是</w:t>
      </w:r>
      <w:r w:rsidR="00234D77" w:rsidRPr="00DC555B">
        <w:rPr>
          <w:rFonts w:ascii="Arial" w:eastAsia="SimSun" w:hAnsi="Arial" w:cs="Arial" w:hint="eastAsia"/>
          <w:kern w:val="0"/>
          <w:szCs w:val="24"/>
        </w:rPr>
        <w:t>目标</w:t>
      </w:r>
      <w:r w:rsidR="00470AD0" w:rsidRPr="00DC555B">
        <w:rPr>
          <w:rFonts w:ascii="Arial" w:eastAsia="SimSun" w:hAnsi="Arial" w:cs="Arial"/>
          <w:kern w:val="0"/>
          <w:szCs w:val="24"/>
        </w:rPr>
        <w:t>函数</w:t>
      </w:r>
      <w:r w:rsidRPr="00DC555B">
        <w:rPr>
          <w:rFonts w:ascii="Arial" w:eastAsia="SimSun" w:hAnsi="Arial" w:cs="Arial"/>
          <w:kern w:val="0"/>
          <w:position w:val="-12"/>
          <w:szCs w:val="24"/>
        </w:rPr>
        <w:object w:dxaOrig="300" w:dyaOrig="380" w14:anchorId="6ABBC420">
          <v:shape id="_x0000_i1310" type="#_x0000_t75" style="width:15pt;height:18.75pt" o:ole="">
            <v:imagedata r:id="rId552" o:title=""/>
          </v:shape>
          <o:OLEObject Type="Embed" ProgID="Equation.DSMT4" ShapeID="_x0000_i1310" DrawAspect="Content" ObjectID="_1617179626" r:id="rId553"/>
        </w:object>
      </w:r>
      <w:r w:rsidR="00234D77" w:rsidRPr="00DC555B">
        <w:rPr>
          <w:rFonts w:ascii="Arial" w:eastAsia="SimSun" w:hAnsi="Arial" w:cs="Arial"/>
          <w:kern w:val="0"/>
          <w:szCs w:val="24"/>
        </w:rPr>
        <w:t>，本模型中的</w:t>
      </w:r>
      <w:r w:rsidR="00234D77" w:rsidRPr="00DC555B">
        <w:rPr>
          <w:rFonts w:ascii="Arial" w:eastAsia="SimSun" w:hAnsi="Arial" w:cs="Arial"/>
          <w:kern w:val="0"/>
          <w:position w:val="-12"/>
          <w:szCs w:val="24"/>
        </w:rPr>
        <w:object w:dxaOrig="300" w:dyaOrig="380" w14:anchorId="6ABBC421">
          <v:shape id="_x0000_i1311" type="#_x0000_t75" style="width:15pt;height:18.75pt" o:ole="">
            <v:imagedata r:id="rId554" o:title=""/>
          </v:shape>
          <o:OLEObject Type="Embed" ProgID="Equation.DSMT4" ShapeID="_x0000_i1311" DrawAspect="Content" ObjectID="_1617179627" r:id="rId555"/>
        </w:object>
      </w:r>
      <w:r w:rsidR="00234D77" w:rsidRPr="00DC555B">
        <w:rPr>
          <w:rFonts w:ascii="Arial" w:eastAsia="SimSun" w:hAnsi="Arial" w:cs="Arial"/>
          <w:kern w:val="0"/>
          <w:szCs w:val="24"/>
        </w:rPr>
        <w:t>函数</w:t>
      </w:r>
      <w:r w:rsidR="00470AD0" w:rsidRPr="00DC555B">
        <w:rPr>
          <w:rFonts w:ascii="Arial" w:eastAsia="SimSun" w:hAnsi="Arial" w:cs="Arial"/>
          <w:kern w:val="0"/>
          <w:szCs w:val="24"/>
        </w:rPr>
        <w:t>是</w:t>
      </w:r>
      <w:r w:rsidR="00470AD0" w:rsidRPr="00DC555B">
        <w:rPr>
          <w:rFonts w:ascii="Arial" w:eastAsia="SimSun" w:hAnsi="Arial" w:cs="Arial"/>
          <w:kern w:val="0"/>
          <w:position w:val="-10"/>
          <w:szCs w:val="24"/>
        </w:rPr>
        <w:object w:dxaOrig="3180" w:dyaOrig="360" w14:anchorId="6ABBC422">
          <v:shape id="_x0000_i1312" type="#_x0000_t75" style="width:159pt;height:18.75pt" o:ole="">
            <v:imagedata r:id="rId556" o:title=""/>
          </v:shape>
          <o:OLEObject Type="Embed" ProgID="Equation.DSMT4" ShapeID="_x0000_i1312" DrawAspect="Content" ObjectID="_1617179628" r:id="rId557"/>
        </w:object>
      </w:r>
    </w:p>
    <w:p w14:paraId="6ABBBFF2" w14:textId="77777777" w:rsidR="001156FC" w:rsidRPr="00DC555B" w:rsidRDefault="00325FFE" w:rsidP="00325FFE">
      <w:pPr>
        <w:pStyle w:val="a"/>
      </w:pPr>
      <w:r>
        <w:rPr>
          <w:rFonts w:hint="eastAsia"/>
        </w:rPr>
        <w:tab/>
      </w:r>
      <w:r w:rsidR="00470AD0" w:rsidRPr="00DC555B">
        <w:object w:dxaOrig="6160" w:dyaOrig="760" w14:anchorId="6ABBC423">
          <v:shape id="_x0000_i1313" type="#_x0000_t75" style="width:308.25pt;height:37.5pt" o:ole="">
            <v:imagedata r:id="rId558" o:title=""/>
          </v:shape>
          <o:OLEObject Type="Embed" ProgID="Equation.DSMT4" ShapeID="_x0000_i1313" DrawAspect="Content" ObjectID="_1617179629" r:id="rId559"/>
        </w:object>
      </w:r>
      <w:r w:rsidR="003F11CF" w:rsidRPr="00325FFE">
        <w:rPr>
          <w:rFonts w:asciiTheme="minorEastAsia" w:hAnsiTheme="minorEastAsia" w:hint="eastAsia"/>
        </w:rPr>
        <w:t xml:space="preserve"> </w:t>
      </w:r>
      <w:r>
        <w:rPr>
          <w:rFonts w:asciiTheme="minorEastAsia" w:hAnsiTheme="minorEastAsia" w:hint="eastAsia"/>
        </w:rPr>
        <w:tab/>
      </w:r>
      <w:r w:rsidR="003F11CF" w:rsidRPr="00325FFE">
        <w:rPr>
          <w:rFonts w:asciiTheme="minorEastAsia" w:hAnsiTheme="minorEastAsia"/>
        </w:rPr>
        <w:t>（</w:t>
      </w:r>
      <w:r w:rsidR="003F11CF" w:rsidRPr="00325FFE">
        <w:rPr>
          <w:rFonts w:asciiTheme="minorEastAsia" w:hAnsiTheme="minorEastAsia" w:hint="eastAsia"/>
        </w:rPr>
        <w:t>3-14</w:t>
      </w:r>
      <w:r w:rsidR="003F11CF" w:rsidRPr="00325FFE">
        <w:rPr>
          <w:rFonts w:asciiTheme="minorEastAsia" w:hAnsiTheme="minorEastAsia"/>
        </w:rPr>
        <w:t>）</w:t>
      </w:r>
    </w:p>
    <w:p w14:paraId="6ABBBFF3" w14:textId="77777777" w:rsidR="006139AF" w:rsidRPr="00DC555B" w:rsidRDefault="006139AF" w:rsidP="00DC555B">
      <w:pPr>
        <w:shd w:val="clear" w:color="auto" w:fill="FFFFFF"/>
        <w:spacing w:line="360" w:lineRule="auto"/>
        <w:textAlignment w:val="center"/>
        <w:rPr>
          <w:rFonts w:ascii="Arial" w:eastAsia="SimSun" w:hAnsi="Arial" w:cs="Arial"/>
          <w:kern w:val="0"/>
          <w:szCs w:val="24"/>
        </w:rPr>
      </w:pPr>
      <w:r w:rsidRPr="00DC555B">
        <w:rPr>
          <w:rFonts w:ascii="Arial" w:eastAsia="SimSun" w:hAnsi="Arial" w:cs="Arial" w:hint="eastAsia"/>
          <w:kern w:val="0"/>
          <w:szCs w:val="24"/>
        </w:rPr>
        <w:t>对于</w:t>
      </w:r>
      <w:r w:rsidRPr="00DC555B">
        <w:rPr>
          <w:rFonts w:ascii="Arial" w:eastAsia="SimSun" w:hAnsi="Arial" w:cs="Arial"/>
          <w:kern w:val="0"/>
          <w:szCs w:val="24"/>
        </w:rPr>
        <w:object w:dxaOrig="1180" w:dyaOrig="420" w14:anchorId="6ABBC424">
          <v:shape id="_x0000_i1314" type="#_x0000_t75" style="width:58.5pt;height:21pt" o:ole="">
            <v:imagedata r:id="rId560" o:title=""/>
          </v:shape>
          <o:OLEObject Type="Embed" ProgID="Equation.DSMT4" ShapeID="_x0000_i1314" DrawAspect="Content" ObjectID="_1617179630" r:id="rId561"/>
        </w:object>
      </w:r>
      <w:r w:rsidR="00591080">
        <w:rPr>
          <w:rFonts w:ascii="Arial" w:eastAsia="SimSun" w:hAnsi="Arial" w:cs="Arial"/>
          <w:kern w:val="0"/>
          <w:szCs w:val="24"/>
        </w:rPr>
        <w:t>的计算结果可以汇总在</w:t>
      </w:r>
      <w:r w:rsidRPr="00DC555B">
        <w:rPr>
          <w:rFonts w:ascii="Arial" w:eastAsia="SimSun" w:hAnsi="Arial" w:cs="Arial"/>
          <w:kern w:val="0"/>
          <w:szCs w:val="24"/>
        </w:rPr>
        <w:t>表</w:t>
      </w:r>
      <w:r w:rsidR="00C73E9C" w:rsidRPr="00DC555B">
        <w:rPr>
          <w:rFonts w:ascii="Arial" w:eastAsia="SimSun" w:hAnsi="Arial" w:cs="Arial"/>
          <w:kern w:val="0"/>
          <w:szCs w:val="24"/>
        </w:rPr>
        <w:t>（</w:t>
      </w:r>
      <w:r w:rsidR="00C73E9C" w:rsidRPr="00325FFE">
        <w:rPr>
          <w:rFonts w:asciiTheme="minorEastAsia" w:hAnsiTheme="minorEastAsia" w:cs="Arial" w:hint="eastAsia"/>
          <w:kern w:val="0"/>
          <w:szCs w:val="24"/>
        </w:rPr>
        <w:t>3-1</w:t>
      </w:r>
      <w:r w:rsidR="00C73E9C" w:rsidRPr="00DC555B">
        <w:rPr>
          <w:rFonts w:ascii="Arial" w:eastAsia="SimSun" w:hAnsi="Arial" w:cs="Arial"/>
          <w:kern w:val="0"/>
          <w:szCs w:val="24"/>
        </w:rPr>
        <w:t>）</w:t>
      </w:r>
      <w:r w:rsidRPr="00DC555B">
        <w:rPr>
          <w:rFonts w:ascii="Arial" w:eastAsia="SimSun" w:hAnsi="Arial" w:cs="Arial"/>
          <w:kern w:val="0"/>
          <w:szCs w:val="24"/>
        </w:rPr>
        <w:t>中：</w:t>
      </w:r>
    </w:p>
    <w:p w14:paraId="6ABBBFF4" w14:textId="77777777" w:rsidR="001156FC" w:rsidRPr="00DC555B" w:rsidRDefault="001156FC" w:rsidP="00DC555B">
      <w:pPr>
        <w:shd w:val="clear" w:color="auto" w:fill="FFFFFF"/>
        <w:spacing w:line="360" w:lineRule="auto"/>
        <w:textAlignment w:val="center"/>
        <w:rPr>
          <w:rFonts w:ascii="Arial" w:eastAsia="SimSun" w:hAnsi="Arial" w:cs="Arial"/>
          <w:kern w:val="0"/>
          <w:szCs w:val="24"/>
        </w:rPr>
      </w:pPr>
      <w:r w:rsidRPr="00DC555B">
        <w:rPr>
          <w:rFonts w:ascii="Arial" w:eastAsia="SimSun" w:hAnsi="Arial" w:cs="Arial" w:hint="eastAsia"/>
          <w:kern w:val="0"/>
          <w:szCs w:val="24"/>
        </w:rPr>
        <w:t xml:space="preserve">          </w:t>
      </w:r>
      <w:r w:rsidR="003F11CF" w:rsidRPr="00DC555B">
        <w:rPr>
          <w:rFonts w:ascii="Arial" w:eastAsia="SimSun" w:hAnsi="Arial" w:cs="Arial" w:hint="eastAsia"/>
          <w:kern w:val="0"/>
          <w:szCs w:val="24"/>
        </w:rPr>
        <w:t xml:space="preserve">                       </w:t>
      </w:r>
    </w:p>
    <w:p w14:paraId="6ABBBFF5" w14:textId="77777777" w:rsidR="006139AF" w:rsidRPr="00DC555B" w:rsidRDefault="00A6768D" w:rsidP="00DC555B">
      <w:pPr>
        <w:shd w:val="clear" w:color="auto" w:fill="FFFFFF"/>
        <w:spacing w:line="360" w:lineRule="auto"/>
        <w:ind w:firstLine="420"/>
        <w:textAlignment w:val="center"/>
        <w:rPr>
          <w:rFonts w:ascii="Arial" w:eastAsia="SimSun" w:hAnsi="Arial" w:cs="Arial"/>
          <w:kern w:val="0"/>
          <w:szCs w:val="24"/>
        </w:rPr>
      </w:pPr>
      <w:r w:rsidRPr="00DC555B">
        <w:rPr>
          <w:rFonts w:ascii="Arial" w:eastAsia="SimSun" w:hAnsi="Arial" w:cs="Arial" w:hint="eastAsia"/>
          <w:kern w:val="0"/>
          <w:szCs w:val="24"/>
        </w:rPr>
        <w:t>二、</w:t>
      </w:r>
      <w:r w:rsidR="006139AF" w:rsidRPr="00DC555B">
        <w:rPr>
          <w:rFonts w:ascii="Arial" w:eastAsia="SimSun" w:hAnsi="Arial" w:cs="Arial" w:hint="eastAsia"/>
          <w:kern w:val="0"/>
          <w:szCs w:val="24"/>
        </w:rPr>
        <w:t>M</w:t>
      </w:r>
      <w:r w:rsidR="006139AF" w:rsidRPr="00DC555B">
        <w:rPr>
          <w:rFonts w:ascii="Arial" w:eastAsia="SimSun" w:hAnsi="Arial" w:cs="Arial" w:hint="eastAsia"/>
          <w:kern w:val="0"/>
          <w:szCs w:val="24"/>
        </w:rPr>
        <w:t>步</w:t>
      </w:r>
    </w:p>
    <w:p w14:paraId="6ABBBFF6" w14:textId="77777777" w:rsidR="00090FB7" w:rsidRPr="00325FFE" w:rsidRDefault="00090FB7" w:rsidP="00325FFE">
      <w:pPr>
        <w:shd w:val="clear" w:color="auto" w:fill="FFFFFF"/>
        <w:spacing w:line="360" w:lineRule="auto"/>
        <w:ind w:leftChars="1" w:left="2" w:firstLine="418"/>
        <w:textAlignment w:val="center"/>
        <w:rPr>
          <w:rFonts w:ascii="Arial" w:eastAsia="SimSun" w:hAnsi="Arial" w:cs="Arial"/>
          <w:kern w:val="0"/>
          <w:szCs w:val="24"/>
        </w:rPr>
      </w:pPr>
      <w:r w:rsidRPr="00DC555B">
        <w:rPr>
          <w:rFonts w:ascii="Arial" w:eastAsia="SimSun" w:hAnsi="Arial" w:cs="Arial" w:hint="eastAsia"/>
          <w:kern w:val="0"/>
          <w:szCs w:val="24"/>
        </w:rPr>
        <w:t>EM</w:t>
      </w:r>
      <w:r w:rsidRPr="00DC555B">
        <w:rPr>
          <w:rFonts w:ascii="Arial" w:eastAsia="SimSun" w:hAnsi="Arial" w:cs="Arial" w:hint="eastAsia"/>
          <w:kern w:val="0"/>
          <w:szCs w:val="24"/>
        </w:rPr>
        <w:t>算法中的</w:t>
      </w:r>
      <w:r w:rsidR="006139AF" w:rsidRPr="00DC555B">
        <w:rPr>
          <w:rFonts w:ascii="Arial" w:eastAsia="SimSun" w:hAnsi="Arial" w:cs="Arial" w:hint="eastAsia"/>
          <w:kern w:val="0"/>
          <w:szCs w:val="24"/>
        </w:rPr>
        <w:t xml:space="preserve"> M</w:t>
      </w:r>
      <w:r w:rsidR="006139AF" w:rsidRPr="00DC555B">
        <w:rPr>
          <w:rFonts w:ascii="Arial" w:eastAsia="SimSun" w:hAnsi="Arial" w:cs="Arial" w:hint="eastAsia"/>
          <w:kern w:val="0"/>
          <w:szCs w:val="24"/>
        </w:rPr>
        <w:t>步的目的就是</w:t>
      </w:r>
      <w:r w:rsidRPr="00DC555B">
        <w:rPr>
          <w:rFonts w:ascii="Arial" w:eastAsia="SimSun" w:hAnsi="Arial" w:cs="Arial" w:hint="eastAsia"/>
          <w:kern w:val="0"/>
          <w:szCs w:val="24"/>
        </w:rPr>
        <w:t>极大化</w:t>
      </w:r>
      <w:r w:rsidRPr="00DC555B">
        <w:rPr>
          <w:rFonts w:ascii="Arial" w:eastAsia="SimSun" w:hAnsi="Arial" w:cs="Arial"/>
          <w:kern w:val="0"/>
          <w:szCs w:val="24"/>
        </w:rPr>
        <w:object w:dxaOrig="300" w:dyaOrig="380" w14:anchorId="6ABBC425">
          <v:shape id="_x0000_i1315" type="#_x0000_t75" style="width:15pt;height:18.75pt" o:ole="">
            <v:imagedata r:id="rId562" o:title=""/>
          </v:shape>
          <o:OLEObject Type="Embed" ProgID="Equation.DSMT4" ShapeID="_x0000_i1315" DrawAspect="Content" ObjectID="_1617179631" r:id="rId563"/>
        </w:object>
      </w:r>
      <w:r w:rsidRPr="00DC555B">
        <w:rPr>
          <w:rFonts w:ascii="Arial" w:eastAsia="SimSun" w:hAnsi="Arial" w:cs="Arial"/>
          <w:kern w:val="0"/>
          <w:szCs w:val="24"/>
        </w:rPr>
        <w:t>函数，在本模型中也就是</w:t>
      </w:r>
      <w:r w:rsidR="006139AF" w:rsidRPr="00DC555B">
        <w:rPr>
          <w:rFonts w:ascii="Arial" w:eastAsia="SimSun" w:hAnsi="Arial" w:cs="Arial" w:hint="eastAsia"/>
          <w:kern w:val="0"/>
          <w:szCs w:val="24"/>
        </w:rPr>
        <w:t>求</w:t>
      </w:r>
      <w:r w:rsidRPr="00DC555B">
        <w:rPr>
          <w:rFonts w:ascii="Arial" w:eastAsia="SimSun" w:hAnsi="Arial" w:cs="Arial" w:hint="eastAsia"/>
          <w:kern w:val="0"/>
          <w:szCs w:val="24"/>
        </w:rPr>
        <w:t>：</w:t>
      </w:r>
      <w:r w:rsidRPr="00DC555B">
        <w:rPr>
          <w:rFonts w:ascii="Arial" w:eastAsia="SimSun" w:hAnsi="Arial" w:cs="Arial"/>
          <w:kern w:val="0"/>
          <w:szCs w:val="24"/>
        </w:rPr>
        <w:object w:dxaOrig="4459" w:dyaOrig="400" w14:anchorId="6ABBC426">
          <v:shape id="_x0000_i1316" type="#_x0000_t75" style="width:222.75pt;height:20.25pt" o:ole="">
            <v:imagedata r:id="rId564" o:title=""/>
          </v:shape>
          <o:OLEObject Type="Embed" ProgID="Equation.DSMT4" ShapeID="_x0000_i1316" DrawAspect="Content" ObjectID="_1617179632" r:id="rId565"/>
        </w:object>
      </w:r>
      <w:r w:rsidRPr="00DC555B">
        <w:object w:dxaOrig="7699" w:dyaOrig="2240" w14:anchorId="6ABBC427">
          <v:shape id="_x0000_i1317" type="#_x0000_t75" style="width:384.75pt;height:111.75pt" o:ole="">
            <v:imagedata r:id="rId566" o:title=""/>
          </v:shape>
          <o:OLEObject Type="Embed" ProgID="Equation.DSMT4" ShapeID="_x0000_i1317" DrawAspect="Content" ObjectID="_1617179633" r:id="rId567"/>
        </w:object>
      </w:r>
      <w:r w:rsidR="00325FFE" w:rsidRPr="00325FFE">
        <w:rPr>
          <w:rFonts w:asciiTheme="minorEastAsia" w:hAnsiTheme="minorEastAsia"/>
        </w:rPr>
        <w:t>（3-15）</w:t>
      </w:r>
    </w:p>
    <w:p w14:paraId="6ABBBFF7" w14:textId="77777777" w:rsidR="00090FB7" w:rsidRPr="00DC555B" w:rsidRDefault="00090FB7" w:rsidP="00DC555B">
      <w:pPr>
        <w:shd w:val="clear" w:color="auto" w:fill="FFFFFF"/>
        <w:spacing w:line="360" w:lineRule="auto"/>
        <w:rPr>
          <w:rFonts w:ascii="Arial" w:eastAsia="SimSun" w:hAnsi="Arial" w:cs="Arial"/>
          <w:kern w:val="0"/>
          <w:szCs w:val="24"/>
        </w:rPr>
      </w:pPr>
      <w:r w:rsidRPr="00DC555B">
        <w:rPr>
          <w:rFonts w:ascii="Arial" w:eastAsia="SimSun" w:hAnsi="Arial" w:cs="Arial" w:hint="eastAsia"/>
          <w:kern w:val="0"/>
          <w:szCs w:val="24"/>
        </w:rPr>
        <w:t>要极大化</w:t>
      </w:r>
      <w:r w:rsidRPr="00DC555B">
        <w:rPr>
          <w:rFonts w:ascii="Arial" w:eastAsia="SimSun" w:hAnsi="Arial" w:cs="Arial"/>
          <w:kern w:val="0"/>
          <w:position w:val="-10"/>
          <w:szCs w:val="24"/>
        </w:rPr>
        <w:object w:dxaOrig="1440" w:dyaOrig="360" w14:anchorId="6ABBC428">
          <v:shape id="_x0000_i1318" type="#_x0000_t75" style="width:1in;height:18.75pt" o:ole="">
            <v:imagedata r:id="rId568" o:title=""/>
          </v:shape>
          <o:OLEObject Type="Embed" ProgID="Equation.DSMT4" ShapeID="_x0000_i1318" DrawAspect="Content" ObjectID="_1617179634" r:id="rId569"/>
        </w:object>
      </w:r>
      <w:r w:rsidRPr="00DC555B">
        <w:rPr>
          <w:rFonts w:ascii="Arial" w:eastAsia="SimSun" w:hAnsi="Arial" w:cs="Arial"/>
          <w:kern w:val="0"/>
          <w:szCs w:val="24"/>
        </w:rPr>
        <w:t>也就是</w:t>
      </w:r>
      <w:r w:rsidRPr="00DC555B">
        <w:rPr>
          <w:rFonts w:ascii="Arial" w:eastAsia="SimSun" w:hAnsi="Arial" w:cs="Arial" w:hint="eastAsia"/>
          <w:kern w:val="0"/>
          <w:szCs w:val="24"/>
        </w:rPr>
        <w:t>求</w:t>
      </w:r>
      <w:r w:rsidRPr="00DC555B">
        <w:rPr>
          <w:rFonts w:ascii="Arial" w:eastAsia="SimSun" w:hAnsi="Arial" w:cs="Arial"/>
          <w:kern w:val="0"/>
          <w:position w:val="-14"/>
          <w:szCs w:val="24"/>
        </w:rPr>
        <w:object w:dxaOrig="1939" w:dyaOrig="400" w14:anchorId="6ABBC429">
          <v:shape id="_x0000_i1319" type="#_x0000_t75" style="width:96.75pt;height:20.25pt" o:ole="">
            <v:imagedata r:id="rId570" o:title=""/>
          </v:shape>
          <o:OLEObject Type="Embed" ProgID="Equation.DSMT4" ShapeID="_x0000_i1319" DrawAspect="Content" ObjectID="_1617179635" r:id="rId571"/>
        </w:object>
      </w:r>
      <w:r w:rsidRPr="00DC555B">
        <w:rPr>
          <w:rFonts w:ascii="Arial" w:eastAsia="SimSun" w:hAnsi="Arial" w:cs="Arial"/>
          <w:kern w:val="0"/>
          <w:szCs w:val="24"/>
        </w:rPr>
        <w:t>的极大似然估计，分别求关于</w:t>
      </w:r>
      <w:r w:rsidR="006139AF" w:rsidRPr="00DC555B">
        <w:rPr>
          <w:rFonts w:ascii="Arial" w:eastAsia="SimSun" w:hAnsi="Arial" w:cs="Arial" w:hint="eastAsia"/>
          <w:kern w:val="0"/>
          <w:szCs w:val="24"/>
        </w:rPr>
        <w:t xml:space="preserve">    </w:t>
      </w:r>
    </w:p>
    <w:p w14:paraId="6ABBBFF8" w14:textId="77777777" w:rsidR="00C73E9C" w:rsidRPr="00DC555B" w:rsidRDefault="00090FB7" w:rsidP="00DC555B">
      <w:pPr>
        <w:shd w:val="clear" w:color="auto" w:fill="FFFFFF"/>
        <w:spacing w:line="360" w:lineRule="auto"/>
        <w:rPr>
          <w:rFonts w:ascii="Arial" w:eastAsia="SimSun" w:hAnsi="Arial" w:cs="Arial"/>
          <w:kern w:val="0"/>
          <w:szCs w:val="24"/>
        </w:rPr>
      </w:pPr>
      <w:r w:rsidRPr="00DC555B">
        <w:rPr>
          <w:rFonts w:ascii="Arial" w:eastAsia="SimSun" w:hAnsi="Arial" w:cs="Arial" w:hint="eastAsia"/>
          <w:kern w:val="0"/>
          <w:szCs w:val="24"/>
        </w:rPr>
        <w:t>参数</w:t>
      </w:r>
      <w:r w:rsidR="008F5BF1" w:rsidRPr="00DC555B">
        <w:rPr>
          <w:rFonts w:ascii="Arial" w:eastAsia="SimSun" w:hAnsi="Arial" w:cs="Arial"/>
          <w:kern w:val="0"/>
          <w:position w:val="-12"/>
          <w:szCs w:val="24"/>
        </w:rPr>
        <w:object w:dxaOrig="380" w:dyaOrig="380" w14:anchorId="6ABBC42A">
          <v:shape id="_x0000_i1320" type="#_x0000_t75" style="width:18.75pt;height:18.75pt" o:ole="">
            <v:imagedata r:id="rId572" o:title=""/>
          </v:shape>
          <o:OLEObject Type="Embed" ProgID="Equation.DSMT4" ShapeID="_x0000_i1320" DrawAspect="Content" ObjectID="_1617179636" r:id="rId573"/>
        </w:object>
      </w:r>
      <w:r w:rsidR="008F5BF1" w:rsidRPr="00DC555B">
        <w:rPr>
          <w:rFonts w:ascii="Arial" w:eastAsia="SimSun" w:hAnsi="Arial" w:cs="Arial" w:hint="eastAsia"/>
          <w:kern w:val="0"/>
          <w:szCs w:val="24"/>
        </w:rPr>
        <w:t>,</w:t>
      </w:r>
      <w:r w:rsidR="008F5BF1" w:rsidRPr="00DC555B">
        <w:rPr>
          <w:rFonts w:ascii="Arial" w:eastAsia="SimSun" w:hAnsi="Arial" w:cs="Arial"/>
          <w:kern w:val="0"/>
          <w:position w:val="-12"/>
          <w:szCs w:val="24"/>
        </w:rPr>
        <w:object w:dxaOrig="400" w:dyaOrig="380" w14:anchorId="6ABBC42B">
          <v:shape id="_x0000_i1321" type="#_x0000_t75" style="width:20.25pt;height:18.75pt" o:ole="">
            <v:imagedata r:id="rId574" o:title=""/>
          </v:shape>
          <o:OLEObject Type="Embed" ProgID="Equation.DSMT4" ShapeID="_x0000_i1321" DrawAspect="Content" ObjectID="_1617179637" r:id="rId575"/>
        </w:object>
      </w:r>
      <w:r w:rsidR="008F5BF1" w:rsidRPr="00DC555B">
        <w:rPr>
          <w:rFonts w:ascii="Arial" w:eastAsia="SimSun" w:hAnsi="Arial" w:cs="Arial" w:hint="eastAsia"/>
          <w:kern w:val="0"/>
          <w:szCs w:val="24"/>
        </w:rPr>
        <w:t>,</w:t>
      </w:r>
      <w:r w:rsidR="008F5BF1" w:rsidRPr="00DC555B">
        <w:rPr>
          <w:rFonts w:ascii="Arial" w:eastAsia="SimSun" w:hAnsi="Arial" w:cs="Arial"/>
          <w:kern w:val="0"/>
          <w:position w:val="-14"/>
          <w:szCs w:val="24"/>
        </w:rPr>
        <w:object w:dxaOrig="380" w:dyaOrig="440" w14:anchorId="6ABBC42C">
          <v:shape id="_x0000_i1322" type="#_x0000_t75" style="width:18.75pt;height:21.75pt" o:ole="">
            <v:imagedata r:id="rId576" o:title=""/>
          </v:shape>
          <o:OLEObject Type="Embed" ProgID="Equation.DSMT4" ShapeID="_x0000_i1322" DrawAspect="Content" ObjectID="_1617179638" r:id="rId577"/>
        </w:object>
      </w:r>
      <w:r w:rsidR="008F5BF1" w:rsidRPr="00DC555B">
        <w:rPr>
          <w:rFonts w:ascii="Arial" w:eastAsia="SimSun" w:hAnsi="Arial" w:cs="Arial" w:hint="eastAsia"/>
          <w:kern w:val="0"/>
          <w:szCs w:val="24"/>
        </w:rPr>
        <w:t>,</w:t>
      </w:r>
      <w:r w:rsidR="008F5BF1" w:rsidRPr="00DC555B">
        <w:rPr>
          <w:rFonts w:ascii="Arial" w:eastAsia="SimSun" w:hAnsi="Arial" w:cs="Arial"/>
          <w:kern w:val="0"/>
          <w:position w:val="-12"/>
          <w:szCs w:val="24"/>
        </w:rPr>
        <w:object w:dxaOrig="380" w:dyaOrig="380" w14:anchorId="6ABBC42D">
          <v:shape id="_x0000_i1323" type="#_x0000_t75" style="width:18.75pt;height:18.75pt" o:ole="">
            <v:imagedata r:id="rId578" o:title=""/>
          </v:shape>
          <o:OLEObject Type="Embed" ProgID="Equation.DSMT4" ShapeID="_x0000_i1323" DrawAspect="Content" ObjectID="_1617179639" r:id="rId579"/>
        </w:object>
      </w:r>
      <w:r w:rsidR="008F5BF1" w:rsidRPr="00DC555B">
        <w:rPr>
          <w:rFonts w:ascii="Arial" w:eastAsia="SimSun" w:hAnsi="Arial" w:cs="Arial"/>
          <w:kern w:val="0"/>
          <w:szCs w:val="24"/>
        </w:rPr>
        <w:t xml:space="preserve"> </w:t>
      </w:r>
      <w:r w:rsidR="008F5BF1" w:rsidRPr="00DC555B">
        <w:rPr>
          <w:rFonts w:ascii="Arial" w:eastAsia="SimSun" w:hAnsi="Arial" w:cs="Arial"/>
          <w:kern w:val="0"/>
          <w:szCs w:val="24"/>
        </w:rPr>
        <w:t>的一阶导数就可以得到</w:t>
      </w:r>
      <w:r w:rsidR="00C73E9C" w:rsidRPr="00DC555B">
        <w:rPr>
          <w:rFonts w:ascii="Arial" w:eastAsia="SimSun" w:hAnsi="Arial" w:cs="Arial"/>
          <w:kern w:val="0"/>
          <w:szCs w:val="24"/>
        </w:rPr>
        <w:t>公式</w:t>
      </w:r>
      <w:r w:rsidR="00C73E9C" w:rsidRPr="00591080">
        <w:rPr>
          <w:rFonts w:asciiTheme="minorEastAsia" w:hAnsiTheme="minorEastAsia" w:cs="Arial"/>
          <w:kern w:val="0"/>
          <w:szCs w:val="24"/>
        </w:rPr>
        <w:t>（</w:t>
      </w:r>
      <w:r w:rsidR="00C73E9C" w:rsidRPr="00591080">
        <w:rPr>
          <w:rFonts w:asciiTheme="minorEastAsia" w:hAnsiTheme="minorEastAsia" w:cs="Arial" w:hint="eastAsia"/>
          <w:kern w:val="0"/>
          <w:szCs w:val="24"/>
        </w:rPr>
        <w:t>3-15</w:t>
      </w:r>
      <w:r w:rsidR="00C73E9C" w:rsidRPr="00591080">
        <w:rPr>
          <w:rFonts w:asciiTheme="minorEastAsia" w:hAnsiTheme="minorEastAsia" w:cs="Arial"/>
          <w:kern w:val="0"/>
          <w:szCs w:val="24"/>
        </w:rPr>
        <w:t>），（</w:t>
      </w:r>
      <w:r w:rsidR="00C73E9C" w:rsidRPr="00591080">
        <w:rPr>
          <w:rFonts w:asciiTheme="minorEastAsia" w:hAnsiTheme="minorEastAsia" w:cs="Arial" w:hint="eastAsia"/>
          <w:kern w:val="0"/>
          <w:szCs w:val="24"/>
        </w:rPr>
        <w:t>3-16</w:t>
      </w:r>
      <w:r w:rsidR="00C73E9C" w:rsidRPr="00591080">
        <w:rPr>
          <w:rFonts w:asciiTheme="minorEastAsia" w:hAnsiTheme="minorEastAsia" w:cs="Arial"/>
          <w:kern w:val="0"/>
          <w:szCs w:val="24"/>
        </w:rPr>
        <w:t>），（</w:t>
      </w:r>
      <w:r w:rsidR="00C73E9C" w:rsidRPr="00591080">
        <w:rPr>
          <w:rFonts w:asciiTheme="minorEastAsia" w:hAnsiTheme="minorEastAsia" w:cs="Arial" w:hint="eastAsia"/>
          <w:kern w:val="0"/>
          <w:szCs w:val="24"/>
        </w:rPr>
        <w:t>3-17</w:t>
      </w:r>
      <w:r w:rsidR="00C73E9C" w:rsidRPr="00591080">
        <w:rPr>
          <w:rFonts w:asciiTheme="minorEastAsia" w:hAnsiTheme="minorEastAsia" w:cs="Arial"/>
          <w:kern w:val="0"/>
          <w:szCs w:val="24"/>
        </w:rPr>
        <w:t>），（</w:t>
      </w:r>
      <w:r w:rsidR="00C73E9C" w:rsidRPr="00591080">
        <w:rPr>
          <w:rFonts w:asciiTheme="minorEastAsia" w:hAnsiTheme="minorEastAsia" w:cs="Arial" w:hint="eastAsia"/>
          <w:kern w:val="0"/>
          <w:szCs w:val="24"/>
        </w:rPr>
        <w:t>3-18</w:t>
      </w:r>
      <w:r w:rsidR="00C73E9C" w:rsidRPr="00591080">
        <w:rPr>
          <w:rFonts w:asciiTheme="minorEastAsia" w:hAnsiTheme="minorEastAsia" w:cs="Arial"/>
          <w:kern w:val="0"/>
          <w:szCs w:val="24"/>
        </w:rPr>
        <w:t>）</w:t>
      </w:r>
      <w:r w:rsidR="00C73E9C" w:rsidRPr="00DC555B">
        <w:rPr>
          <w:rFonts w:ascii="Arial" w:eastAsia="SimSun" w:hAnsi="Arial" w:cs="Arial"/>
          <w:kern w:val="0"/>
          <w:szCs w:val="24"/>
        </w:rPr>
        <w:t>。</w:t>
      </w:r>
      <w:r w:rsidRPr="00DC555B">
        <w:rPr>
          <w:rFonts w:ascii="Arial" w:eastAsia="SimSun" w:hAnsi="Arial" w:cs="Arial"/>
          <w:kern w:val="0"/>
          <w:szCs w:val="24"/>
        </w:rPr>
        <w:t xml:space="preserve"> </w:t>
      </w:r>
    </w:p>
    <w:p w14:paraId="6ABBBFF9" w14:textId="77777777" w:rsidR="00C73E9C" w:rsidRPr="00DC555B" w:rsidRDefault="00C73E9C" w:rsidP="00DC555B">
      <w:pPr>
        <w:shd w:val="clear" w:color="auto" w:fill="FFFFFF"/>
        <w:spacing w:line="360" w:lineRule="auto"/>
        <w:rPr>
          <w:rFonts w:ascii="Arial" w:eastAsia="SimSun" w:hAnsi="Arial" w:cs="Arial"/>
          <w:kern w:val="0"/>
          <w:szCs w:val="24"/>
        </w:rPr>
      </w:pPr>
    </w:p>
    <w:tbl>
      <w:tblPr>
        <w:tblW w:w="7848" w:type="dxa"/>
        <w:tblInd w:w="392"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2A0" w:firstRow="1" w:lastRow="0" w:firstColumn="1" w:lastColumn="0" w:noHBand="1" w:noVBand="0"/>
      </w:tblPr>
      <w:tblGrid>
        <w:gridCol w:w="850"/>
        <w:gridCol w:w="993"/>
        <w:gridCol w:w="4110"/>
        <w:gridCol w:w="1895"/>
      </w:tblGrid>
      <w:tr w:rsidR="00C73E9C" w:rsidRPr="00DC555B" w14:paraId="6ABBC001" w14:textId="77777777" w:rsidTr="00966379">
        <w:trPr>
          <w:trHeight w:val="584"/>
        </w:trPr>
        <w:tc>
          <w:tcPr>
            <w:tcW w:w="850" w:type="dxa"/>
            <w:tcBorders>
              <w:left w:val="single" w:sz="4" w:space="0" w:color="auto"/>
            </w:tcBorders>
          </w:tcPr>
          <w:p w14:paraId="6ABBBFFA" w14:textId="77777777" w:rsidR="00C73E9C" w:rsidRPr="00DC555B" w:rsidRDefault="00C73E9C" w:rsidP="00DC555B">
            <w:pPr>
              <w:shd w:val="clear" w:color="auto" w:fill="FFFFFF"/>
              <w:spacing w:line="360" w:lineRule="auto"/>
              <w:ind w:firstLineChars="100" w:firstLine="240"/>
              <w:textAlignment w:val="center"/>
              <w:rPr>
                <w:rFonts w:ascii="Arial" w:eastAsia="SimSun" w:hAnsi="Arial" w:cs="Arial"/>
                <w:kern w:val="0"/>
                <w:szCs w:val="24"/>
              </w:rPr>
            </w:pPr>
            <w:r w:rsidRPr="00DC555B">
              <w:rPr>
                <w:rFonts w:ascii="Arial" w:eastAsia="SimSun" w:hAnsi="Arial" w:cs="Arial"/>
                <w:kern w:val="0"/>
                <w:szCs w:val="24"/>
              </w:rPr>
              <w:object w:dxaOrig="320" w:dyaOrig="260" w14:anchorId="6ABBC42E">
                <v:shape id="_x0000_i1324" type="#_x0000_t75" style="width:18.75pt;height:18.75pt" o:ole="">
                  <v:imagedata r:id="rId580" o:title=""/>
                </v:shape>
                <o:OLEObject Type="Embed" ProgID="Equation.DSMT4" ShapeID="_x0000_i1324" DrawAspect="Content" ObjectID="_1617179640" r:id="rId581"/>
              </w:object>
            </w:r>
          </w:p>
        </w:tc>
        <w:tc>
          <w:tcPr>
            <w:tcW w:w="993" w:type="dxa"/>
          </w:tcPr>
          <w:p w14:paraId="6ABBBFFB" w14:textId="77777777" w:rsidR="00C73E9C" w:rsidRPr="00DC555B" w:rsidRDefault="00C73E9C" w:rsidP="00DC555B">
            <w:pPr>
              <w:shd w:val="clear" w:color="auto" w:fill="FFFFFF"/>
              <w:spacing w:line="360" w:lineRule="auto"/>
              <w:ind w:firstLineChars="100" w:firstLine="240"/>
              <w:textAlignment w:val="center"/>
              <w:rPr>
                <w:rFonts w:ascii="Arial" w:eastAsia="SimSun" w:hAnsi="Arial" w:cs="Arial"/>
                <w:kern w:val="0"/>
                <w:szCs w:val="24"/>
              </w:rPr>
            </w:pPr>
            <w:r w:rsidRPr="00DC555B">
              <w:rPr>
                <w:rFonts w:ascii="Arial" w:eastAsia="SimSun" w:hAnsi="Arial" w:cs="Arial" w:hint="eastAsia"/>
                <w:kern w:val="0"/>
                <w:szCs w:val="24"/>
              </w:rPr>
              <w:t>系数</w:t>
            </w:r>
          </w:p>
        </w:tc>
        <w:tc>
          <w:tcPr>
            <w:tcW w:w="4110" w:type="dxa"/>
          </w:tcPr>
          <w:p w14:paraId="6ABBBFFC" w14:textId="77777777" w:rsidR="00C73E9C" w:rsidRPr="00DC555B" w:rsidRDefault="00C73E9C" w:rsidP="00DC555B">
            <w:pPr>
              <w:pStyle w:val="a"/>
            </w:pPr>
            <w:r w:rsidRPr="00DC555B">
              <w:object w:dxaOrig="780" w:dyaOrig="420" w14:anchorId="6ABBC42F">
                <v:shape id="_x0000_i1325" type="#_x0000_t75" style="width:39.75pt;height:21pt" o:ole="">
                  <v:imagedata r:id="rId582" o:title=""/>
                </v:shape>
                <o:OLEObject Type="Embed" ProgID="Equation.DSMT4" ShapeID="_x0000_i1325" DrawAspect="Content" ObjectID="_1617179641" r:id="rId583"/>
              </w:object>
            </w:r>
          </w:p>
        </w:tc>
        <w:tc>
          <w:tcPr>
            <w:tcW w:w="1895" w:type="dxa"/>
            <w:vMerge w:val="restart"/>
            <w:tcBorders>
              <w:top w:val="single" w:sz="4" w:space="0" w:color="auto"/>
              <w:right w:val="single" w:sz="4" w:space="0" w:color="auto"/>
            </w:tcBorders>
            <w:vAlign w:val="center"/>
          </w:tcPr>
          <w:p w14:paraId="6ABBBFFD" w14:textId="77777777" w:rsidR="00C73E9C" w:rsidRPr="00DC555B" w:rsidRDefault="00C73E9C" w:rsidP="00DC555B">
            <w:pPr>
              <w:shd w:val="clear" w:color="auto" w:fill="FFFFFF"/>
              <w:spacing w:line="360" w:lineRule="auto"/>
              <w:textAlignment w:val="center"/>
              <w:rPr>
                <w:rFonts w:ascii="Arial" w:eastAsia="SimSun" w:hAnsi="Arial" w:cs="Arial"/>
                <w:kern w:val="0"/>
                <w:szCs w:val="24"/>
              </w:rPr>
            </w:pPr>
          </w:p>
          <w:p w14:paraId="6ABBBFFE" w14:textId="77777777" w:rsidR="00C73E9C" w:rsidRPr="00DC555B" w:rsidRDefault="00C73E9C" w:rsidP="00DC555B">
            <w:pPr>
              <w:shd w:val="clear" w:color="auto" w:fill="FFFFFF"/>
              <w:spacing w:line="360" w:lineRule="auto"/>
              <w:textAlignment w:val="center"/>
              <w:rPr>
                <w:rFonts w:ascii="Arial" w:eastAsia="SimSun" w:hAnsi="Arial" w:cs="Arial"/>
                <w:kern w:val="0"/>
                <w:szCs w:val="24"/>
              </w:rPr>
            </w:pPr>
            <w:r w:rsidRPr="00DC555B">
              <w:rPr>
                <w:rFonts w:ascii="Arial" w:eastAsia="SimSun" w:hAnsi="Arial" w:cs="Arial" w:hint="eastAsia"/>
                <w:kern w:val="0"/>
                <w:szCs w:val="24"/>
              </w:rPr>
              <w:t>当</w:t>
            </w:r>
            <w:r w:rsidRPr="00DC555B">
              <w:rPr>
                <w:rFonts w:ascii="Arial" w:eastAsia="SimSun" w:hAnsi="Arial" w:cs="Arial"/>
                <w:kern w:val="0"/>
                <w:szCs w:val="24"/>
              </w:rPr>
              <w:object w:dxaOrig="400" w:dyaOrig="220" w14:anchorId="6ABBC430">
                <v:shape id="_x0000_i1326" type="#_x0000_t75" style="width:21pt;height:11.25pt" o:ole="">
                  <v:imagedata r:id="rId584" o:title=""/>
                </v:shape>
                <o:OLEObject Type="Embed" ProgID="Equation.DSMT4" ShapeID="_x0000_i1326" DrawAspect="Content" ObjectID="_1617179642" r:id="rId585"/>
              </w:object>
            </w:r>
            <w:r w:rsidRPr="00DC555B">
              <w:rPr>
                <w:rFonts w:ascii="Arial" w:eastAsia="SimSun" w:hAnsi="Arial" w:cs="Arial" w:hint="eastAsia"/>
                <w:kern w:val="0"/>
                <w:szCs w:val="24"/>
              </w:rPr>
              <w:t>时，</w:t>
            </w:r>
            <w:r w:rsidRPr="00DC555B">
              <w:rPr>
                <w:rFonts w:ascii="Arial" w:eastAsia="SimSun" w:hAnsi="Arial" w:cs="Arial"/>
                <w:kern w:val="0"/>
                <w:szCs w:val="24"/>
              </w:rPr>
              <w:object w:dxaOrig="580" w:dyaOrig="360" w14:anchorId="6ABBC431">
                <v:shape id="_x0000_i1327" type="#_x0000_t75" style="width:29.25pt;height:18.75pt" o:ole="">
                  <v:imagedata r:id="rId586" o:title=""/>
                </v:shape>
                <o:OLEObject Type="Embed" ProgID="Equation.DSMT4" ShapeID="_x0000_i1327" DrawAspect="Content" ObjectID="_1617179643" r:id="rId587"/>
              </w:object>
            </w:r>
          </w:p>
          <w:p w14:paraId="6ABBBFFF" w14:textId="77777777" w:rsidR="00C73E9C" w:rsidRPr="00DC555B" w:rsidRDefault="00C73E9C" w:rsidP="00DC555B">
            <w:pPr>
              <w:shd w:val="clear" w:color="auto" w:fill="FFFFFF"/>
              <w:spacing w:line="360" w:lineRule="auto"/>
              <w:textAlignment w:val="center"/>
              <w:rPr>
                <w:rFonts w:ascii="Arial" w:eastAsia="SimSun" w:hAnsi="Arial" w:cs="Arial"/>
                <w:kern w:val="0"/>
                <w:szCs w:val="24"/>
              </w:rPr>
            </w:pPr>
            <w:r w:rsidRPr="00DC555B">
              <w:rPr>
                <w:rFonts w:ascii="Arial" w:eastAsia="SimSun" w:hAnsi="Arial" w:cs="Arial" w:hint="eastAsia"/>
                <w:kern w:val="0"/>
                <w:szCs w:val="24"/>
              </w:rPr>
              <w:t>当</w:t>
            </w:r>
            <w:r w:rsidRPr="00DC555B">
              <w:rPr>
                <w:rFonts w:ascii="Arial" w:eastAsia="SimSun" w:hAnsi="Arial" w:cs="Arial"/>
                <w:kern w:val="0"/>
                <w:szCs w:val="24"/>
              </w:rPr>
              <w:object w:dxaOrig="420" w:dyaOrig="220" w14:anchorId="6ABBC432">
                <v:shape id="_x0000_i1328" type="#_x0000_t75" style="width:21.75pt;height:11.25pt" o:ole="">
                  <v:imagedata r:id="rId588" o:title=""/>
                </v:shape>
                <o:OLEObject Type="Embed" ProgID="Equation.DSMT4" ShapeID="_x0000_i1328" DrawAspect="Content" ObjectID="_1617179644" r:id="rId589"/>
              </w:object>
            </w:r>
            <w:r w:rsidRPr="00DC555B">
              <w:rPr>
                <w:rFonts w:ascii="Arial" w:eastAsia="SimSun" w:hAnsi="Arial" w:cs="Arial" w:hint="eastAsia"/>
                <w:kern w:val="0"/>
                <w:szCs w:val="24"/>
              </w:rPr>
              <w:t>时，</w:t>
            </w:r>
          </w:p>
          <w:p w14:paraId="6ABBC000" w14:textId="77777777" w:rsidR="00C73E9C" w:rsidRPr="00DC555B" w:rsidRDefault="00C73E9C" w:rsidP="00DC555B">
            <w:pPr>
              <w:shd w:val="clear" w:color="auto" w:fill="FFFFFF"/>
              <w:spacing w:line="360" w:lineRule="auto"/>
              <w:textAlignment w:val="center"/>
              <w:rPr>
                <w:rFonts w:ascii="Arial" w:eastAsia="SimSun" w:hAnsi="Arial" w:cs="Arial"/>
                <w:kern w:val="0"/>
                <w:szCs w:val="24"/>
              </w:rPr>
            </w:pPr>
            <w:r w:rsidRPr="00DC555B">
              <w:rPr>
                <w:rFonts w:ascii="Arial" w:eastAsia="SimSun" w:hAnsi="Arial" w:cs="Arial"/>
                <w:kern w:val="0"/>
                <w:szCs w:val="24"/>
              </w:rPr>
              <w:object w:dxaOrig="1820" w:dyaOrig="680" w14:anchorId="6ABBC433">
                <v:shape id="_x0000_i1329" type="#_x0000_t75" style="width:90.75pt;height:34.5pt" o:ole="">
                  <v:imagedata r:id="rId590" o:title=""/>
                </v:shape>
                <o:OLEObject Type="Embed" ProgID="Equation.DSMT4" ShapeID="_x0000_i1329" DrawAspect="Content" ObjectID="_1617179645" r:id="rId591"/>
              </w:object>
            </w:r>
          </w:p>
        </w:tc>
      </w:tr>
      <w:tr w:rsidR="00C73E9C" w:rsidRPr="00DC555B" w14:paraId="6ABBC006" w14:textId="77777777" w:rsidTr="00966379">
        <w:trPr>
          <w:trHeight w:val="963"/>
        </w:trPr>
        <w:tc>
          <w:tcPr>
            <w:tcW w:w="850" w:type="dxa"/>
            <w:tcBorders>
              <w:left w:val="single" w:sz="4" w:space="0" w:color="auto"/>
            </w:tcBorders>
          </w:tcPr>
          <w:p w14:paraId="6ABBC002" w14:textId="77777777" w:rsidR="00C73E9C" w:rsidRPr="00DC555B" w:rsidRDefault="00C73E9C" w:rsidP="00DC555B">
            <w:pPr>
              <w:shd w:val="clear" w:color="auto" w:fill="FFFFFF"/>
              <w:spacing w:line="360" w:lineRule="auto"/>
              <w:ind w:leftChars="95" w:left="228"/>
              <w:textAlignment w:val="bottom"/>
              <w:rPr>
                <w:rFonts w:ascii="Arial" w:eastAsia="SimSun" w:hAnsi="Arial" w:cs="Arial"/>
                <w:kern w:val="0"/>
                <w:szCs w:val="24"/>
              </w:rPr>
            </w:pPr>
            <w:r w:rsidRPr="00DC555B">
              <w:rPr>
                <w:rFonts w:ascii="Arial" w:eastAsia="SimSun" w:hAnsi="Arial" w:cs="Arial" w:hint="eastAsia"/>
                <w:kern w:val="0"/>
                <w:szCs w:val="24"/>
              </w:rPr>
              <w:t>0</w:t>
            </w:r>
          </w:p>
        </w:tc>
        <w:tc>
          <w:tcPr>
            <w:tcW w:w="993" w:type="dxa"/>
          </w:tcPr>
          <w:p w14:paraId="6ABBC003" w14:textId="77777777" w:rsidR="00C73E9C" w:rsidRPr="00DC555B" w:rsidRDefault="00C73E9C" w:rsidP="00DC555B">
            <w:pPr>
              <w:pStyle w:val="a"/>
              <w:ind w:firstLineChars="100" w:firstLine="240"/>
            </w:pPr>
            <w:r w:rsidRPr="00DC555B">
              <w:object w:dxaOrig="240" w:dyaOrig="380" w14:anchorId="6ABBC434">
                <v:shape id="_x0000_i1330" type="#_x0000_t75" style="width:11.25pt;height:18.75pt" o:ole="">
                  <v:imagedata r:id="rId592" o:title=""/>
                </v:shape>
                <o:OLEObject Type="Embed" ProgID="Equation.DSMT4" ShapeID="_x0000_i1330" DrawAspect="Content" ObjectID="_1617179646" r:id="rId593"/>
              </w:object>
            </w:r>
            <w:r w:rsidRPr="00DC555B">
              <w:rPr>
                <w:rFonts w:hint="eastAsia"/>
              </w:rPr>
              <w:t xml:space="preserve"> </w:t>
            </w:r>
          </w:p>
        </w:tc>
        <w:tc>
          <w:tcPr>
            <w:tcW w:w="4110" w:type="dxa"/>
          </w:tcPr>
          <w:p w14:paraId="6ABBC004" w14:textId="77777777" w:rsidR="00C73E9C" w:rsidRPr="00DC555B" w:rsidRDefault="00C73E9C" w:rsidP="00DC555B">
            <w:pPr>
              <w:pStyle w:val="a"/>
            </w:pPr>
            <w:r w:rsidRPr="00DC555B">
              <w:object w:dxaOrig="700" w:dyaOrig="700" w14:anchorId="6ABBC435">
                <v:shape id="_x0000_i1331" type="#_x0000_t75" style="width:28.5pt;height:28.5pt" o:ole="">
                  <v:imagedata r:id="rId594" o:title=""/>
                </v:shape>
                <o:OLEObject Type="Embed" ProgID="Equation.DSMT4" ShapeID="_x0000_i1331" DrawAspect="Content" ObjectID="_1617179647" r:id="rId595"/>
              </w:object>
            </w:r>
          </w:p>
        </w:tc>
        <w:tc>
          <w:tcPr>
            <w:tcW w:w="1895" w:type="dxa"/>
            <w:vMerge/>
            <w:tcBorders>
              <w:right w:val="single" w:sz="4" w:space="0" w:color="auto"/>
            </w:tcBorders>
          </w:tcPr>
          <w:p w14:paraId="6ABBC005" w14:textId="77777777" w:rsidR="00C73E9C" w:rsidRPr="00DC555B" w:rsidRDefault="00C73E9C" w:rsidP="00DC555B">
            <w:pPr>
              <w:shd w:val="clear" w:color="auto" w:fill="FFFFFF"/>
              <w:spacing w:line="360" w:lineRule="auto"/>
              <w:textAlignment w:val="center"/>
              <w:rPr>
                <w:rFonts w:ascii="Arial" w:eastAsia="SimSun" w:hAnsi="Arial" w:cs="Arial"/>
                <w:kern w:val="0"/>
                <w:szCs w:val="24"/>
              </w:rPr>
            </w:pPr>
          </w:p>
        </w:tc>
      </w:tr>
      <w:tr w:rsidR="00C73E9C" w:rsidRPr="00DC555B" w14:paraId="6ABBC00B" w14:textId="77777777" w:rsidTr="00966379">
        <w:trPr>
          <w:trHeight w:val="1149"/>
        </w:trPr>
        <w:tc>
          <w:tcPr>
            <w:tcW w:w="850" w:type="dxa"/>
            <w:tcBorders>
              <w:left w:val="single" w:sz="4" w:space="0" w:color="auto"/>
            </w:tcBorders>
          </w:tcPr>
          <w:p w14:paraId="6ABBC007" w14:textId="77777777" w:rsidR="00C73E9C" w:rsidRPr="00DC555B" w:rsidRDefault="00C73E9C" w:rsidP="00DC555B">
            <w:pPr>
              <w:shd w:val="clear" w:color="auto" w:fill="FFFFFF"/>
              <w:spacing w:line="360" w:lineRule="auto"/>
              <w:ind w:left="200"/>
              <w:textAlignment w:val="center"/>
              <w:rPr>
                <w:rFonts w:ascii="Arial" w:eastAsia="SimSun" w:hAnsi="Arial" w:cs="Arial"/>
                <w:kern w:val="0"/>
                <w:szCs w:val="24"/>
              </w:rPr>
            </w:pPr>
            <w:r w:rsidRPr="00DC555B">
              <w:rPr>
                <w:rFonts w:ascii="Arial" w:eastAsia="SimSun" w:hAnsi="Arial" w:cs="Arial" w:hint="eastAsia"/>
                <w:kern w:val="0"/>
                <w:szCs w:val="24"/>
              </w:rPr>
              <w:t>1</w:t>
            </w:r>
          </w:p>
        </w:tc>
        <w:tc>
          <w:tcPr>
            <w:tcW w:w="993" w:type="dxa"/>
          </w:tcPr>
          <w:p w14:paraId="6ABBC008" w14:textId="77777777" w:rsidR="00C73E9C" w:rsidRPr="00DC555B" w:rsidRDefault="00C73E9C" w:rsidP="00DC555B">
            <w:pPr>
              <w:shd w:val="clear" w:color="auto" w:fill="FFFFFF"/>
              <w:spacing w:line="360" w:lineRule="auto"/>
              <w:ind w:firstLineChars="100" w:firstLine="240"/>
              <w:textAlignment w:val="center"/>
              <w:rPr>
                <w:rFonts w:ascii="Arial" w:eastAsia="SimSun" w:hAnsi="Arial" w:cs="Arial"/>
                <w:kern w:val="0"/>
                <w:szCs w:val="24"/>
              </w:rPr>
            </w:pPr>
            <w:r w:rsidRPr="00DC555B">
              <w:rPr>
                <w:rFonts w:ascii="Arial" w:eastAsia="SimSun" w:hAnsi="Arial" w:cs="Arial"/>
                <w:kern w:val="0"/>
                <w:szCs w:val="24"/>
              </w:rPr>
              <w:object w:dxaOrig="300" w:dyaOrig="380" w14:anchorId="6ABBC436">
                <v:shape id="_x0000_i1332" type="#_x0000_t75" style="width:15.75pt;height:18.75pt" o:ole="">
                  <v:imagedata r:id="rId596" o:title=""/>
                </v:shape>
                <o:OLEObject Type="Embed" ProgID="Equation.DSMT4" ShapeID="_x0000_i1332" DrawAspect="Content" ObjectID="_1617179648" r:id="rId597"/>
              </w:object>
            </w:r>
          </w:p>
        </w:tc>
        <w:tc>
          <w:tcPr>
            <w:tcW w:w="4110" w:type="dxa"/>
          </w:tcPr>
          <w:p w14:paraId="6ABBC009" w14:textId="77777777" w:rsidR="00C73E9C" w:rsidRPr="00DC555B" w:rsidRDefault="00C73E9C" w:rsidP="00DC555B">
            <w:pPr>
              <w:pStyle w:val="a"/>
            </w:pPr>
            <w:r w:rsidRPr="00DC555B">
              <w:object w:dxaOrig="2760" w:dyaOrig="880" w14:anchorId="6ABBC437">
                <v:shape id="_x0000_i1333" type="#_x0000_t75" style="width:120.75pt;height:37.5pt" o:ole="">
                  <v:imagedata r:id="rId598" o:title=""/>
                </v:shape>
                <o:OLEObject Type="Embed" ProgID="Equation.DSMT4" ShapeID="_x0000_i1333" DrawAspect="Content" ObjectID="_1617179649" r:id="rId599"/>
              </w:object>
            </w:r>
          </w:p>
        </w:tc>
        <w:tc>
          <w:tcPr>
            <w:tcW w:w="1895" w:type="dxa"/>
            <w:vMerge/>
            <w:tcBorders>
              <w:right w:val="single" w:sz="4" w:space="0" w:color="auto"/>
            </w:tcBorders>
          </w:tcPr>
          <w:p w14:paraId="6ABBC00A" w14:textId="77777777" w:rsidR="00C73E9C" w:rsidRPr="00DC555B" w:rsidRDefault="00C73E9C" w:rsidP="00DC555B">
            <w:pPr>
              <w:shd w:val="clear" w:color="auto" w:fill="FFFFFF"/>
              <w:spacing w:line="360" w:lineRule="auto"/>
              <w:textAlignment w:val="center"/>
              <w:rPr>
                <w:rFonts w:ascii="Arial" w:eastAsia="SimSun" w:hAnsi="Arial" w:cs="Arial"/>
                <w:kern w:val="0"/>
                <w:szCs w:val="24"/>
              </w:rPr>
            </w:pPr>
          </w:p>
        </w:tc>
      </w:tr>
      <w:tr w:rsidR="00C73E9C" w:rsidRPr="00DC555B" w14:paraId="6ABBC010" w14:textId="77777777" w:rsidTr="00966379">
        <w:trPr>
          <w:trHeight w:val="1123"/>
        </w:trPr>
        <w:tc>
          <w:tcPr>
            <w:tcW w:w="850" w:type="dxa"/>
            <w:tcBorders>
              <w:left w:val="single" w:sz="4" w:space="0" w:color="auto"/>
            </w:tcBorders>
          </w:tcPr>
          <w:p w14:paraId="6ABBC00C" w14:textId="77777777" w:rsidR="00C73E9C" w:rsidRPr="00DC555B" w:rsidRDefault="00C73E9C" w:rsidP="00DC555B">
            <w:pPr>
              <w:shd w:val="clear" w:color="auto" w:fill="FFFFFF"/>
              <w:spacing w:line="360" w:lineRule="auto"/>
              <w:ind w:left="200"/>
              <w:textAlignment w:val="center"/>
              <w:rPr>
                <w:rFonts w:ascii="Arial" w:eastAsia="SimSun" w:hAnsi="Arial" w:cs="Arial"/>
                <w:kern w:val="0"/>
                <w:szCs w:val="24"/>
              </w:rPr>
            </w:pPr>
            <w:r w:rsidRPr="00DC555B">
              <w:rPr>
                <w:rFonts w:ascii="Arial" w:eastAsia="SimSun" w:hAnsi="Arial" w:cs="Arial" w:hint="eastAsia"/>
                <w:kern w:val="0"/>
                <w:szCs w:val="24"/>
              </w:rPr>
              <w:t>2</w:t>
            </w:r>
          </w:p>
        </w:tc>
        <w:tc>
          <w:tcPr>
            <w:tcW w:w="993" w:type="dxa"/>
          </w:tcPr>
          <w:p w14:paraId="6ABBC00D" w14:textId="77777777" w:rsidR="00C73E9C" w:rsidRPr="00DC555B" w:rsidRDefault="00C73E9C" w:rsidP="00DC555B">
            <w:pPr>
              <w:shd w:val="clear" w:color="auto" w:fill="FFFFFF"/>
              <w:spacing w:line="360" w:lineRule="auto"/>
              <w:ind w:firstLineChars="100" w:firstLine="240"/>
              <w:textAlignment w:val="center"/>
              <w:rPr>
                <w:rFonts w:ascii="Arial" w:eastAsia="SimSun" w:hAnsi="Arial" w:cs="Arial"/>
                <w:kern w:val="0"/>
                <w:szCs w:val="24"/>
              </w:rPr>
            </w:pPr>
            <w:r w:rsidRPr="00DC555B">
              <w:rPr>
                <w:rFonts w:ascii="Arial" w:eastAsia="SimSun" w:hAnsi="Arial" w:cs="Arial"/>
                <w:kern w:val="0"/>
                <w:szCs w:val="24"/>
              </w:rPr>
              <w:object w:dxaOrig="320" w:dyaOrig="380" w14:anchorId="6ABBC438">
                <v:shape id="_x0000_i1334" type="#_x0000_t75" style="width:17.25pt;height:18.75pt" o:ole="">
                  <v:imagedata r:id="rId600" o:title=""/>
                </v:shape>
                <o:OLEObject Type="Embed" ProgID="Equation.DSMT4" ShapeID="_x0000_i1334" DrawAspect="Content" ObjectID="_1617179650" r:id="rId601"/>
              </w:object>
            </w:r>
          </w:p>
        </w:tc>
        <w:tc>
          <w:tcPr>
            <w:tcW w:w="4110" w:type="dxa"/>
          </w:tcPr>
          <w:p w14:paraId="6ABBC00E" w14:textId="77777777" w:rsidR="00C73E9C" w:rsidRPr="00DC555B" w:rsidRDefault="00C73E9C" w:rsidP="00DC555B">
            <w:pPr>
              <w:pStyle w:val="a"/>
            </w:pPr>
            <w:r w:rsidRPr="00DC555B">
              <w:object w:dxaOrig="3180" w:dyaOrig="880" w14:anchorId="6ABBC439">
                <v:shape id="_x0000_i1335" type="#_x0000_t75" style="width:140.25pt;height:38.25pt" o:ole="">
                  <v:imagedata r:id="rId602" o:title=""/>
                </v:shape>
                <o:OLEObject Type="Embed" ProgID="Equation.DSMT4" ShapeID="_x0000_i1335" DrawAspect="Content" ObjectID="_1617179651" r:id="rId603"/>
              </w:object>
            </w:r>
          </w:p>
        </w:tc>
        <w:tc>
          <w:tcPr>
            <w:tcW w:w="1895" w:type="dxa"/>
            <w:vMerge/>
            <w:tcBorders>
              <w:right w:val="single" w:sz="4" w:space="0" w:color="auto"/>
            </w:tcBorders>
          </w:tcPr>
          <w:p w14:paraId="6ABBC00F" w14:textId="77777777" w:rsidR="00C73E9C" w:rsidRPr="00DC555B" w:rsidRDefault="00C73E9C" w:rsidP="00DC555B">
            <w:pPr>
              <w:shd w:val="clear" w:color="auto" w:fill="FFFFFF"/>
              <w:spacing w:line="360" w:lineRule="auto"/>
              <w:textAlignment w:val="center"/>
              <w:rPr>
                <w:rFonts w:ascii="Arial" w:eastAsia="SimSun" w:hAnsi="Arial" w:cs="Arial"/>
                <w:kern w:val="0"/>
                <w:szCs w:val="24"/>
              </w:rPr>
            </w:pPr>
          </w:p>
        </w:tc>
      </w:tr>
      <w:tr w:rsidR="00C73E9C" w:rsidRPr="00DC555B" w14:paraId="6ABBC01A" w14:textId="77777777" w:rsidTr="00966379">
        <w:tc>
          <w:tcPr>
            <w:tcW w:w="850" w:type="dxa"/>
            <w:tcBorders>
              <w:left w:val="single" w:sz="4" w:space="0" w:color="auto"/>
            </w:tcBorders>
          </w:tcPr>
          <w:p w14:paraId="6ABBC011" w14:textId="77777777" w:rsidR="00C73E9C" w:rsidRPr="00DC555B" w:rsidRDefault="00C73E9C" w:rsidP="00DC555B">
            <w:pPr>
              <w:shd w:val="clear" w:color="auto" w:fill="FFFFFF"/>
              <w:spacing w:line="360" w:lineRule="auto"/>
              <w:textAlignment w:val="center"/>
              <w:rPr>
                <w:rFonts w:ascii="Arial" w:eastAsia="SimSun" w:hAnsi="Arial" w:cs="Arial"/>
                <w:kern w:val="0"/>
                <w:szCs w:val="24"/>
              </w:rPr>
            </w:pPr>
            <w:r w:rsidRPr="00DC555B">
              <w:rPr>
                <w:rFonts w:ascii="Arial" w:eastAsia="SimSun" w:hAnsi="Arial" w:cs="Arial"/>
                <w:kern w:val="0"/>
                <w:szCs w:val="24"/>
              </w:rPr>
              <w:object w:dxaOrig="320" w:dyaOrig="260" w14:anchorId="6ABBC43A">
                <v:shape id="_x0000_i1336" type="#_x0000_t75" style="width:21pt;height:16.5pt" o:ole="">
                  <v:imagedata r:id="rId604" o:title=""/>
                </v:shape>
                <o:OLEObject Type="Embed" ProgID="Equation.DSMT4" ShapeID="_x0000_i1336" DrawAspect="Content" ObjectID="_1617179652" r:id="rId605"/>
              </w:object>
            </w:r>
          </w:p>
        </w:tc>
        <w:tc>
          <w:tcPr>
            <w:tcW w:w="993" w:type="dxa"/>
          </w:tcPr>
          <w:p w14:paraId="6ABBC012" w14:textId="77777777" w:rsidR="00C73E9C" w:rsidRPr="00DC555B" w:rsidRDefault="00C73E9C" w:rsidP="00DC555B">
            <w:pPr>
              <w:shd w:val="clear" w:color="auto" w:fill="FFFFFF"/>
              <w:spacing w:line="360" w:lineRule="auto"/>
              <w:ind w:firstLineChars="100" w:firstLine="240"/>
              <w:textAlignment w:val="center"/>
              <w:rPr>
                <w:rFonts w:ascii="Arial" w:eastAsia="SimSun" w:hAnsi="Arial" w:cs="Arial"/>
                <w:kern w:val="0"/>
                <w:szCs w:val="24"/>
              </w:rPr>
            </w:pPr>
            <w:r w:rsidRPr="00DC555B">
              <w:rPr>
                <w:rFonts w:ascii="Arial" w:eastAsia="SimSun" w:hAnsi="Arial" w:cs="Arial" w:hint="eastAsia"/>
                <w:kern w:val="0"/>
                <w:szCs w:val="24"/>
              </w:rPr>
              <w:t>系数</w:t>
            </w:r>
          </w:p>
        </w:tc>
        <w:tc>
          <w:tcPr>
            <w:tcW w:w="4110" w:type="dxa"/>
          </w:tcPr>
          <w:p w14:paraId="6ABBC013" w14:textId="77777777" w:rsidR="00C73E9C" w:rsidRPr="00DC555B" w:rsidRDefault="00C73E9C" w:rsidP="00DC555B">
            <w:pPr>
              <w:pStyle w:val="a"/>
            </w:pPr>
            <w:r w:rsidRPr="00DC555B">
              <w:object w:dxaOrig="780" w:dyaOrig="420" w14:anchorId="6ABBC43B">
                <v:shape id="_x0000_i1337" type="#_x0000_t75" style="width:39.75pt;height:21.75pt" o:ole="">
                  <v:imagedata r:id="rId606" o:title=""/>
                </v:shape>
                <o:OLEObject Type="Embed" ProgID="Equation.DSMT4" ShapeID="_x0000_i1337" DrawAspect="Content" ObjectID="_1617179653" r:id="rId607"/>
              </w:object>
            </w:r>
          </w:p>
        </w:tc>
        <w:tc>
          <w:tcPr>
            <w:tcW w:w="1895" w:type="dxa"/>
            <w:vMerge w:val="restart"/>
            <w:tcBorders>
              <w:right w:val="single" w:sz="4" w:space="0" w:color="auto"/>
            </w:tcBorders>
          </w:tcPr>
          <w:p w14:paraId="6ABBC014" w14:textId="77777777" w:rsidR="00C73E9C" w:rsidRPr="00DC555B" w:rsidRDefault="00C73E9C" w:rsidP="00DC555B">
            <w:pPr>
              <w:shd w:val="clear" w:color="auto" w:fill="FFFFFF"/>
              <w:spacing w:line="360" w:lineRule="auto"/>
              <w:textAlignment w:val="center"/>
              <w:rPr>
                <w:rFonts w:ascii="Arial" w:eastAsia="SimSun" w:hAnsi="Arial" w:cs="Arial"/>
                <w:kern w:val="0"/>
                <w:szCs w:val="24"/>
              </w:rPr>
            </w:pPr>
          </w:p>
          <w:p w14:paraId="6ABBC015" w14:textId="77777777" w:rsidR="00C73E9C" w:rsidRPr="00DC555B" w:rsidRDefault="00C73E9C" w:rsidP="00DC555B">
            <w:pPr>
              <w:shd w:val="clear" w:color="auto" w:fill="FFFFFF"/>
              <w:spacing w:line="360" w:lineRule="auto"/>
              <w:textAlignment w:val="center"/>
              <w:rPr>
                <w:rFonts w:ascii="Arial" w:eastAsia="SimSun" w:hAnsi="Arial" w:cs="Arial"/>
                <w:kern w:val="0"/>
                <w:szCs w:val="24"/>
              </w:rPr>
            </w:pPr>
          </w:p>
          <w:p w14:paraId="6ABBC016" w14:textId="77777777" w:rsidR="00C73E9C" w:rsidRPr="00DC555B" w:rsidRDefault="00C73E9C" w:rsidP="00DC555B">
            <w:pPr>
              <w:shd w:val="clear" w:color="auto" w:fill="FFFFFF"/>
              <w:spacing w:line="360" w:lineRule="auto"/>
              <w:textAlignment w:val="center"/>
              <w:rPr>
                <w:rFonts w:ascii="Arial" w:eastAsia="SimSun" w:hAnsi="Arial" w:cs="Arial"/>
                <w:kern w:val="0"/>
                <w:szCs w:val="24"/>
              </w:rPr>
            </w:pPr>
            <w:r w:rsidRPr="00DC555B">
              <w:rPr>
                <w:rFonts w:ascii="Arial" w:eastAsia="SimSun" w:hAnsi="Arial" w:cs="Arial" w:hint="eastAsia"/>
                <w:kern w:val="0"/>
                <w:szCs w:val="24"/>
              </w:rPr>
              <w:t>当</w:t>
            </w:r>
            <w:r w:rsidRPr="00DC555B">
              <w:rPr>
                <w:rFonts w:ascii="Arial" w:eastAsia="SimSun" w:hAnsi="Arial" w:cs="Arial"/>
                <w:kern w:val="0"/>
                <w:szCs w:val="24"/>
              </w:rPr>
              <w:object w:dxaOrig="400" w:dyaOrig="220" w14:anchorId="6ABBC43C">
                <v:shape id="_x0000_i1338" type="#_x0000_t75" style="width:21pt;height:11.25pt" o:ole="">
                  <v:imagedata r:id="rId584" o:title=""/>
                </v:shape>
                <o:OLEObject Type="Embed" ProgID="Equation.DSMT4" ShapeID="_x0000_i1338" DrawAspect="Content" ObjectID="_1617179654" r:id="rId608"/>
              </w:object>
            </w:r>
            <w:r w:rsidRPr="00DC555B">
              <w:rPr>
                <w:rFonts w:ascii="Arial" w:eastAsia="SimSun" w:hAnsi="Arial" w:cs="Arial" w:hint="eastAsia"/>
                <w:kern w:val="0"/>
                <w:szCs w:val="24"/>
              </w:rPr>
              <w:t>时，</w:t>
            </w:r>
            <w:r w:rsidRPr="00DC555B">
              <w:rPr>
                <w:rFonts w:ascii="Arial" w:eastAsia="SimSun" w:hAnsi="Arial" w:cs="Arial"/>
                <w:kern w:val="0"/>
                <w:szCs w:val="24"/>
              </w:rPr>
              <w:object w:dxaOrig="580" w:dyaOrig="360" w14:anchorId="6ABBC43D">
                <v:shape id="_x0000_i1339" type="#_x0000_t75" style="width:29.25pt;height:18.75pt" o:ole="">
                  <v:imagedata r:id="rId586" o:title=""/>
                </v:shape>
                <o:OLEObject Type="Embed" ProgID="Equation.DSMT4" ShapeID="_x0000_i1339" DrawAspect="Content" ObjectID="_1617179655" r:id="rId609"/>
              </w:object>
            </w:r>
          </w:p>
          <w:p w14:paraId="6ABBC017" w14:textId="77777777" w:rsidR="00C73E9C" w:rsidRPr="00DC555B" w:rsidRDefault="00C73E9C" w:rsidP="00DC555B">
            <w:pPr>
              <w:shd w:val="clear" w:color="auto" w:fill="FFFFFF"/>
              <w:spacing w:line="360" w:lineRule="auto"/>
              <w:textAlignment w:val="center"/>
              <w:rPr>
                <w:rFonts w:ascii="Arial" w:eastAsia="SimSun" w:hAnsi="Arial" w:cs="Arial"/>
                <w:kern w:val="0"/>
                <w:szCs w:val="24"/>
              </w:rPr>
            </w:pPr>
            <w:r w:rsidRPr="00DC555B">
              <w:rPr>
                <w:rFonts w:ascii="Arial" w:eastAsia="SimSun" w:hAnsi="Arial" w:cs="Arial" w:hint="eastAsia"/>
                <w:kern w:val="0"/>
                <w:szCs w:val="24"/>
              </w:rPr>
              <w:t>当</w:t>
            </w:r>
            <w:r w:rsidRPr="00DC555B">
              <w:rPr>
                <w:rFonts w:ascii="Arial" w:eastAsia="SimSun" w:hAnsi="Arial" w:cs="Arial"/>
                <w:kern w:val="0"/>
                <w:szCs w:val="24"/>
              </w:rPr>
              <w:object w:dxaOrig="420" w:dyaOrig="220" w14:anchorId="6ABBC43E">
                <v:shape id="_x0000_i1340" type="#_x0000_t75" style="width:21.75pt;height:11.25pt" o:ole="">
                  <v:imagedata r:id="rId588" o:title=""/>
                </v:shape>
                <o:OLEObject Type="Embed" ProgID="Equation.DSMT4" ShapeID="_x0000_i1340" DrawAspect="Content" ObjectID="_1617179656" r:id="rId610"/>
              </w:object>
            </w:r>
            <w:r w:rsidRPr="00DC555B">
              <w:rPr>
                <w:rFonts w:ascii="Arial" w:eastAsia="SimSun" w:hAnsi="Arial" w:cs="Arial" w:hint="eastAsia"/>
                <w:kern w:val="0"/>
                <w:szCs w:val="24"/>
              </w:rPr>
              <w:t>时，</w:t>
            </w:r>
          </w:p>
          <w:p w14:paraId="6ABBC018" w14:textId="77777777" w:rsidR="00C73E9C" w:rsidRPr="00DC555B" w:rsidRDefault="00C73E9C" w:rsidP="00DC555B">
            <w:pPr>
              <w:shd w:val="clear" w:color="auto" w:fill="FFFFFF"/>
              <w:spacing w:line="360" w:lineRule="auto"/>
              <w:textAlignment w:val="center"/>
              <w:rPr>
                <w:rFonts w:ascii="Arial" w:eastAsia="SimSun" w:hAnsi="Arial" w:cs="Arial"/>
                <w:kern w:val="0"/>
                <w:szCs w:val="24"/>
              </w:rPr>
            </w:pPr>
            <w:r w:rsidRPr="00DC555B">
              <w:rPr>
                <w:rFonts w:ascii="Arial" w:eastAsia="SimSun" w:hAnsi="Arial" w:cs="Arial"/>
                <w:kern w:val="0"/>
                <w:szCs w:val="24"/>
              </w:rPr>
              <w:object w:dxaOrig="1840" w:dyaOrig="680" w14:anchorId="6ABBC43F">
                <v:shape id="_x0000_i1341" type="#_x0000_t75" style="width:91.5pt;height:34.5pt" o:ole="">
                  <v:imagedata r:id="rId611" o:title=""/>
                </v:shape>
                <o:OLEObject Type="Embed" ProgID="Equation.DSMT4" ShapeID="_x0000_i1341" DrawAspect="Content" ObjectID="_1617179657" r:id="rId612"/>
              </w:object>
            </w:r>
          </w:p>
          <w:p w14:paraId="6ABBC019" w14:textId="77777777" w:rsidR="00C73E9C" w:rsidRPr="00DC555B" w:rsidRDefault="00C73E9C" w:rsidP="00DC555B">
            <w:pPr>
              <w:shd w:val="clear" w:color="auto" w:fill="FFFFFF"/>
              <w:spacing w:line="360" w:lineRule="auto"/>
              <w:textAlignment w:val="center"/>
              <w:rPr>
                <w:rFonts w:ascii="Arial" w:eastAsia="SimSun" w:hAnsi="Arial" w:cs="Arial"/>
                <w:kern w:val="0"/>
                <w:szCs w:val="24"/>
              </w:rPr>
            </w:pPr>
          </w:p>
        </w:tc>
      </w:tr>
      <w:tr w:rsidR="00C73E9C" w:rsidRPr="00DC555B" w14:paraId="6ABBC01F" w14:textId="77777777" w:rsidTr="00966379">
        <w:trPr>
          <w:trHeight w:val="1049"/>
        </w:trPr>
        <w:tc>
          <w:tcPr>
            <w:tcW w:w="850" w:type="dxa"/>
            <w:tcBorders>
              <w:left w:val="single" w:sz="4" w:space="0" w:color="auto"/>
            </w:tcBorders>
          </w:tcPr>
          <w:p w14:paraId="6ABBC01B" w14:textId="77777777" w:rsidR="00C73E9C" w:rsidRPr="00DC555B" w:rsidRDefault="00C73E9C" w:rsidP="00DC555B">
            <w:pPr>
              <w:shd w:val="clear" w:color="auto" w:fill="FFFFFF"/>
              <w:spacing w:line="360" w:lineRule="auto"/>
              <w:ind w:left="200"/>
              <w:textAlignment w:val="center"/>
              <w:rPr>
                <w:rFonts w:ascii="Arial" w:eastAsia="SimSun" w:hAnsi="Arial" w:cs="Arial"/>
                <w:kern w:val="0"/>
                <w:szCs w:val="24"/>
              </w:rPr>
            </w:pPr>
            <w:r w:rsidRPr="00DC555B">
              <w:rPr>
                <w:rFonts w:ascii="Arial" w:eastAsia="SimSun" w:hAnsi="Arial" w:cs="Arial" w:hint="eastAsia"/>
                <w:kern w:val="0"/>
                <w:szCs w:val="24"/>
              </w:rPr>
              <w:t>0</w:t>
            </w:r>
          </w:p>
        </w:tc>
        <w:tc>
          <w:tcPr>
            <w:tcW w:w="993" w:type="dxa"/>
          </w:tcPr>
          <w:p w14:paraId="6ABBC01C" w14:textId="77777777" w:rsidR="00C73E9C" w:rsidRPr="00DC555B" w:rsidRDefault="00C73E9C" w:rsidP="00DC555B">
            <w:pPr>
              <w:shd w:val="clear" w:color="auto" w:fill="FFFFFF"/>
              <w:spacing w:line="360" w:lineRule="auto"/>
              <w:ind w:firstLineChars="100" w:firstLine="240"/>
              <w:textAlignment w:val="center"/>
              <w:rPr>
                <w:rFonts w:ascii="Arial" w:eastAsia="SimSun" w:hAnsi="Arial" w:cs="Arial"/>
                <w:kern w:val="0"/>
                <w:szCs w:val="24"/>
              </w:rPr>
            </w:pPr>
            <w:r w:rsidRPr="00DC555B">
              <w:rPr>
                <w:rFonts w:ascii="Arial" w:eastAsia="SimSun" w:hAnsi="Arial" w:cs="Arial"/>
                <w:kern w:val="0"/>
                <w:szCs w:val="24"/>
              </w:rPr>
              <w:object w:dxaOrig="240" w:dyaOrig="380" w14:anchorId="6ABBC440">
                <v:shape id="_x0000_i1342" type="#_x0000_t75" style="width:9.75pt;height:15.75pt" o:ole="">
                  <v:imagedata r:id="rId613" o:title=""/>
                </v:shape>
                <o:OLEObject Type="Embed" ProgID="Equation.DSMT4" ShapeID="_x0000_i1342" DrawAspect="Content" ObjectID="_1617179658" r:id="rId614"/>
              </w:object>
            </w:r>
          </w:p>
        </w:tc>
        <w:tc>
          <w:tcPr>
            <w:tcW w:w="4110" w:type="dxa"/>
          </w:tcPr>
          <w:p w14:paraId="6ABBC01D" w14:textId="77777777" w:rsidR="00C73E9C" w:rsidRPr="00DC555B" w:rsidRDefault="00C73E9C" w:rsidP="00DC555B">
            <w:pPr>
              <w:pStyle w:val="a"/>
            </w:pPr>
            <w:r w:rsidRPr="00DC555B">
              <w:object w:dxaOrig="740" w:dyaOrig="700" w14:anchorId="6ABBC441">
                <v:shape id="_x0000_i1343" type="#_x0000_t75" style="width:32.25pt;height:27pt" o:ole="">
                  <v:imagedata r:id="rId615" o:title=""/>
                </v:shape>
                <o:OLEObject Type="Embed" ProgID="Equation.DSMT4" ShapeID="_x0000_i1343" DrawAspect="Content" ObjectID="_1617179659" r:id="rId616"/>
              </w:object>
            </w:r>
            <w:r w:rsidRPr="00DC555B">
              <w:rPr>
                <w:rFonts w:hint="eastAsia"/>
              </w:rPr>
              <w:t xml:space="preserve"> </w:t>
            </w:r>
          </w:p>
        </w:tc>
        <w:tc>
          <w:tcPr>
            <w:tcW w:w="1895" w:type="dxa"/>
            <w:vMerge/>
            <w:tcBorders>
              <w:right w:val="single" w:sz="4" w:space="0" w:color="auto"/>
            </w:tcBorders>
          </w:tcPr>
          <w:p w14:paraId="6ABBC01E" w14:textId="77777777" w:rsidR="00C73E9C" w:rsidRPr="00DC555B" w:rsidRDefault="00C73E9C" w:rsidP="00DC555B">
            <w:pPr>
              <w:shd w:val="clear" w:color="auto" w:fill="FFFFFF"/>
              <w:spacing w:line="360" w:lineRule="auto"/>
              <w:textAlignment w:val="center"/>
              <w:rPr>
                <w:rFonts w:ascii="Arial" w:eastAsia="SimSun" w:hAnsi="Arial" w:cs="Arial"/>
                <w:kern w:val="0"/>
                <w:szCs w:val="24"/>
              </w:rPr>
            </w:pPr>
          </w:p>
        </w:tc>
      </w:tr>
      <w:tr w:rsidR="00C73E9C" w:rsidRPr="00DC555B" w14:paraId="6ABBC024" w14:textId="77777777" w:rsidTr="00966379">
        <w:trPr>
          <w:trHeight w:val="1121"/>
        </w:trPr>
        <w:tc>
          <w:tcPr>
            <w:tcW w:w="850" w:type="dxa"/>
            <w:tcBorders>
              <w:top w:val="nil"/>
              <w:left w:val="single" w:sz="4" w:space="0" w:color="auto"/>
            </w:tcBorders>
          </w:tcPr>
          <w:p w14:paraId="6ABBC020" w14:textId="77777777" w:rsidR="00C73E9C" w:rsidRPr="00DC555B" w:rsidRDefault="00C73E9C" w:rsidP="00DC555B">
            <w:pPr>
              <w:shd w:val="clear" w:color="auto" w:fill="FFFFFF"/>
              <w:spacing w:line="360" w:lineRule="auto"/>
              <w:ind w:left="198"/>
              <w:textAlignment w:val="bottom"/>
              <w:rPr>
                <w:rFonts w:ascii="Arial" w:eastAsia="SimSun" w:hAnsi="Arial" w:cs="Arial"/>
                <w:kern w:val="0"/>
                <w:szCs w:val="24"/>
              </w:rPr>
            </w:pPr>
            <w:r w:rsidRPr="00DC555B">
              <w:rPr>
                <w:rFonts w:ascii="Arial" w:eastAsia="SimSun" w:hAnsi="Arial" w:cs="Arial" w:hint="eastAsia"/>
                <w:kern w:val="0"/>
                <w:szCs w:val="24"/>
              </w:rPr>
              <w:t>1</w:t>
            </w:r>
          </w:p>
        </w:tc>
        <w:tc>
          <w:tcPr>
            <w:tcW w:w="993" w:type="dxa"/>
            <w:tcBorders>
              <w:top w:val="nil"/>
            </w:tcBorders>
          </w:tcPr>
          <w:p w14:paraId="6ABBC021" w14:textId="77777777" w:rsidR="00C73E9C" w:rsidRPr="00DC555B" w:rsidRDefault="00C73E9C" w:rsidP="00DC555B">
            <w:pPr>
              <w:shd w:val="clear" w:color="auto" w:fill="FFFFFF"/>
              <w:spacing w:line="360" w:lineRule="auto"/>
              <w:ind w:firstLineChars="100" w:firstLine="240"/>
              <w:textAlignment w:val="center"/>
              <w:rPr>
                <w:rFonts w:ascii="Arial" w:eastAsia="SimSun" w:hAnsi="Arial" w:cs="Arial"/>
                <w:kern w:val="0"/>
                <w:szCs w:val="24"/>
              </w:rPr>
            </w:pPr>
            <w:r w:rsidRPr="00DC555B">
              <w:rPr>
                <w:rFonts w:ascii="Arial" w:eastAsia="SimSun" w:hAnsi="Arial" w:cs="Arial"/>
                <w:kern w:val="0"/>
                <w:szCs w:val="24"/>
              </w:rPr>
              <w:object w:dxaOrig="300" w:dyaOrig="380" w14:anchorId="6ABBC442">
                <v:shape id="_x0000_i1344" type="#_x0000_t75" style="width:15.75pt;height:18.75pt" o:ole="">
                  <v:imagedata r:id="rId617" o:title=""/>
                </v:shape>
                <o:OLEObject Type="Embed" ProgID="Equation.DSMT4" ShapeID="_x0000_i1344" DrawAspect="Content" ObjectID="_1617179660" r:id="rId618"/>
              </w:object>
            </w:r>
          </w:p>
        </w:tc>
        <w:tc>
          <w:tcPr>
            <w:tcW w:w="4110" w:type="dxa"/>
            <w:tcBorders>
              <w:top w:val="nil"/>
            </w:tcBorders>
          </w:tcPr>
          <w:p w14:paraId="6ABBC022" w14:textId="77777777" w:rsidR="00C73E9C" w:rsidRPr="00DC555B" w:rsidRDefault="00C73E9C" w:rsidP="00DC555B">
            <w:pPr>
              <w:pStyle w:val="a"/>
            </w:pPr>
            <w:r w:rsidRPr="00DC555B">
              <w:object w:dxaOrig="3220" w:dyaOrig="880" w14:anchorId="6ABBC443">
                <v:shape id="_x0000_i1345" type="#_x0000_t75" style="width:128.25pt;height:35.25pt" o:ole="">
                  <v:imagedata r:id="rId619" o:title=""/>
                </v:shape>
                <o:OLEObject Type="Embed" ProgID="Equation.DSMT4" ShapeID="_x0000_i1345" DrawAspect="Content" ObjectID="_1617179661" r:id="rId620"/>
              </w:object>
            </w:r>
          </w:p>
        </w:tc>
        <w:tc>
          <w:tcPr>
            <w:tcW w:w="1895" w:type="dxa"/>
            <w:vMerge/>
            <w:tcBorders>
              <w:top w:val="nil"/>
              <w:right w:val="single" w:sz="4" w:space="0" w:color="auto"/>
            </w:tcBorders>
          </w:tcPr>
          <w:p w14:paraId="6ABBC023" w14:textId="77777777" w:rsidR="00C73E9C" w:rsidRPr="00DC555B" w:rsidRDefault="00C73E9C" w:rsidP="00DC555B">
            <w:pPr>
              <w:shd w:val="clear" w:color="auto" w:fill="FFFFFF"/>
              <w:spacing w:line="360" w:lineRule="auto"/>
              <w:textAlignment w:val="center"/>
              <w:rPr>
                <w:rFonts w:ascii="Arial" w:eastAsia="SimSun" w:hAnsi="Arial" w:cs="Arial"/>
                <w:kern w:val="0"/>
                <w:szCs w:val="24"/>
              </w:rPr>
            </w:pPr>
          </w:p>
        </w:tc>
      </w:tr>
      <w:tr w:rsidR="00C73E9C" w:rsidRPr="00DC555B" w14:paraId="6ABBC029" w14:textId="77777777" w:rsidTr="00966379">
        <w:trPr>
          <w:trHeight w:val="1123"/>
        </w:trPr>
        <w:tc>
          <w:tcPr>
            <w:tcW w:w="850" w:type="dxa"/>
            <w:tcBorders>
              <w:left w:val="single" w:sz="4" w:space="0" w:color="auto"/>
            </w:tcBorders>
          </w:tcPr>
          <w:p w14:paraId="6ABBC025" w14:textId="77777777" w:rsidR="00C73E9C" w:rsidRPr="00DC555B" w:rsidRDefault="00C73E9C" w:rsidP="00DC555B">
            <w:pPr>
              <w:shd w:val="clear" w:color="auto" w:fill="FFFFFF"/>
              <w:spacing w:line="360" w:lineRule="auto"/>
              <w:ind w:left="200"/>
              <w:textAlignment w:val="center"/>
              <w:rPr>
                <w:rFonts w:ascii="Arial" w:eastAsia="SimSun" w:hAnsi="Arial" w:cs="Arial"/>
                <w:kern w:val="0"/>
                <w:szCs w:val="24"/>
              </w:rPr>
            </w:pPr>
            <w:r w:rsidRPr="00DC555B">
              <w:rPr>
                <w:rFonts w:ascii="Arial" w:eastAsia="SimSun" w:hAnsi="Arial" w:cs="Arial" w:hint="eastAsia"/>
                <w:kern w:val="0"/>
                <w:szCs w:val="24"/>
              </w:rPr>
              <w:t>2</w:t>
            </w:r>
          </w:p>
        </w:tc>
        <w:tc>
          <w:tcPr>
            <w:tcW w:w="993" w:type="dxa"/>
          </w:tcPr>
          <w:p w14:paraId="6ABBC026" w14:textId="77777777" w:rsidR="00C73E9C" w:rsidRPr="00DC555B" w:rsidRDefault="00C73E9C" w:rsidP="00DC555B">
            <w:pPr>
              <w:shd w:val="clear" w:color="auto" w:fill="FFFFFF"/>
              <w:spacing w:line="360" w:lineRule="auto"/>
              <w:ind w:firstLineChars="100" w:firstLine="240"/>
              <w:textAlignment w:val="center"/>
              <w:rPr>
                <w:rFonts w:ascii="Arial" w:eastAsia="SimSun" w:hAnsi="Arial" w:cs="Arial"/>
                <w:kern w:val="0"/>
                <w:szCs w:val="24"/>
              </w:rPr>
            </w:pPr>
            <w:r w:rsidRPr="00DC555B">
              <w:rPr>
                <w:rFonts w:ascii="Arial" w:eastAsia="SimSun" w:hAnsi="Arial" w:cs="Arial"/>
                <w:kern w:val="0"/>
                <w:szCs w:val="24"/>
              </w:rPr>
              <w:object w:dxaOrig="320" w:dyaOrig="380" w14:anchorId="6ABBC444">
                <v:shape id="_x0000_i1346" type="#_x0000_t75" style="width:17.25pt;height:18.75pt" o:ole="">
                  <v:imagedata r:id="rId621" o:title=""/>
                </v:shape>
                <o:OLEObject Type="Embed" ProgID="Equation.DSMT4" ShapeID="_x0000_i1346" DrawAspect="Content" ObjectID="_1617179662" r:id="rId622"/>
              </w:object>
            </w:r>
          </w:p>
        </w:tc>
        <w:tc>
          <w:tcPr>
            <w:tcW w:w="4110" w:type="dxa"/>
          </w:tcPr>
          <w:p w14:paraId="6ABBC027" w14:textId="77777777" w:rsidR="00C73E9C" w:rsidRPr="00DC555B" w:rsidRDefault="00C73E9C" w:rsidP="00DC555B">
            <w:pPr>
              <w:pStyle w:val="a"/>
            </w:pPr>
            <w:r w:rsidRPr="00DC555B">
              <w:object w:dxaOrig="2760" w:dyaOrig="880" w14:anchorId="6ABBC445">
                <v:shape id="_x0000_i1347" type="#_x0000_t75" style="width:123.75pt;height:39.75pt" o:ole="">
                  <v:imagedata r:id="rId623" o:title=""/>
                </v:shape>
                <o:OLEObject Type="Embed" ProgID="Equation.DSMT4" ShapeID="_x0000_i1347" DrawAspect="Content" ObjectID="_1617179663" r:id="rId624"/>
              </w:object>
            </w:r>
          </w:p>
        </w:tc>
        <w:tc>
          <w:tcPr>
            <w:tcW w:w="1895" w:type="dxa"/>
            <w:vMerge/>
            <w:tcBorders>
              <w:top w:val="nil"/>
              <w:right w:val="single" w:sz="4" w:space="0" w:color="auto"/>
            </w:tcBorders>
          </w:tcPr>
          <w:p w14:paraId="6ABBC028" w14:textId="77777777" w:rsidR="00C73E9C" w:rsidRPr="00DC555B" w:rsidRDefault="00C73E9C" w:rsidP="00DC555B">
            <w:pPr>
              <w:shd w:val="clear" w:color="auto" w:fill="FFFFFF"/>
              <w:spacing w:line="360" w:lineRule="auto"/>
              <w:textAlignment w:val="center"/>
              <w:rPr>
                <w:rFonts w:ascii="Arial" w:eastAsia="SimSun" w:hAnsi="Arial" w:cs="Arial"/>
                <w:kern w:val="0"/>
                <w:szCs w:val="24"/>
              </w:rPr>
            </w:pPr>
          </w:p>
        </w:tc>
      </w:tr>
    </w:tbl>
    <w:p w14:paraId="6ABBC02A" w14:textId="77777777" w:rsidR="00090FB7" w:rsidRPr="00DC555B" w:rsidRDefault="00C73E9C" w:rsidP="00FF1B4C">
      <w:pPr>
        <w:jc w:val="center"/>
      </w:pPr>
      <w:r w:rsidRPr="00DC555B">
        <w:rPr>
          <w:rFonts w:hint="eastAsia"/>
        </w:rPr>
        <w:t>表</w:t>
      </w:r>
      <w:r w:rsidR="00325FFE">
        <w:rPr>
          <w:rFonts w:hint="eastAsia"/>
        </w:rPr>
        <w:t>（</w:t>
      </w:r>
      <w:r w:rsidRPr="00325FFE">
        <w:rPr>
          <w:rFonts w:asciiTheme="minorEastAsia" w:hAnsiTheme="minorEastAsia" w:hint="eastAsia"/>
        </w:rPr>
        <w:t>3-1</w:t>
      </w:r>
      <w:r w:rsidRPr="00DC555B">
        <w:rPr>
          <w:rFonts w:hint="eastAsia"/>
        </w:rPr>
        <w:t>）</w:t>
      </w:r>
    </w:p>
    <w:p w14:paraId="6ABBC02B" w14:textId="77777777" w:rsidR="006139AF" w:rsidRPr="00325FFE" w:rsidRDefault="007B2DA7" w:rsidP="00325FFE">
      <w:pPr>
        <w:pStyle w:val="a"/>
      </w:pPr>
      <w:r>
        <w:rPr>
          <w:rFonts w:hint="eastAsia"/>
        </w:rPr>
        <w:tab/>
      </w:r>
      <w:r w:rsidR="006139AF" w:rsidRPr="00325FFE">
        <w:object w:dxaOrig="4700" w:dyaOrig="1100" w14:anchorId="6ABBC446">
          <v:shape id="_x0000_i1348" type="#_x0000_t75" style="width:234.75pt;height:55.5pt" o:ole="">
            <v:imagedata r:id="rId625" o:title=""/>
          </v:shape>
          <o:OLEObject Type="Embed" ProgID="Equation.DSMT4" ShapeID="_x0000_i1348" DrawAspect="Content" ObjectID="_1617179664" r:id="rId626"/>
        </w:object>
      </w:r>
      <w:r>
        <w:rPr>
          <w:rFonts w:hint="eastAsia"/>
        </w:rPr>
        <w:tab/>
      </w:r>
      <w:r w:rsidR="00C73E9C" w:rsidRPr="00325FFE">
        <w:rPr>
          <w:rFonts w:hint="eastAsia"/>
        </w:rPr>
        <w:t>（</w:t>
      </w:r>
      <w:r w:rsidR="00C73E9C" w:rsidRPr="007B2DA7">
        <w:rPr>
          <w:rFonts w:asciiTheme="minorEastAsia" w:hAnsiTheme="minorEastAsia" w:hint="eastAsia"/>
        </w:rPr>
        <w:t>3-15</w:t>
      </w:r>
      <w:r w:rsidR="00325FFE" w:rsidRPr="00325FFE">
        <w:rPr>
          <w:rFonts w:hint="eastAsia"/>
        </w:rPr>
        <w:t>）</w:t>
      </w:r>
    </w:p>
    <w:p w14:paraId="6ABBC02C" w14:textId="77777777" w:rsidR="006139AF" w:rsidRPr="00DC555B" w:rsidRDefault="007B2DA7" w:rsidP="007B2DA7">
      <w:pPr>
        <w:pStyle w:val="a"/>
      </w:pPr>
      <w:r>
        <w:rPr>
          <w:rFonts w:hint="eastAsia"/>
        </w:rPr>
        <w:tab/>
      </w:r>
      <w:r w:rsidR="006139AF" w:rsidRPr="00DC555B">
        <w:object w:dxaOrig="4740" w:dyaOrig="1100" w14:anchorId="6ABBC447">
          <v:shape id="_x0000_i1349" type="#_x0000_t75" style="width:237pt;height:55.5pt" o:ole="">
            <v:imagedata r:id="rId627" o:title=""/>
          </v:shape>
          <o:OLEObject Type="Embed" ProgID="Equation.DSMT4" ShapeID="_x0000_i1349" DrawAspect="Content" ObjectID="_1617179665" r:id="rId628"/>
        </w:object>
      </w:r>
      <w:r>
        <w:rPr>
          <w:rFonts w:hint="eastAsia"/>
        </w:rPr>
        <w:tab/>
      </w:r>
      <w:r w:rsidR="006139AF" w:rsidRPr="007B2DA7">
        <w:rPr>
          <w:rFonts w:asciiTheme="minorEastAsia" w:hAnsiTheme="minorEastAsia" w:hint="eastAsia"/>
        </w:rPr>
        <w:t>（</w:t>
      </w:r>
      <w:r w:rsidR="00C73E9C" w:rsidRPr="007B2DA7">
        <w:rPr>
          <w:rFonts w:asciiTheme="minorEastAsia" w:hAnsiTheme="minorEastAsia" w:hint="eastAsia"/>
        </w:rPr>
        <w:t>3-16</w:t>
      </w:r>
      <w:r w:rsidR="006139AF" w:rsidRPr="007B2DA7">
        <w:rPr>
          <w:rFonts w:asciiTheme="minorEastAsia" w:hAnsiTheme="minorEastAsia" w:hint="eastAsia"/>
        </w:rPr>
        <w:t>）</w:t>
      </w:r>
    </w:p>
    <w:p w14:paraId="6ABBC02D" w14:textId="77777777" w:rsidR="006139AF" w:rsidRPr="00DC555B" w:rsidRDefault="007B2DA7" w:rsidP="007B2DA7">
      <w:pPr>
        <w:pStyle w:val="a"/>
      </w:pPr>
      <w:r>
        <w:rPr>
          <w:rFonts w:hint="eastAsia"/>
        </w:rPr>
        <w:tab/>
      </w:r>
      <w:r w:rsidR="006139AF" w:rsidRPr="00DC555B">
        <w:object w:dxaOrig="5500" w:dyaOrig="740" w14:anchorId="6ABBC448">
          <v:shape id="_x0000_i1350" type="#_x0000_t75" style="width:274.5pt;height:37.5pt" o:ole="">
            <v:imagedata r:id="rId629" o:title=""/>
          </v:shape>
          <o:OLEObject Type="Embed" ProgID="Equation.DSMT4" ShapeID="_x0000_i1350" DrawAspect="Content" ObjectID="_1617179666" r:id="rId630"/>
        </w:object>
      </w:r>
      <w:r>
        <w:rPr>
          <w:rFonts w:hint="eastAsia"/>
        </w:rPr>
        <w:tab/>
      </w:r>
      <w:r w:rsidR="006139AF" w:rsidRPr="007B2DA7">
        <w:rPr>
          <w:rFonts w:asciiTheme="minorEastAsia" w:hAnsiTheme="minorEastAsia" w:hint="eastAsia"/>
        </w:rPr>
        <w:t>（3</w:t>
      </w:r>
      <w:r w:rsidR="00C73E9C" w:rsidRPr="007B2DA7">
        <w:rPr>
          <w:rFonts w:asciiTheme="minorEastAsia" w:hAnsiTheme="minorEastAsia" w:hint="eastAsia"/>
        </w:rPr>
        <w:t>-17</w:t>
      </w:r>
      <w:r w:rsidR="006139AF" w:rsidRPr="007B2DA7">
        <w:rPr>
          <w:rFonts w:asciiTheme="minorEastAsia" w:hAnsiTheme="minorEastAsia" w:hint="eastAsia"/>
        </w:rPr>
        <w:t>）</w:t>
      </w:r>
    </w:p>
    <w:p w14:paraId="6ABBC02E" w14:textId="77777777" w:rsidR="006139AF" w:rsidRPr="00DC555B" w:rsidRDefault="007B2DA7" w:rsidP="007B2DA7">
      <w:pPr>
        <w:pStyle w:val="a"/>
      </w:pPr>
      <w:r>
        <w:rPr>
          <w:rFonts w:hint="eastAsia"/>
        </w:rPr>
        <w:tab/>
      </w:r>
      <w:r w:rsidR="006139AF" w:rsidRPr="00DC555B">
        <w:object w:dxaOrig="5560" w:dyaOrig="740" w14:anchorId="6ABBC449">
          <v:shape id="_x0000_i1351" type="#_x0000_t75" style="width:278.25pt;height:37.5pt" o:ole="">
            <v:imagedata r:id="rId631" o:title=""/>
          </v:shape>
          <o:OLEObject Type="Embed" ProgID="Equation.DSMT4" ShapeID="_x0000_i1351" DrawAspect="Content" ObjectID="_1617179667" r:id="rId632"/>
        </w:object>
      </w:r>
      <w:r>
        <w:rPr>
          <w:rFonts w:hint="eastAsia"/>
        </w:rPr>
        <w:tab/>
      </w:r>
      <w:r w:rsidR="00C73E9C" w:rsidRPr="007B2DA7">
        <w:rPr>
          <w:rFonts w:asciiTheme="minorEastAsia" w:hAnsiTheme="minorEastAsia" w:hint="eastAsia"/>
        </w:rPr>
        <w:t>（3-18</w:t>
      </w:r>
      <w:r w:rsidR="00C73E9C" w:rsidRPr="00DC555B">
        <w:rPr>
          <w:rFonts w:hint="eastAsia"/>
        </w:rPr>
        <w:t>）</w:t>
      </w:r>
      <w:r w:rsidR="006139AF" w:rsidRPr="00DC555B">
        <w:rPr>
          <w:rFonts w:hint="eastAsia"/>
        </w:rPr>
        <w:t xml:space="preserve">   </w:t>
      </w:r>
    </w:p>
    <w:p w14:paraId="6ABBC02F" w14:textId="77777777" w:rsidR="006139AF" w:rsidRPr="00DC555B" w:rsidRDefault="006139AF" w:rsidP="00DC555B">
      <w:pPr>
        <w:shd w:val="clear" w:color="auto" w:fill="FFFFFF"/>
        <w:spacing w:line="360" w:lineRule="auto"/>
        <w:rPr>
          <w:rFonts w:ascii="Arial" w:eastAsia="SimSun" w:hAnsi="Arial" w:cs="Arial"/>
          <w:kern w:val="0"/>
          <w:szCs w:val="24"/>
        </w:rPr>
      </w:pPr>
      <w:r w:rsidRPr="00DC555B">
        <w:rPr>
          <w:rFonts w:ascii="Arial" w:eastAsia="SimSun" w:hAnsi="Arial" w:cs="Arial" w:hint="eastAsia"/>
          <w:kern w:val="0"/>
          <w:szCs w:val="24"/>
        </w:rPr>
        <w:t>即</w:t>
      </w:r>
      <w:r w:rsidR="008F5BF1" w:rsidRPr="00DC555B">
        <w:rPr>
          <w:rFonts w:ascii="Arial" w:eastAsia="SimSun" w:hAnsi="Arial" w:cs="Arial" w:hint="eastAsia"/>
          <w:kern w:val="0"/>
          <w:szCs w:val="24"/>
        </w:rPr>
        <w:t>公式</w:t>
      </w:r>
      <w:r w:rsidRPr="00591080">
        <w:rPr>
          <w:rFonts w:asciiTheme="minorEastAsia" w:hAnsiTheme="minorEastAsia" w:cs="Arial" w:hint="eastAsia"/>
          <w:kern w:val="0"/>
          <w:szCs w:val="24"/>
        </w:rPr>
        <w:t>（</w:t>
      </w:r>
      <w:r w:rsidR="00C73E9C" w:rsidRPr="00591080">
        <w:rPr>
          <w:rFonts w:asciiTheme="minorEastAsia" w:hAnsiTheme="minorEastAsia" w:cs="Arial" w:hint="eastAsia"/>
          <w:kern w:val="0"/>
          <w:szCs w:val="24"/>
        </w:rPr>
        <w:t>3-15</w:t>
      </w:r>
      <w:r w:rsidRPr="00591080">
        <w:rPr>
          <w:rFonts w:asciiTheme="minorEastAsia" w:hAnsiTheme="minorEastAsia" w:cs="Arial" w:hint="eastAsia"/>
          <w:kern w:val="0"/>
          <w:szCs w:val="24"/>
        </w:rPr>
        <w:t>）（</w:t>
      </w:r>
      <w:r w:rsidR="00C73E9C" w:rsidRPr="00591080">
        <w:rPr>
          <w:rFonts w:asciiTheme="minorEastAsia" w:hAnsiTheme="minorEastAsia" w:cs="Arial" w:hint="eastAsia"/>
          <w:kern w:val="0"/>
          <w:szCs w:val="24"/>
        </w:rPr>
        <w:t>3-16</w:t>
      </w:r>
      <w:r w:rsidRPr="00591080">
        <w:rPr>
          <w:rFonts w:asciiTheme="minorEastAsia" w:hAnsiTheme="minorEastAsia" w:cs="Arial" w:hint="eastAsia"/>
          <w:kern w:val="0"/>
          <w:szCs w:val="24"/>
        </w:rPr>
        <w:t>）</w:t>
      </w:r>
      <w:r w:rsidRPr="00DC555B">
        <w:rPr>
          <w:rFonts w:ascii="Arial" w:eastAsia="SimSun" w:hAnsi="Arial" w:cs="Arial" w:hint="eastAsia"/>
          <w:kern w:val="0"/>
          <w:szCs w:val="24"/>
        </w:rPr>
        <w:t>可以合写为：</w:t>
      </w:r>
    </w:p>
    <w:p w14:paraId="6ABBC030" w14:textId="77777777" w:rsidR="006139AF" w:rsidRPr="00DC555B" w:rsidRDefault="007B2DA7" w:rsidP="007B2DA7">
      <w:pPr>
        <w:pStyle w:val="a"/>
      </w:pPr>
      <w:r>
        <w:rPr>
          <w:rFonts w:hint="eastAsia"/>
        </w:rPr>
        <w:tab/>
      </w:r>
      <w:r w:rsidR="006139AF" w:rsidRPr="00DC555B">
        <w:object w:dxaOrig="4680" w:dyaOrig="1100" w14:anchorId="6ABBC44A">
          <v:shape id="_x0000_i1352" type="#_x0000_t75" style="width:234.75pt;height:55.5pt" o:ole="">
            <v:imagedata r:id="rId633" o:title=""/>
          </v:shape>
          <o:OLEObject Type="Embed" ProgID="Equation.DSMT4" ShapeID="_x0000_i1352" DrawAspect="Content" ObjectID="_1617179668" r:id="rId634"/>
        </w:object>
      </w:r>
      <w:r>
        <w:rPr>
          <w:rFonts w:hint="eastAsia"/>
        </w:rPr>
        <w:tab/>
      </w:r>
      <w:r w:rsidR="00C73E9C" w:rsidRPr="007B2DA7">
        <w:rPr>
          <w:rFonts w:asciiTheme="minorEastAsia" w:hAnsiTheme="minorEastAsia"/>
        </w:rPr>
        <w:t>（</w:t>
      </w:r>
      <w:r w:rsidR="00C73E9C" w:rsidRPr="007B2DA7">
        <w:rPr>
          <w:rFonts w:asciiTheme="minorEastAsia" w:hAnsiTheme="minorEastAsia" w:hint="eastAsia"/>
        </w:rPr>
        <w:t>3-19</w:t>
      </w:r>
      <w:r w:rsidR="00C73E9C" w:rsidRPr="007B2DA7">
        <w:rPr>
          <w:rFonts w:asciiTheme="minorEastAsia" w:hAnsiTheme="minorEastAsia"/>
        </w:rPr>
        <w:t>）</w:t>
      </w:r>
    </w:p>
    <w:p w14:paraId="6ABBC031" w14:textId="77777777" w:rsidR="006139AF" w:rsidRPr="00DC555B" w:rsidRDefault="008F5BF1" w:rsidP="00DC555B">
      <w:pPr>
        <w:shd w:val="clear" w:color="auto" w:fill="FFFFFF"/>
        <w:spacing w:line="360" w:lineRule="auto"/>
        <w:rPr>
          <w:rFonts w:ascii="Arial" w:eastAsia="SimSun" w:hAnsi="Arial" w:cs="Arial"/>
          <w:kern w:val="0"/>
          <w:szCs w:val="24"/>
        </w:rPr>
      </w:pPr>
      <w:r w:rsidRPr="00DC555B">
        <w:rPr>
          <w:rFonts w:ascii="Arial" w:eastAsia="SimSun" w:hAnsi="Arial" w:cs="Arial" w:hint="eastAsia"/>
          <w:kern w:val="0"/>
          <w:szCs w:val="24"/>
        </w:rPr>
        <w:t>公式</w:t>
      </w:r>
      <w:r w:rsidR="006139AF" w:rsidRPr="00591080">
        <w:rPr>
          <w:rFonts w:asciiTheme="minorEastAsia" w:hAnsiTheme="minorEastAsia" w:cs="Arial" w:hint="eastAsia"/>
          <w:kern w:val="0"/>
          <w:szCs w:val="24"/>
        </w:rPr>
        <w:t>（3</w:t>
      </w:r>
      <w:r w:rsidR="00C73E9C" w:rsidRPr="00591080">
        <w:rPr>
          <w:rFonts w:asciiTheme="minorEastAsia" w:hAnsiTheme="minorEastAsia" w:cs="Arial" w:hint="eastAsia"/>
          <w:kern w:val="0"/>
          <w:szCs w:val="24"/>
        </w:rPr>
        <w:t>-17</w:t>
      </w:r>
      <w:r w:rsidR="006139AF" w:rsidRPr="00591080">
        <w:rPr>
          <w:rFonts w:asciiTheme="minorEastAsia" w:hAnsiTheme="minorEastAsia" w:cs="Arial" w:hint="eastAsia"/>
          <w:kern w:val="0"/>
          <w:szCs w:val="24"/>
        </w:rPr>
        <w:t>）（</w:t>
      </w:r>
      <w:r w:rsidR="00C73E9C" w:rsidRPr="00591080">
        <w:rPr>
          <w:rFonts w:asciiTheme="minorEastAsia" w:hAnsiTheme="minorEastAsia" w:cs="Arial" w:hint="eastAsia"/>
          <w:kern w:val="0"/>
          <w:szCs w:val="24"/>
        </w:rPr>
        <w:t>3-18</w:t>
      </w:r>
      <w:r w:rsidR="006139AF" w:rsidRPr="00591080">
        <w:rPr>
          <w:rFonts w:asciiTheme="minorEastAsia" w:hAnsiTheme="minorEastAsia" w:cs="Arial" w:hint="eastAsia"/>
          <w:kern w:val="0"/>
          <w:szCs w:val="24"/>
        </w:rPr>
        <w:t>）</w:t>
      </w:r>
      <w:r w:rsidR="006139AF" w:rsidRPr="00DC555B">
        <w:rPr>
          <w:rFonts w:ascii="Arial" w:eastAsia="SimSun" w:hAnsi="Arial" w:cs="Arial" w:hint="eastAsia"/>
          <w:kern w:val="0"/>
          <w:szCs w:val="24"/>
        </w:rPr>
        <w:t>可以合写为：</w:t>
      </w:r>
    </w:p>
    <w:p w14:paraId="6ABBC032" w14:textId="77777777" w:rsidR="008F5BF1" w:rsidRPr="00DC555B" w:rsidRDefault="007B2DA7" w:rsidP="007B2DA7">
      <w:pPr>
        <w:pStyle w:val="a"/>
      </w:pPr>
      <w:r>
        <w:rPr>
          <w:rFonts w:hint="eastAsia"/>
        </w:rPr>
        <w:tab/>
      </w:r>
      <w:r w:rsidR="006139AF" w:rsidRPr="00DC555B">
        <w:object w:dxaOrig="5500" w:dyaOrig="740" w14:anchorId="6ABBC44B">
          <v:shape id="_x0000_i1353" type="#_x0000_t75" style="width:274.5pt;height:37.5pt" o:ole="">
            <v:imagedata r:id="rId635" o:title=""/>
          </v:shape>
          <o:OLEObject Type="Embed" ProgID="Equation.DSMT4" ShapeID="_x0000_i1353" DrawAspect="Content" ObjectID="_1617179669" r:id="rId636"/>
        </w:object>
      </w:r>
      <w:r>
        <w:rPr>
          <w:rFonts w:hint="eastAsia"/>
        </w:rPr>
        <w:tab/>
      </w:r>
      <w:r w:rsidR="006139AF" w:rsidRPr="007B2DA7">
        <w:rPr>
          <w:rFonts w:asciiTheme="minorEastAsia" w:hAnsiTheme="minorEastAsia" w:hint="eastAsia"/>
        </w:rPr>
        <w:t>（</w:t>
      </w:r>
      <w:r w:rsidR="00C73E9C" w:rsidRPr="007B2DA7">
        <w:rPr>
          <w:rFonts w:asciiTheme="minorEastAsia" w:hAnsiTheme="minorEastAsia" w:hint="eastAsia"/>
        </w:rPr>
        <w:t>3-20</w:t>
      </w:r>
      <w:r w:rsidR="006139AF" w:rsidRPr="007B2DA7">
        <w:rPr>
          <w:rFonts w:asciiTheme="minorEastAsia" w:hAnsiTheme="minorEastAsia" w:hint="eastAsia"/>
        </w:rPr>
        <w:t>）</w:t>
      </w:r>
    </w:p>
    <w:p w14:paraId="6ABBC033" w14:textId="77777777" w:rsidR="006139AF" w:rsidRPr="00DC555B" w:rsidRDefault="006139AF" w:rsidP="00DC555B">
      <w:pPr>
        <w:shd w:val="clear" w:color="auto" w:fill="FFFFFF"/>
        <w:spacing w:line="360" w:lineRule="auto"/>
        <w:rPr>
          <w:rFonts w:ascii="Arial" w:eastAsia="SimSun" w:hAnsi="Arial" w:cs="Arial"/>
          <w:kern w:val="0"/>
          <w:szCs w:val="24"/>
        </w:rPr>
      </w:pPr>
      <w:r w:rsidRPr="00DC555B">
        <w:rPr>
          <w:rFonts w:ascii="Arial" w:eastAsia="SimSun" w:hAnsi="Arial" w:cs="Arial" w:hint="eastAsia"/>
          <w:kern w:val="0"/>
          <w:szCs w:val="24"/>
        </w:rPr>
        <w:t>令</w:t>
      </w:r>
      <w:r w:rsidR="008F5BF1" w:rsidRPr="00DC555B">
        <w:rPr>
          <w:rFonts w:ascii="Arial" w:eastAsia="SimSun" w:hAnsi="Arial" w:cs="Arial" w:hint="eastAsia"/>
          <w:kern w:val="0"/>
          <w:szCs w:val="24"/>
        </w:rPr>
        <w:t>公式</w:t>
      </w:r>
      <w:r w:rsidR="008F5BF1" w:rsidRPr="00591080">
        <w:rPr>
          <w:rFonts w:asciiTheme="minorEastAsia" w:hAnsiTheme="minorEastAsia" w:cs="Arial" w:hint="eastAsia"/>
          <w:kern w:val="0"/>
          <w:szCs w:val="24"/>
        </w:rPr>
        <w:t>（</w:t>
      </w:r>
      <w:r w:rsidR="00C73E9C" w:rsidRPr="00591080">
        <w:rPr>
          <w:rFonts w:asciiTheme="minorEastAsia" w:hAnsiTheme="minorEastAsia" w:cs="Arial" w:hint="eastAsia"/>
          <w:kern w:val="0"/>
          <w:szCs w:val="24"/>
        </w:rPr>
        <w:t>3-19</w:t>
      </w:r>
      <w:r w:rsidR="008F5BF1" w:rsidRPr="00591080">
        <w:rPr>
          <w:rFonts w:asciiTheme="minorEastAsia" w:hAnsiTheme="minorEastAsia" w:cs="Arial" w:hint="eastAsia"/>
          <w:kern w:val="0"/>
          <w:szCs w:val="24"/>
        </w:rPr>
        <w:t>）</w:t>
      </w:r>
      <w:r w:rsidRPr="00591080">
        <w:rPr>
          <w:rFonts w:asciiTheme="minorEastAsia" w:hAnsiTheme="minorEastAsia" w:cs="Arial" w:hint="eastAsia"/>
          <w:kern w:val="0"/>
          <w:szCs w:val="24"/>
        </w:rPr>
        <w:t>（</w:t>
      </w:r>
      <w:r w:rsidR="00C73E9C" w:rsidRPr="00591080">
        <w:rPr>
          <w:rFonts w:asciiTheme="minorEastAsia" w:hAnsiTheme="minorEastAsia" w:cs="Arial" w:hint="eastAsia"/>
          <w:kern w:val="0"/>
          <w:szCs w:val="24"/>
        </w:rPr>
        <w:t>3-20</w:t>
      </w:r>
      <w:r w:rsidRPr="00591080">
        <w:rPr>
          <w:rFonts w:asciiTheme="minorEastAsia" w:hAnsiTheme="minorEastAsia" w:cs="Arial" w:hint="eastAsia"/>
          <w:kern w:val="0"/>
          <w:szCs w:val="24"/>
        </w:rPr>
        <w:t>）</w:t>
      </w:r>
      <w:r w:rsidRPr="00DC555B">
        <w:rPr>
          <w:rFonts w:ascii="Arial" w:eastAsia="SimSun" w:hAnsi="Arial" w:cs="Arial" w:hint="eastAsia"/>
          <w:kern w:val="0"/>
          <w:szCs w:val="24"/>
        </w:rPr>
        <w:t>为零</w:t>
      </w:r>
      <w:r w:rsidR="008F5BF1" w:rsidRPr="00DC555B">
        <w:rPr>
          <w:rFonts w:ascii="Arial" w:eastAsia="SimSun" w:hAnsi="Arial" w:cs="Arial" w:hint="eastAsia"/>
          <w:kern w:val="0"/>
          <w:szCs w:val="24"/>
        </w:rPr>
        <w:t>，即</w:t>
      </w:r>
      <w:r w:rsidRPr="00DC555B">
        <w:rPr>
          <w:rFonts w:ascii="Arial" w:eastAsia="SimSun" w:hAnsi="Arial" w:cs="Arial" w:hint="eastAsia"/>
          <w:kern w:val="0"/>
          <w:szCs w:val="24"/>
        </w:rPr>
        <w:t>：</w:t>
      </w:r>
    </w:p>
    <w:p w14:paraId="6ABBC034" w14:textId="77777777" w:rsidR="006139AF" w:rsidRPr="00DC555B" w:rsidRDefault="006139AF" w:rsidP="00DC555B">
      <w:pPr>
        <w:shd w:val="clear" w:color="auto" w:fill="FFFFFF"/>
        <w:spacing w:line="360" w:lineRule="auto"/>
        <w:ind w:firstLineChars="700" w:firstLine="1680"/>
        <w:rPr>
          <w:rFonts w:ascii="Arial" w:eastAsia="SimSun" w:hAnsi="Arial" w:cs="Arial"/>
          <w:kern w:val="0"/>
          <w:szCs w:val="24"/>
        </w:rPr>
      </w:pPr>
      <w:r w:rsidRPr="00DC555B">
        <w:rPr>
          <w:rFonts w:ascii="Arial" w:eastAsia="SimSun" w:hAnsi="Arial" w:cs="Arial"/>
          <w:kern w:val="0"/>
          <w:szCs w:val="24"/>
        </w:rPr>
        <w:object w:dxaOrig="4060" w:dyaOrig="720" w14:anchorId="6ABBC44C">
          <v:shape id="_x0000_i1354" type="#_x0000_t75" style="width:202.5pt;height:36pt" o:ole="">
            <v:imagedata r:id="rId637" o:title=""/>
          </v:shape>
          <o:OLEObject Type="Embed" ProgID="Equation.DSMT4" ShapeID="_x0000_i1354" DrawAspect="Content" ObjectID="_1617179670" r:id="rId638"/>
        </w:object>
      </w:r>
    </w:p>
    <w:p w14:paraId="6ABBC035" w14:textId="77777777" w:rsidR="006139AF" w:rsidRPr="00DC555B" w:rsidRDefault="008F5BF1" w:rsidP="00DC555B">
      <w:pPr>
        <w:shd w:val="clear" w:color="auto" w:fill="FFFFFF"/>
        <w:spacing w:line="360" w:lineRule="auto"/>
        <w:rPr>
          <w:rFonts w:ascii="Arial" w:eastAsia="SimSun" w:hAnsi="Arial" w:cs="Arial"/>
          <w:kern w:val="0"/>
          <w:szCs w:val="24"/>
        </w:rPr>
      </w:pPr>
      <w:r w:rsidRPr="00DC555B">
        <w:rPr>
          <w:rFonts w:ascii="Arial" w:eastAsia="SimSun" w:hAnsi="Arial" w:cs="Arial" w:hint="eastAsia"/>
          <w:kern w:val="0"/>
          <w:szCs w:val="24"/>
        </w:rPr>
        <w:t>就</w:t>
      </w:r>
      <w:r w:rsidR="006139AF" w:rsidRPr="00DC555B">
        <w:rPr>
          <w:rFonts w:ascii="Arial" w:eastAsia="SimSun" w:hAnsi="Arial" w:cs="Arial" w:hint="eastAsia"/>
          <w:kern w:val="0"/>
          <w:szCs w:val="24"/>
        </w:rPr>
        <w:t>可</w:t>
      </w:r>
      <w:r w:rsidRPr="00DC555B">
        <w:rPr>
          <w:rFonts w:ascii="Arial" w:eastAsia="SimSun" w:hAnsi="Arial" w:cs="Arial" w:hint="eastAsia"/>
          <w:kern w:val="0"/>
          <w:szCs w:val="24"/>
        </w:rPr>
        <w:t>以</w:t>
      </w:r>
      <w:r w:rsidR="006139AF" w:rsidRPr="00DC555B">
        <w:rPr>
          <w:rFonts w:ascii="Arial" w:eastAsia="SimSun" w:hAnsi="Arial" w:cs="Arial" w:hint="eastAsia"/>
          <w:kern w:val="0"/>
          <w:szCs w:val="24"/>
        </w:rPr>
        <w:t>得</w:t>
      </w:r>
      <w:r w:rsidRPr="00DC555B">
        <w:rPr>
          <w:rFonts w:ascii="Arial" w:eastAsia="SimSun" w:hAnsi="Arial" w:cs="Arial" w:hint="eastAsia"/>
          <w:kern w:val="0"/>
          <w:szCs w:val="24"/>
        </w:rPr>
        <w:t>到</w:t>
      </w:r>
      <w:r w:rsidR="006139AF" w:rsidRPr="00DC555B">
        <w:rPr>
          <w:rFonts w:ascii="Arial" w:eastAsia="SimSun" w:hAnsi="Arial" w:cs="Arial" w:hint="eastAsia"/>
          <w:kern w:val="0"/>
          <w:szCs w:val="24"/>
        </w:rPr>
        <w:t>：</w:t>
      </w:r>
    </w:p>
    <w:p w14:paraId="6ABBC036" w14:textId="77777777" w:rsidR="006139AF" w:rsidRPr="00DC555B" w:rsidRDefault="007B2DA7" w:rsidP="007B2DA7">
      <w:pPr>
        <w:pStyle w:val="a"/>
      </w:pPr>
      <w:r>
        <w:rPr>
          <w:rFonts w:hint="eastAsia"/>
        </w:rPr>
        <w:tab/>
      </w:r>
      <w:r w:rsidRPr="00DC555B">
        <w:object w:dxaOrig="3620" w:dyaOrig="740" w14:anchorId="6ABBC44D">
          <v:shape id="_x0000_i1355" type="#_x0000_t75" style="width:195.75pt;height:37.5pt" o:ole="">
            <v:imagedata r:id="rId639" o:title=""/>
          </v:shape>
          <o:OLEObject Type="Embed" ProgID="Equation.DSMT4" ShapeID="_x0000_i1355" DrawAspect="Content" ObjectID="_1617179671" r:id="rId640"/>
        </w:object>
      </w:r>
      <w:r>
        <w:rPr>
          <w:rFonts w:hint="eastAsia"/>
        </w:rPr>
        <w:tab/>
      </w:r>
      <w:r w:rsidR="006139AF" w:rsidRPr="007B2DA7">
        <w:rPr>
          <w:rFonts w:asciiTheme="minorEastAsia" w:hAnsiTheme="minorEastAsia" w:hint="eastAsia"/>
        </w:rPr>
        <w:t>（</w:t>
      </w:r>
      <w:r w:rsidR="00C73E9C" w:rsidRPr="007B2DA7">
        <w:rPr>
          <w:rFonts w:asciiTheme="minorEastAsia" w:hAnsiTheme="minorEastAsia" w:hint="eastAsia"/>
        </w:rPr>
        <w:t>3-21</w:t>
      </w:r>
      <w:r w:rsidR="006139AF" w:rsidRPr="007B2DA7">
        <w:rPr>
          <w:rFonts w:asciiTheme="minorEastAsia" w:hAnsiTheme="minorEastAsia" w:hint="eastAsia"/>
        </w:rPr>
        <w:t>）</w:t>
      </w:r>
    </w:p>
    <w:p w14:paraId="6ABBC037" w14:textId="77777777" w:rsidR="006139AF" w:rsidRPr="00DC555B" w:rsidRDefault="007B2DA7" w:rsidP="007B2DA7">
      <w:pPr>
        <w:pStyle w:val="a"/>
      </w:pPr>
      <w:r>
        <w:rPr>
          <w:rFonts w:hint="eastAsia"/>
        </w:rPr>
        <w:tab/>
      </w:r>
      <w:r w:rsidR="006139AF" w:rsidRPr="00DC555B">
        <w:object w:dxaOrig="4040" w:dyaOrig="740" w14:anchorId="6ABBC44E">
          <v:shape id="_x0000_i1356" type="#_x0000_t75" style="width:201.75pt;height:37.5pt" o:ole="">
            <v:imagedata r:id="rId641" o:title=""/>
          </v:shape>
          <o:OLEObject Type="Embed" ProgID="Equation.DSMT4" ShapeID="_x0000_i1356" DrawAspect="Content" ObjectID="_1617179672" r:id="rId642"/>
        </w:object>
      </w:r>
      <w:r>
        <w:rPr>
          <w:rFonts w:hint="eastAsia"/>
        </w:rPr>
        <w:tab/>
      </w:r>
      <w:r w:rsidR="006139AF" w:rsidRPr="007B2DA7">
        <w:rPr>
          <w:rFonts w:asciiTheme="minorEastAsia" w:hAnsiTheme="minorEastAsia"/>
        </w:rPr>
        <w:t>（</w:t>
      </w:r>
      <w:r w:rsidR="00C73E9C" w:rsidRPr="007B2DA7">
        <w:rPr>
          <w:rFonts w:asciiTheme="minorEastAsia" w:hAnsiTheme="minorEastAsia" w:hint="eastAsia"/>
        </w:rPr>
        <w:t>3-22</w:t>
      </w:r>
      <w:r w:rsidR="006139AF" w:rsidRPr="007B2DA7">
        <w:rPr>
          <w:rFonts w:asciiTheme="minorEastAsia" w:hAnsiTheme="minorEastAsia"/>
        </w:rPr>
        <w:t>）</w:t>
      </w:r>
    </w:p>
    <w:p w14:paraId="6ABBC038" w14:textId="77777777" w:rsidR="006139AF" w:rsidRPr="00DC555B" w:rsidRDefault="006139AF" w:rsidP="007B2DA7">
      <w:pPr>
        <w:pStyle w:val="a"/>
      </w:pPr>
      <w:r w:rsidRPr="00DC555B">
        <w:rPr>
          <w:rFonts w:hint="eastAsia"/>
        </w:rPr>
        <w:t>由公式（</w:t>
      </w:r>
      <w:r w:rsidR="00B41219" w:rsidRPr="00591080">
        <w:rPr>
          <w:rFonts w:asciiTheme="minorEastAsia" w:hAnsiTheme="minorEastAsia" w:hint="eastAsia"/>
        </w:rPr>
        <w:t>3-21</w:t>
      </w:r>
      <w:r w:rsidRPr="00DC555B">
        <w:rPr>
          <w:rFonts w:hint="eastAsia"/>
        </w:rPr>
        <w:t>）可得：</w:t>
      </w:r>
      <w:r w:rsidRPr="00DC555B">
        <w:object w:dxaOrig="2760" w:dyaOrig="1420" w14:anchorId="6ABBC44F">
          <v:shape id="_x0000_i1357" type="#_x0000_t75" style="width:138pt;height:71.25pt" o:ole="">
            <v:imagedata r:id="rId643" o:title=""/>
          </v:shape>
          <o:OLEObject Type="Embed" ProgID="Equation.DSMT4" ShapeID="_x0000_i1357" DrawAspect="Content" ObjectID="_1617179673" r:id="rId644"/>
        </w:object>
      </w:r>
      <w:r w:rsidRPr="00DC555B">
        <w:rPr>
          <w:rFonts w:hint="eastAsia"/>
        </w:rPr>
        <w:t xml:space="preserve"> </w:t>
      </w:r>
      <w:r w:rsidR="00B41219" w:rsidRPr="00DC555B">
        <w:rPr>
          <w:rFonts w:hint="eastAsia"/>
        </w:rPr>
        <w:t xml:space="preserve"> </w:t>
      </w:r>
      <w:r w:rsidR="007B2DA7">
        <w:rPr>
          <w:rFonts w:hint="eastAsia"/>
        </w:rPr>
        <w:tab/>
      </w:r>
      <w:r w:rsidR="00B41219" w:rsidRPr="007B2DA7">
        <w:rPr>
          <w:rFonts w:asciiTheme="minorEastAsia" w:hAnsiTheme="minorEastAsia" w:hint="eastAsia"/>
        </w:rPr>
        <w:t>（3-23）</w:t>
      </w:r>
      <w:r w:rsidRPr="007B2DA7">
        <w:rPr>
          <w:rFonts w:asciiTheme="minorEastAsia" w:hAnsiTheme="minorEastAsia" w:hint="eastAsia"/>
        </w:rPr>
        <w:t xml:space="preserve"> </w:t>
      </w:r>
      <w:r w:rsidRPr="00DC555B">
        <w:rPr>
          <w:rFonts w:hint="eastAsia"/>
        </w:rPr>
        <w:t xml:space="preserve">   </w:t>
      </w:r>
      <w:r w:rsidR="00C73E9C" w:rsidRPr="00DC555B">
        <w:rPr>
          <w:rFonts w:hint="eastAsia"/>
        </w:rPr>
        <w:t xml:space="preserve">                  </w:t>
      </w:r>
      <w:r w:rsidRPr="00DC555B">
        <w:rPr>
          <w:rFonts w:hint="eastAsia"/>
        </w:rPr>
        <w:t xml:space="preserve"> </w:t>
      </w:r>
      <w:r w:rsidR="00C73E9C" w:rsidRPr="00DC555B">
        <w:rPr>
          <w:rFonts w:hint="eastAsia"/>
        </w:rPr>
        <w:t xml:space="preserve"> </w:t>
      </w:r>
    </w:p>
    <w:p w14:paraId="6ABBC039" w14:textId="77777777" w:rsidR="006139AF" w:rsidRPr="00DC555B" w:rsidRDefault="00591080" w:rsidP="007B2DA7">
      <w:pPr>
        <w:pStyle w:val="a"/>
      </w:pPr>
      <w:r>
        <w:t>将</w:t>
      </w:r>
      <w:r>
        <w:rPr>
          <w:rFonts w:hint="eastAsia"/>
        </w:rPr>
        <w:t>方程</w:t>
      </w:r>
      <w:r w:rsidR="006139AF" w:rsidRPr="00591080">
        <w:rPr>
          <w:rFonts w:asciiTheme="minorEastAsia" w:hAnsiTheme="minorEastAsia"/>
        </w:rPr>
        <w:t>（</w:t>
      </w:r>
      <w:r w:rsidR="00B41219" w:rsidRPr="00591080">
        <w:rPr>
          <w:rFonts w:asciiTheme="minorEastAsia" w:hAnsiTheme="minorEastAsia" w:hint="eastAsia"/>
        </w:rPr>
        <w:t>3-22</w:t>
      </w:r>
      <w:r w:rsidR="006139AF" w:rsidRPr="00591080">
        <w:rPr>
          <w:rFonts w:asciiTheme="minorEastAsia" w:hAnsiTheme="minorEastAsia"/>
        </w:rPr>
        <w:t>）</w:t>
      </w:r>
      <w:r w:rsidR="006139AF" w:rsidRPr="00DC555B">
        <w:t>做变换，令</w:t>
      </w:r>
      <w:r w:rsidR="006139AF" w:rsidRPr="00DC555B">
        <w:object w:dxaOrig="2420" w:dyaOrig="1480" w14:anchorId="6ABBC450">
          <v:shape id="_x0000_i1358" type="#_x0000_t75" style="width:121.5pt;height:74.25pt" o:ole="">
            <v:imagedata r:id="rId645" o:title=""/>
          </v:shape>
          <o:OLEObject Type="Embed" ProgID="Equation.DSMT4" ShapeID="_x0000_i1358" DrawAspect="Content" ObjectID="_1617179674" r:id="rId646"/>
        </w:object>
      </w:r>
      <w:r w:rsidR="007B2DA7">
        <w:rPr>
          <w:rFonts w:hint="eastAsia"/>
        </w:rPr>
        <w:tab/>
      </w:r>
      <w:r w:rsidR="00C73E9C" w:rsidRPr="007B2DA7">
        <w:rPr>
          <w:rFonts w:asciiTheme="minorEastAsia" w:hAnsiTheme="minorEastAsia"/>
        </w:rPr>
        <w:t>（</w:t>
      </w:r>
      <w:r w:rsidR="00C73E9C" w:rsidRPr="007B2DA7">
        <w:rPr>
          <w:rFonts w:asciiTheme="minorEastAsia" w:hAnsiTheme="minorEastAsia" w:hint="eastAsia"/>
        </w:rPr>
        <w:t>3-24</w:t>
      </w:r>
      <w:r w:rsidR="00C73E9C" w:rsidRPr="007B2DA7">
        <w:rPr>
          <w:rFonts w:asciiTheme="minorEastAsia" w:hAnsiTheme="minorEastAsia"/>
        </w:rPr>
        <w:t>）</w:t>
      </w:r>
    </w:p>
    <w:p w14:paraId="6ABBC03A" w14:textId="77777777" w:rsidR="006139AF" w:rsidRPr="00DC555B" w:rsidRDefault="00900A72" w:rsidP="007B2DA7">
      <w:pPr>
        <w:pStyle w:val="a"/>
      </w:pPr>
      <w:r w:rsidRPr="00DC555B">
        <w:rPr>
          <w:rFonts w:hint="eastAsia"/>
        </w:rPr>
        <w:t>则方程</w:t>
      </w:r>
      <w:r w:rsidR="006139AF" w:rsidRPr="00591080">
        <w:rPr>
          <w:rFonts w:asciiTheme="minorEastAsia" w:hAnsiTheme="minorEastAsia" w:hint="eastAsia"/>
        </w:rPr>
        <w:t>（</w:t>
      </w:r>
      <w:r w:rsidR="00B41219" w:rsidRPr="00591080">
        <w:rPr>
          <w:rFonts w:asciiTheme="minorEastAsia" w:hAnsiTheme="minorEastAsia" w:hint="eastAsia"/>
        </w:rPr>
        <w:t>3-22</w:t>
      </w:r>
      <w:r w:rsidRPr="00591080">
        <w:rPr>
          <w:rFonts w:asciiTheme="minorEastAsia" w:hAnsiTheme="minorEastAsia" w:hint="eastAsia"/>
        </w:rPr>
        <w:t>）</w:t>
      </w:r>
      <w:r w:rsidRPr="00DC555B">
        <w:rPr>
          <w:rFonts w:hint="eastAsia"/>
        </w:rPr>
        <w:t>就可以化简</w:t>
      </w:r>
      <w:r w:rsidR="006139AF" w:rsidRPr="00DC555B">
        <w:rPr>
          <w:rFonts w:hint="eastAsia"/>
        </w:rPr>
        <w:t>为：</w:t>
      </w:r>
      <w:r w:rsidR="006139AF" w:rsidRPr="00DC555B">
        <w:object w:dxaOrig="2799" w:dyaOrig="700" w14:anchorId="6ABBC451">
          <v:shape id="_x0000_i1359" type="#_x0000_t75" style="width:140.25pt;height:35.25pt" o:ole="">
            <v:imagedata r:id="rId647" o:title=""/>
          </v:shape>
          <o:OLEObject Type="Embed" ProgID="Equation.DSMT4" ShapeID="_x0000_i1359" DrawAspect="Content" ObjectID="_1617179675" r:id="rId648"/>
        </w:object>
      </w:r>
      <w:r w:rsidR="007B2DA7">
        <w:rPr>
          <w:rFonts w:hint="eastAsia"/>
        </w:rPr>
        <w:tab/>
      </w:r>
      <w:r w:rsidR="00C73E9C" w:rsidRPr="007B2DA7">
        <w:rPr>
          <w:rFonts w:asciiTheme="minorEastAsia" w:hAnsiTheme="minorEastAsia"/>
        </w:rPr>
        <w:t>（</w:t>
      </w:r>
      <w:r w:rsidR="00C73E9C" w:rsidRPr="007B2DA7">
        <w:rPr>
          <w:rFonts w:asciiTheme="minorEastAsia" w:hAnsiTheme="minorEastAsia" w:hint="eastAsia"/>
        </w:rPr>
        <w:t>3-25</w:t>
      </w:r>
      <w:r w:rsidR="00C73E9C" w:rsidRPr="007B2DA7">
        <w:rPr>
          <w:rFonts w:asciiTheme="minorEastAsia" w:hAnsiTheme="minorEastAsia"/>
        </w:rPr>
        <w:t>）</w:t>
      </w:r>
    </w:p>
    <w:p w14:paraId="6ABBC03B" w14:textId="77777777" w:rsidR="006139AF" w:rsidRPr="00DC555B" w:rsidRDefault="006139AF" w:rsidP="00DC555B">
      <w:pPr>
        <w:shd w:val="clear" w:color="auto" w:fill="FFFFFF"/>
        <w:spacing w:line="360" w:lineRule="auto"/>
        <w:textAlignment w:val="center"/>
        <w:rPr>
          <w:rFonts w:ascii="Arial" w:eastAsia="SimSun" w:hAnsi="Arial" w:cs="Arial"/>
          <w:kern w:val="0"/>
          <w:szCs w:val="24"/>
        </w:rPr>
      </w:pPr>
      <w:r w:rsidRPr="00DC555B">
        <w:rPr>
          <w:rFonts w:ascii="Arial" w:eastAsia="SimSun" w:hAnsi="Arial" w:cs="Arial"/>
          <w:kern w:val="0"/>
          <w:szCs w:val="24"/>
        </w:rPr>
        <w:t>设</w:t>
      </w:r>
      <w:r w:rsidRPr="00DC555B">
        <w:rPr>
          <w:rFonts w:ascii="Arial" w:eastAsia="SimSun" w:hAnsi="Arial" w:cs="Arial"/>
          <w:kern w:val="0"/>
          <w:szCs w:val="24"/>
        </w:rPr>
        <w:object w:dxaOrig="3360" w:dyaOrig="700" w14:anchorId="6ABBC452">
          <v:shape id="_x0000_i1360" type="#_x0000_t75" style="width:168.75pt;height:35.25pt" o:ole="">
            <v:imagedata r:id="rId649" o:title=""/>
          </v:shape>
          <o:OLEObject Type="Embed" ProgID="Equation.DSMT4" ShapeID="_x0000_i1360" DrawAspect="Content" ObjectID="_1617179676" r:id="rId650"/>
        </w:object>
      </w:r>
      <w:r w:rsidRPr="00DC555B">
        <w:rPr>
          <w:rFonts w:ascii="Arial" w:eastAsia="SimSun" w:hAnsi="Arial" w:cs="Arial"/>
          <w:kern w:val="0"/>
          <w:szCs w:val="24"/>
        </w:rPr>
        <w:t>，对</w:t>
      </w:r>
      <w:r w:rsidRPr="00DC555B">
        <w:rPr>
          <w:rFonts w:ascii="Arial" w:eastAsia="SimSun" w:hAnsi="Arial" w:cs="Arial"/>
          <w:kern w:val="0"/>
          <w:szCs w:val="24"/>
        </w:rPr>
        <w:object w:dxaOrig="740" w:dyaOrig="360" w14:anchorId="6ABBC453">
          <v:shape id="_x0000_i1361" type="#_x0000_t75" style="width:37.5pt;height:18.75pt" o:ole="">
            <v:imagedata r:id="rId651" o:title=""/>
          </v:shape>
          <o:OLEObject Type="Embed" ProgID="Equation.DSMT4" ShapeID="_x0000_i1361" DrawAspect="Content" ObjectID="_1617179677" r:id="rId652"/>
        </w:object>
      </w:r>
      <w:r w:rsidRPr="00DC555B">
        <w:rPr>
          <w:rFonts w:ascii="Arial" w:eastAsia="SimSun" w:hAnsi="Arial" w:cs="Arial"/>
          <w:kern w:val="0"/>
          <w:szCs w:val="24"/>
        </w:rPr>
        <w:t>求</w:t>
      </w:r>
      <w:r w:rsidRPr="00DC555B">
        <w:rPr>
          <w:rFonts w:ascii="Arial" w:eastAsia="SimSun" w:hAnsi="Arial" w:cs="Arial"/>
          <w:kern w:val="0"/>
          <w:szCs w:val="24"/>
        </w:rPr>
        <w:object w:dxaOrig="360" w:dyaOrig="300" w14:anchorId="6ABBC454">
          <v:shape id="_x0000_i1362" type="#_x0000_t75" style="width:18.75pt;height:15pt" o:ole="">
            <v:imagedata r:id="rId653" o:title=""/>
          </v:shape>
          <o:OLEObject Type="Embed" ProgID="Equation.DSMT4" ShapeID="_x0000_i1362" DrawAspect="Content" ObjectID="_1617179678" r:id="rId654"/>
        </w:object>
      </w:r>
      <w:r w:rsidRPr="00DC555B">
        <w:rPr>
          <w:rFonts w:ascii="Arial" w:eastAsia="SimSun" w:hAnsi="Arial" w:cs="Arial"/>
          <w:kern w:val="0"/>
          <w:szCs w:val="24"/>
        </w:rPr>
        <w:t>的一阶导数可以得到：</w:t>
      </w:r>
    </w:p>
    <w:p w14:paraId="6ABBC03C" w14:textId="77777777" w:rsidR="006139AF" w:rsidRPr="00DC555B" w:rsidRDefault="007B2DA7" w:rsidP="007B2DA7">
      <w:pPr>
        <w:pStyle w:val="a"/>
      </w:pPr>
      <w:r>
        <w:rPr>
          <w:rFonts w:hint="eastAsia"/>
        </w:rPr>
        <w:tab/>
      </w:r>
      <w:r w:rsidR="006139AF" w:rsidRPr="00DC555B">
        <w:object w:dxaOrig="3660" w:dyaOrig="700" w14:anchorId="6ABBC455">
          <v:shape id="_x0000_i1363" type="#_x0000_t75" style="width:183.75pt;height:35.25pt" o:ole="">
            <v:imagedata r:id="rId655" o:title=""/>
          </v:shape>
          <o:OLEObject Type="Embed" ProgID="Equation.DSMT4" ShapeID="_x0000_i1363" DrawAspect="Content" ObjectID="_1617179679" r:id="rId656"/>
        </w:object>
      </w:r>
      <w:r>
        <w:rPr>
          <w:rFonts w:hint="eastAsia"/>
        </w:rPr>
        <w:tab/>
      </w:r>
      <w:r w:rsidR="00C73E9C" w:rsidRPr="007B2DA7">
        <w:rPr>
          <w:rFonts w:asciiTheme="minorEastAsia" w:hAnsiTheme="minorEastAsia"/>
        </w:rPr>
        <w:t>（</w:t>
      </w:r>
      <w:r w:rsidR="00C73E9C" w:rsidRPr="007B2DA7">
        <w:rPr>
          <w:rFonts w:asciiTheme="minorEastAsia" w:hAnsiTheme="minorEastAsia" w:hint="eastAsia"/>
        </w:rPr>
        <w:t>3-26</w:t>
      </w:r>
      <w:r w:rsidR="00C73E9C" w:rsidRPr="007B2DA7">
        <w:rPr>
          <w:rFonts w:asciiTheme="minorEastAsia" w:hAnsiTheme="minorEastAsia"/>
        </w:rPr>
        <w:t>）</w:t>
      </w:r>
    </w:p>
    <w:p w14:paraId="6ABBC03D" w14:textId="77777777" w:rsidR="007B2DA7" w:rsidRDefault="007B2DA7" w:rsidP="007B2DA7">
      <w:r w:rsidRPr="007B2DA7">
        <w:rPr>
          <w:rFonts w:hint="eastAsia"/>
        </w:rPr>
        <w:t>用牛顿迭代法解方程式，考虑如下的迭代，第</w:t>
      </w:r>
      <w:r w:rsidRPr="007B2DA7">
        <w:rPr>
          <w:rFonts w:hint="eastAsia"/>
        </w:rPr>
        <w:t>m+1</w:t>
      </w:r>
      <w:r w:rsidRPr="007B2DA7">
        <w:rPr>
          <w:rFonts w:hint="eastAsia"/>
        </w:rPr>
        <w:t>次迭代公式</w:t>
      </w:r>
    </w:p>
    <w:p w14:paraId="6ABBC03E" w14:textId="77777777" w:rsidR="00C73E9C" w:rsidRPr="007B2DA7" w:rsidRDefault="007B2DA7" w:rsidP="007B2DA7">
      <w:pPr>
        <w:pStyle w:val="a"/>
      </w:pPr>
      <w:r>
        <w:rPr>
          <w:rFonts w:hint="eastAsia"/>
        </w:rPr>
        <w:tab/>
      </w:r>
      <w:r w:rsidR="006139AF" w:rsidRPr="007B2DA7">
        <w:object w:dxaOrig="2480" w:dyaOrig="720" w14:anchorId="6ABBC456">
          <v:shape id="_x0000_i1364" type="#_x0000_t75" style="width:123.75pt;height:36pt" o:ole="">
            <v:imagedata r:id="rId657" o:title=""/>
          </v:shape>
          <o:OLEObject Type="Embed" ProgID="Equation.DSMT4" ShapeID="_x0000_i1364" DrawAspect="Content" ObjectID="_1617179680" r:id="rId658"/>
        </w:object>
      </w:r>
      <w:r w:rsidR="00C73E9C" w:rsidRPr="007B2DA7">
        <w:rPr>
          <w:rFonts w:hint="eastAsia"/>
        </w:rPr>
        <w:t xml:space="preserve">  </w:t>
      </w:r>
      <w:r>
        <w:rPr>
          <w:rFonts w:hint="eastAsia"/>
        </w:rPr>
        <w:tab/>
      </w:r>
      <w:r w:rsidR="00C73E9C" w:rsidRPr="007B2DA7">
        <w:rPr>
          <w:rFonts w:asciiTheme="minorEastAsia" w:hAnsiTheme="minorEastAsia"/>
        </w:rPr>
        <w:t>（</w:t>
      </w:r>
      <w:r w:rsidR="00C73E9C" w:rsidRPr="007B2DA7">
        <w:rPr>
          <w:rFonts w:asciiTheme="minorEastAsia" w:hAnsiTheme="minorEastAsia" w:hint="eastAsia"/>
        </w:rPr>
        <w:t>3-27</w:t>
      </w:r>
      <w:r w:rsidR="00C73E9C" w:rsidRPr="007B2DA7">
        <w:rPr>
          <w:rFonts w:asciiTheme="minorEastAsia" w:hAnsiTheme="minorEastAsia"/>
        </w:rPr>
        <w:t>）</w:t>
      </w:r>
    </w:p>
    <w:p w14:paraId="6ABBC03F" w14:textId="77777777" w:rsidR="006139AF" w:rsidRPr="00DC555B" w:rsidRDefault="007B2DA7" w:rsidP="007B2DA7">
      <w:pPr>
        <w:pStyle w:val="a"/>
      </w:pPr>
      <w:r>
        <w:rPr>
          <w:rFonts w:hint="eastAsia"/>
        </w:rPr>
        <w:tab/>
      </w:r>
      <w:r w:rsidR="006139AF" w:rsidRPr="00DC555B">
        <w:object w:dxaOrig="4340" w:dyaOrig="1400" w14:anchorId="6ABBC457">
          <v:shape id="_x0000_i1365" type="#_x0000_t75" style="width:216.75pt;height:70.5pt" o:ole="">
            <v:imagedata r:id="rId659" o:title=""/>
          </v:shape>
          <o:OLEObject Type="Embed" ProgID="Equation.DSMT4" ShapeID="_x0000_i1365" DrawAspect="Content" ObjectID="_1617179681" r:id="rId660"/>
        </w:object>
      </w:r>
      <w:r w:rsidR="00C73E9C" w:rsidRPr="00DC555B">
        <w:rPr>
          <w:rFonts w:hint="eastAsia"/>
        </w:rPr>
        <w:t xml:space="preserve">   </w:t>
      </w:r>
      <w:r>
        <w:rPr>
          <w:rFonts w:hint="eastAsia"/>
        </w:rPr>
        <w:tab/>
      </w:r>
      <w:r w:rsidR="00C73E9C" w:rsidRPr="007B2DA7">
        <w:rPr>
          <w:rFonts w:asciiTheme="minorEastAsia" w:hAnsiTheme="minorEastAsia"/>
        </w:rPr>
        <w:t>（</w:t>
      </w:r>
      <w:r w:rsidRPr="007B2DA7">
        <w:rPr>
          <w:rFonts w:asciiTheme="minorEastAsia" w:hAnsiTheme="minorEastAsia" w:hint="eastAsia"/>
        </w:rPr>
        <w:t>3-28</w:t>
      </w:r>
      <w:r w:rsidR="00C73E9C" w:rsidRPr="007B2DA7">
        <w:rPr>
          <w:rFonts w:asciiTheme="minorEastAsia" w:hAnsiTheme="minorEastAsia"/>
        </w:rPr>
        <w:t>）</w:t>
      </w:r>
    </w:p>
    <w:p w14:paraId="6ABBC040" w14:textId="77777777" w:rsidR="006139AF" w:rsidRPr="00DC555B" w:rsidRDefault="006139AF" w:rsidP="00DC555B">
      <w:pPr>
        <w:shd w:val="clear" w:color="auto" w:fill="FFFFFF"/>
        <w:spacing w:line="360" w:lineRule="auto"/>
        <w:textAlignment w:val="center"/>
        <w:rPr>
          <w:rFonts w:ascii="Arial" w:eastAsia="SimSun" w:hAnsi="Arial" w:cs="Arial"/>
          <w:kern w:val="0"/>
          <w:szCs w:val="24"/>
        </w:rPr>
      </w:pPr>
      <w:r w:rsidRPr="00DC555B">
        <w:rPr>
          <w:rFonts w:ascii="Arial" w:eastAsia="SimSun" w:hAnsi="Arial" w:cs="Arial" w:hint="eastAsia"/>
          <w:kern w:val="0"/>
          <w:szCs w:val="24"/>
        </w:rPr>
        <w:t>在求得</w:t>
      </w:r>
      <w:r w:rsidRPr="00DC555B">
        <w:rPr>
          <w:rFonts w:ascii="Arial" w:eastAsia="SimSun" w:hAnsi="Arial" w:cs="Arial"/>
          <w:kern w:val="0"/>
          <w:szCs w:val="24"/>
        </w:rPr>
        <w:object w:dxaOrig="360" w:dyaOrig="300" w14:anchorId="6ABBC458">
          <v:shape id="_x0000_i1366" type="#_x0000_t75" style="width:18.75pt;height:15pt" o:ole="">
            <v:imagedata r:id="rId661" o:title=""/>
          </v:shape>
          <o:OLEObject Type="Embed" ProgID="Equation.DSMT4" ShapeID="_x0000_i1366" DrawAspect="Content" ObjectID="_1617179682" r:id="rId662"/>
        </w:object>
      </w:r>
      <w:r w:rsidRPr="00DC555B">
        <w:rPr>
          <w:rFonts w:ascii="Arial" w:eastAsia="SimSun" w:hAnsi="Arial" w:cs="Arial"/>
          <w:kern w:val="0"/>
          <w:szCs w:val="24"/>
        </w:rPr>
        <w:t>后，可以通过公式</w:t>
      </w:r>
      <w:r w:rsidRPr="00591080">
        <w:rPr>
          <w:rFonts w:asciiTheme="minorEastAsia" w:hAnsiTheme="minorEastAsia" w:cs="Arial"/>
          <w:kern w:val="0"/>
          <w:szCs w:val="24"/>
        </w:rPr>
        <w:t>（</w:t>
      </w:r>
      <w:r w:rsidR="00C73E9C" w:rsidRPr="00591080">
        <w:rPr>
          <w:rFonts w:asciiTheme="minorEastAsia" w:hAnsiTheme="minorEastAsia" w:cs="Arial" w:hint="eastAsia"/>
          <w:kern w:val="0"/>
          <w:szCs w:val="24"/>
        </w:rPr>
        <w:t>3-23</w:t>
      </w:r>
      <w:r w:rsidRPr="00591080">
        <w:rPr>
          <w:rFonts w:asciiTheme="minorEastAsia" w:hAnsiTheme="minorEastAsia" w:cs="Arial"/>
          <w:kern w:val="0"/>
          <w:szCs w:val="24"/>
        </w:rPr>
        <w:t>）</w:t>
      </w:r>
      <w:r w:rsidRPr="00DC555B">
        <w:rPr>
          <w:rFonts w:ascii="Arial" w:eastAsia="SimSun" w:hAnsi="Arial" w:cs="Arial"/>
          <w:kern w:val="0"/>
          <w:szCs w:val="24"/>
        </w:rPr>
        <w:t>求得</w:t>
      </w:r>
      <w:r w:rsidRPr="00DC555B">
        <w:rPr>
          <w:rFonts w:ascii="Arial" w:eastAsia="SimSun" w:hAnsi="Arial" w:cs="Arial"/>
          <w:kern w:val="0"/>
          <w:szCs w:val="24"/>
        </w:rPr>
        <w:object w:dxaOrig="360" w:dyaOrig="360" w14:anchorId="6ABBC459">
          <v:shape id="_x0000_i1367" type="#_x0000_t75" style="width:18.75pt;height:18.75pt" o:ole="">
            <v:imagedata r:id="rId663" o:title=""/>
          </v:shape>
          <o:OLEObject Type="Embed" ProgID="Equation.DSMT4" ShapeID="_x0000_i1367" DrawAspect="Content" ObjectID="_1617179683" r:id="rId664"/>
        </w:object>
      </w:r>
    </w:p>
    <w:p w14:paraId="6ABBC041" w14:textId="77777777" w:rsidR="006139AF" w:rsidRPr="00DC555B" w:rsidRDefault="007B2DA7" w:rsidP="007B2DA7">
      <w:pPr>
        <w:pStyle w:val="a"/>
      </w:pPr>
      <w:r>
        <w:rPr>
          <w:rFonts w:hint="eastAsia"/>
        </w:rPr>
        <w:tab/>
      </w:r>
      <w:r w:rsidR="006139AF" w:rsidRPr="00DC555B">
        <w:object w:dxaOrig="2680" w:dyaOrig="1440" w14:anchorId="6ABBC45A">
          <v:shape id="_x0000_i1368" type="#_x0000_t75" style="width:134.25pt;height:1in" o:ole="">
            <v:imagedata r:id="rId665" o:title=""/>
          </v:shape>
          <o:OLEObject Type="Embed" ProgID="Equation.DSMT4" ShapeID="_x0000_i1368" DrawAspect="Content" ObjectID="_1617179684" r:id="rId666"/>
        </w:object>
      </w:r>
      <w:r>
        <w:rPr>
          <w:rFonts w:hint="eastAsia"/>
        </w:rPr>
        <w:tab/>
      </w:r>
      <w:r w:rsidR="00B41219" w:rsidRPr="007B2DA7">
        <w:rPr>
          <w:rFonts w:asciiTheme="minorEastAsia" w:hAnsiTheme="minorEastAsia"/>
        </w:rPr>
        <w:t>（</w:t>
      </w:r>
      <w:r w:rsidR="00B41219" w:rsidRPr="007B2DA7">
        <w:rPr>
          <w:rFonts w:asciiTheme="minorEastAsia" w:hAnsiTheme="minorEastAsia" w:hint="eastAsia"/>
        </w:rPr>
        <w:t>3-29</w:t>
      </w:r>
      <w:r w:rsidR="00B41219" w:rsidRPr="007B2DA7">
        <w:rPr>
          <w:rFonts w:asciiTheme="minorEastAsia" w:hAnsiTheme="minorEastAsia"/>
        </w:rPr>
        <w:t>）</w:t>
      </w:r>
    </w:p>
    <w:p w14:paraId="6ABBC042" w14:textId="77777777" w:rsidR="0029684A" w:rsidRPr="00591080" w:rsidRDefault="006139AF" w:rsidP="00DC555B">
      <w:pPr>
        <w:shd w:val="clear" w:color="auto" w:fill="FFFFFF"/>
        <w:spacing w:line="360" w:lineRule="auto"/>
        <w:ind w:firstLineChars="200" w:firstLine="480"/>
        <w:rPr>
          <w:rFonts w:asciiTheme="minorEastAsia" w:hAnsiTheme="minorEastAsia" w:cs="Arial"/>
          <w:kern w:val="0"/>
          <w:szCs w:val="24"/>
        </w:rPr>
      </w:pPr>
      <w:r w:rsidRPr="00591080">
        <w:rPr>
          <w:rFonts w:asciiTheme="minorEastAsia" w:hAnsiTheme="minorEastAsia" w:cs="Arial" w:hint="eastAsia"/>
          <w:kern w:val="0"/>
          <w:szCs w:val="24"/>
        </w:rPr>
        <w:t>EM算法是迭代算法，在M步求得</w:t>
      </w:r>
      <w:r w:rsidRPr="00591080">
        <w:rPr>
          <w:rFonts w:asciiTheme="minorEastAsia" w:hAnsiTheme="minorEastAsia" w:cs="Arial"/>
          <w:kern w:val="0"/>
          <w:szCs w:val="24"/>
        </w:rPr>
        <w:object w:dxaOrig="600" w:dyaOrig="340" w14:anchorId="6ABBC45B">
          <v:shape id="_x0000_i1369" type="#_x0000_t75" style="width:29.25pt;height:16.5pt" o:ole="">
            <v:imagedata r:id="rId667" o:title=""/>
          </v:shape>
          <o:OLEObject Type="Embed" ProgID="Equation.DSMT4" ShapeID="_x0000_i1369" DrawAspect="Content" ObjectID="_1617179685" r:id="rId668"/>
        </w:object>
      </w:r>
      <w:r w:rsidRPr="00591080">
        <w:rPr>
          <w:rFonts w:asciiTheme="minorEastAsia" w:hAnsiTheme="minorEastAsia" w:cs="Arial"/>
          <w:kern w:val="0"/>
          <w:szCs w:val="24"/>
        </w:rPr>
        <w:t xml:space="preserve"> 后回到</w:t>
      </w:r>
      <w:r w:rsidRPr="00591080">
        <w:rPr>
          <w:rFonts w:asciiTheme="minorEastAsia" w:hAnsiTheme="minorEastAsia" w:cs="Arial" w:hint="eastAsia"/>
          <w:kern w:val="0"/>
          <w:szCs w:val="24"/>
        </w:rPr>
        <w:t>E步，然后重复E步和M步。</w:t>
      </w:r>
      <w:r w:rsidR="0090423C" w:rsidRPr="00591080">
        <w:rPr>
          <w:rFonts w:asciiTheme="minorEastAsia" w:hAnsiTheme="minorEastAsia" w:cs="Arial" w:hint="eastAsia"/>
          <w:kern w:val="0"/>
          <w:szCs w:val="24"/>
        </w:rPr>
        <w:t>当</w:t>
      </w:r>
      <w:r w:rsidR="0090423C" w:rsidRPr="00591080">
        <w:rPr>
          <w:rFonts w:asciiTheme="minorEastAsia" w:hAnsiTheme="minorEastAsia"/>
          <w:bCs/>
          <w:color w:val="000000" w:themeColor="text1"/>
          <w:position w:val="-16"/>
          <w:szCs w:val="24"/>
        </w:rPr>
        <w:object w:dxaOrig="1300" w:dyaOrig="440" w14:anchorId="6ABBC45C">
          <v:shape id="_x0000_i1370" type="#_x0000_t75" style="width:65.25pt;height:21.75pt" o:ole="">
            <v:imagedata r:id="rId669" o:title=""/>
          </v:shape>
          <o:OLEObject Type="Embed" ProgID="Equation.DSMT4" ShapeID="_x0000_i1370" DrawAspect="Content" ObjectID="_1617179686" r:id="rId670"/>
        </w:object>
      </w:r>
      <w:r w:rsidR="0090423C" w:rsidRPr="00591080">
        <w:rPr>
          <w:rFonts w:asciiTheme="minorEastAsia" w:hAnsiTheme="minorEastAsia"/>
          <w:bCs/>
          <w:color w:val="000000" w:themeColor="text1"/>
          <w:szCs w:val="24"/>
        </w:rPr>
        <w:t xml:space="preserve"> 或者</w:t>
      </w:r>
      <w:r w:rsidR="0090423C" w:rsidRPr="00591080">
        <w:rPr>
          <w:rFonts w:asciiTheme="minorEastAsia" w:hAnsiTheme="minorEastAsia"/>
          <w:bCs/>
          <w:color w:val="000000" w:themeColor="text1"/>
          <w:position w:val="-16"/>
          <w:szCs w:val="24"/>
        </w:rPr>
        <w:object w:dxaOrig="2880" w:dyaOrig="440" w14:anchorId="6ABBC45D">
          <v:shape id="_x0000_i1371" type="#_x0000_t75" style="width:2in;height:21.75pt" o:ole="">
            <v:imagedata r:id="rId671" o:title=""/>
          </v:shape>
          <o:OLEObject Type="Embed" ProgID="Equation.DSMT4" ShapeID="_x0000_i1371" DrawAspect="Content" ObjectID="_1617179687" r:id="rId672"/>
        </w:object>
      </w:r>
      <w:r w:rsidR="0090423C" w:rsidRPr="00591080">
        <w:rPr>
          <w:rFonts w:asciiTheme="minorEastAsia" w:hAnsiTheme="minorEastAsia" w:cs="Arial" w:hint="eastAsia"/>
          <w:kern w:val="0"/>
          <w:szCs w:val="24"/>
        </w:rPr>
        <w:t>很小</w:t>
      </w:r>
      <w:r w:rsidR="00DD47AC" w:rsidRPr="00591080">
        <w:rPr>
          <w:rFonts w:asciiTheme="minorEastAsia" w:hAnsiTheme="minorEastAsia" w:cs="Arial" w:hint="eastAsia"/>
          <w:kern w:val="0"/>
          <w:szCs w:val="24"/>
        </w:rPr>
        <w:t>的</w:t>
      </w:r>
      <w:r w:rsidR="0090423C" w:rsidRPr="00591080">
        <w:rPr>
          <w:rFonts w:asciiTheme="minorEastAsia" w:hAnsiTheme="minorEastAsia" w:cs="Arial" w:hint="eastAsia"/>
          <w:kern w:val="0"/>
          <w:szCs w:val="24"/>
        </w:rPr>
        <w:t>时</w:t>
      </w:r>
      <w:r w:rsidR="00DD47AC" w:rsidRPr="00591080">
        <w:rPr>
          <w:rFonts w:asciiTheme="minorEastAsia" w:hAnsiTheme="minorEastAsia" w:cs="Arial" w:hint="eastAsia"/>
          <w:kern w:val="0"/>
          <w:szCs w:val="24"/>
        </w:rPr>
        <w:t>候</w:t>
      </w:r>
      <w:r w:rsidR="0090423C" w:rsidRPr="00591080">
        <w:rPr>
          <w:rFonts w:asciiTheme="minorEastAsia" w:hAnsiTheme="minorEastAsia" w:cs="Arial" w:hint="eastAsia"/>
          <w:kern w:val="0"/>
          <w:szCs w:val="24"/>
        </w:rPr>
        <w:t>停止迭代。</w:t>
      </w:r>
    </w:p>
    <w:p w14:paraId="6ABBC043" w14:textId="77777777" w:rsidR="00DD47AC" w:rsidRPr="00DC555B" w:rsidRDefault="00DD47AC" w:rsidP="00DC555B">
      <w:pPr>
        <w:shd w:val="clear" w:color="auto" w:fill="FFFFFF"/>
        <w:spacing w:line="360" w:lineRule="auto"/>
        <w:rPr>
          <w:rFonts w:ascii="Arial" w:eastAsia="SimSun" w:hAnsi="Arial" w:cs="Arial"/>
          <w:kern w:val="0"/>
          <w:szCs w:val="24"/>
        </w:rPr>
      </w:pPr>
      <w:r w:rsidRPr="00591080">
        <w:rPr>
          <w:rFonts w:asciiTheme="minorEastAsia" w:hAnsiTheme="minorEastAsia" w:cs="Arial" w:hint="eastAsia"/>
          <w:kern w:val="0"/>
          <w:szCs w:val="24"/>
        </w:rPr>
        <w:t>假设</w:t>
      </w:r>
      <w:r w:rsidRPr="00591080">
        <w:rPr>
          <w:rFonts w:asciiTheme="minorEastAsia" w:hAnsiTheme="minorEastAsia" w:cs="Arial"/>
          <w:kern w:val="0"/>
          <w:position w:val="-12"/>
          <w:szCs w:val="24"/>
        </w:rPr>
        <w:object w:dxaOrig="600" w:dyaOrig="380" w14:anchorId="6ABBC45E">
          <v:shape id="_x0000_i1372" type="#_x0000_t75" style="width:30pt;height:18.75pt" o:ole="">
            <v:imagedata r:id="rId673" o:title=""/>
          </v:shape>
          <o:OLEObject Type="Embed" ProgID="Equation.DSMT4" ShapeID="_x0000_i1372" DrawAspect="Content" ObjectID="_1617179688" r:id="rId674"/>
        </w:object>
      </w:r>
      <w:r w:rsidRPr="00591080">
        <w:rPr>
          <w:rFonts w:asciiTheme="minorEastAsia" w:hAnsiTheme="minorEastAsia" w:cs="Arial"/>
          <w:kern w:val="0"/>
          <w:szCs w:val="24"/>
        </w:rPr>
        <w:t>，</w:t>
      </w:r>
      <w:r w:rsidRPr="00591080">
        <w:rPr>
          <w:rFonts w:asciiTheme="minorEastAsia" w:hAnsiTheme="minorEastAsia" w:cs="Arial"/>
          <w:kern w:val="0"/>
          <w:position w:val="-12"/>
          <w:szCs w:val="24"/>
        </w:rPr>
        <w:object w:dxaOrig="560" w:dyaOrig="380" w14:anchorId="6ABBC45F">
          <v:shape id="_x0000_i1373" type="#_x0000_t75" style="width:28.5pt;height:18.75pt" o:ole="">
            <v:imagedata r:id="rId675" o:title=""/>
          </v:shape>
          <o:OLEObject Type="Embed" ProgID="Equation.DSMT4" ShapeID="_x0000_i1373" DrawAspect="Content" ObjectID="_1617179689" r:id="rId676"/>
        </w:object>
      </w:r>
      <w:r w:rsidRPr="00591080">
        <w:rPr>
          <w:rFonts w:asciiTheme="minorEastAsia" w:hAnsiTheme="minorEastAsia" w:cs="Arial"/>
          <w:kern w:val="0"/>
          <w:szCs w:val="24"/>
        </w:rPr>
        <w:t>是参数</w:t>
      </w:r>
      <w:r w:rsidRPr="00591080">
        <w:rPr>
          <w:rFonts w:asciiTheme="minorEastAsia" w:hAnsiTheme="minorEastAsia" w:cs="Arial"/>
          <w:kern w:val="0"/>
          <w:position w:val="-12"/>
          <w:szCs w:val="24"/>
        </w:rPr>
        <w:object w:dxaOrig="360" w:dyaOrig="360" w14:anchorId="6ABBC460">
          <v:shape id="_x0000_i1374" type="#_x0000_t75" style="width:18.75pt;height:18.75pt" o:ole="">
            <v:imagedata r:id="rId677" o:title=""/>
          </v:shape>
          <o:OLEObject Type="Embed" ProgID="Equation.DSMT4" ShapeID="_x0000_i1374" DrawAspect="Content" ObjectID="_1617179690" r:id="rId678"/>
        </w:object>
      </w:r>
      <w:r w:rsidRPr="00591080">
        <w:rPr>
          <w:rFonts w:asciiTheme="minorEastAsia" w:hAnsiTheme="minorEastAsia" w:cs="Arial"/>
          <w:kern w:val="0"/>
          <w:szCs w:val="24"/>
        </w:rPr>
        <w:t>，</w:t>
      </w:r>
      <w:r w:rsidRPr="00591080">
        <w:rPr>
          <w:rFonts w:asciiTheme="minorEastAsia" w:hAnsiTheme="minorEastAsia" w:cs="Arial"/>
          <w:kern w:val="0"/>
          <w:position w:val="-12"/>
          <w:szCs w:val="24"/>
        </w:rPr>
        <w:object w:dxaOrig="340" w:dyaOrig="360" w14:anchorId="6ABBC461">
          <v:shape id="_x0000_i1375" type="#_x0000_t75" style="width:16.5pt;height:18.75pt" o:ole="">
            <v:imagedata r:id="rId679" o:title=""/>
          </v:shape>
          <o:OLEObject Type="Embed" ProgID="Equation.DSMT4" ShapeID="_x0000_i1375" DrawAspect="Content" ObjectID="_1617179691" r:id="rId680"/>
        </w:object>
      </w:r>
      <w:r w:rsidRPr="00591080">
        <w:rPr>
          <w:rFonts w:asciiTheme="minorEastAsia" w:hAnsiTheme="minorEastAsia" w:cs="Arial"/>
          <w:kern w:val="0"/>
          <w:szCs w:val="24"/>
        </w:rPr>
        <w:t>在第</w:t>
      </w:r>
      <w:r w:rsidRPr="00591080">
        <w:rPr>
          <w:rFonts w:asciiTheme="minorEastAsia" w:hAnsiTheme="minorEastAsia" w:cs="Arial" w:hint="eastAsia"/>
          <w:kern w:val="0"/>
          <w:szCs w:val="24"/>
        </w:rPr>
        <w:t>m 步的估计值，则在m+1步参数的估计值EM步骤如下</w:t>
      </w:r>
      <w:r w:rsidRPr="00DC555B">
        <w:rPr>
          <w:rFonts w:ascii="Arial" w:eastAsia="SimSun" w:hAnsi="Arial" w:cs="Arial" w:hint="eastAsia"/>
          <w:kern w:val="0"/>
          <w:szCs w:val="24"/>
        </w:rPr>
        <w:t>：</w:t>
      </w:r>
    </w:p>
    <w:p w14:paraId="6ABBC044" w14:textId="77777777" w:rsidR="0090423C" w:rsidRPr="00DC555B" w:rsidRDefault="00DD47AC" w:rsidP="00DC555B">
      <w:pPr>
        <w:shd w:val="clear" w:color="auto" w:fill="FFFFFF"/>
        <w:spacing w:line="360" w:lineRule="auto"/>
        <w:ind w:firstLineChars="200" w:firstLine="480"/>
        <w:rPr>
          <w:rFonts w:ascii="Arial" w:eastAsia="SimSun" w:hAnsi="Arial" w:cs="Arial"/>
          <w:kern w:val="0"/>
          <w:szCs w:val="24"/>
        </w:rPr>
      </w:pPr>
      <w:r w:rsidRPr="00DC555B">
        <w:rPr>
          <w:rFonts w:ascii="Arial" w:eastAsia="SimSun" w:hAnsi="Arial" w:cs="Arial" w:hint="eastAsia"/>
          <w:kern w:val="0"/>
          <w:szCs w:val="24"/>
        </w:rPr>
        <w:t>1.</w:t>
      </w:r>
      <w:r w:rsidR="0090423C" w:rsidRPr="00DC555B">
        <w:rPr>
          <w:rFonts w:ascii="Arial" w:eastAsia="SimSun" w:hAnsi="Arial" w:cs="Arial" w:hint="eastAsia"/>
          <w:kern w:val="0"/>
          <w:szCs w:val="24"/>
        </w:rPr>
        <w:t>用</w:t>
      </w:r>
      <w:r w:rsidR="00A6768D" w:rsidRPr="00DC555B">
        <w:rPr>
          <w:position w:val="-12"/>
          <w:szCs w:val="24"/>
        </w:rPr>
        <w:object w:dxaOrig="1359" w:dyaOrig="380" w14:anchorId="6ABBC462">
          <v:shape id="_x0000_i1376" type="#_x0000_t75" style="width:68.25pt;height:18.75pt" o:ole="">
            <v:imagedata r:id="rId681" o:title=""/>
          </v:shape>
          <o:OLEObject Type="Embed" ProgID="Equation.DSMT4" ShapeID="_x0000_i1376" DrawAspect="Content" ObjectID="_1617179692" r:id="rId682"/>
        </w:object>
      </w:r>
      <w:r w:rsidR="0090423C" w:rsidRPr="00DC555B">
        <w:rPr>
          <w:rFonts w:ascii="Arial" w:eastAsia="SimSun" w:hAnsi="Arial" w:cs="Arial" w:hint="eastAsia"/>
          <w:kern w:val="0"/>
          <w:szCs w:val="24"/>
        </w:rPr>
        <w:t>计算</w:t>
      </w:r>
      <w:r w:rsidR="00B04CB1" w:rsidRPr="00DC555B">
        <w:rPr>
          <w:rFonts w:ascii="Arial" w:eastAsia="SimSun" w:hAnsi="Arial" w:cs="Arial" w:hint="eastAsia"/>
          <w:kern w:val="0"/>
          <w:szCs w:val="24"/>
        </w:rPr>
        <w:t>公式</w:t>
      </w:r>
      <w:r w:rsidR="00B04CB1" w:rsidRPr="00591080">
        <w:rPr>
          <w:rFonts w:asciiTheme="minorEastAsia" w:hAnsiTheme="minorEastAsia" w:cs="Arial" w:hint="eastAsia"/>
          <w:kern w:val="0"/>
          <w:szCs w:val="24"/>
        </w:rPr>
        <w:t>（</w:t>
      </w:r>
      <w:r w:rsidR="00B41219" w:rsidRPr="00591080">
        <w:rPr>
          <w:rFonts w:asciiTheme="minorEastAsia" w:hAnsiTheme="minorEastAsia" w:cs="Arial" w:hint="eastAsia"/>
          <w:kern w:val="0"/>
          <w:szCs w:val="24"/>
        </w:rPr>
        <w:t>3-12</w:t>
      </w:r>
      <w:r w:rsidR="00591080">
        <w:rPr>
          <w:rFonts w:asciiTheme="minorEastAsia" w:hAnsiTheme="minorEastAsia" w:cs="Arial" w:hint="eastAsia"/>
          <w:kern w:val="0"/>
          <w:szCs w:val="24"/>
        </w:rPr>
        <w:t>），</w:t>
      </w:r>
      <w:r w:rsidR="00B41219" w:rsidRPr="00591080">
        <w:rPr>
          <w:rFonts w:asciiTheme="minorEastAsia" w:hAnsiTheme="minorEastAsia" w:cs="Arial" w:hint="eastAsia"/>
          <w:kern w:val="0"/>
          <w:szCs w:val="24"/>
        </w:rPr>
        <w:t>（3-13）</w:t>
      </w:r>
      <w:r w:rsidR="00B04CB1" w:rsidRPr="00DC555B">
        <w:rPr>
          <w:rFonts w:ascii="Arial" w:eastAsia="SimSun" w:hAnsi="Arial" w:cs="Arial" w:hint="eastAsia"/>
          <w:kern w:val="0"/>
          <w:szCs w:val="24"/>
        </w:rPr>
        <w:t>中的</w:t>
      </w:r>
      <w:r w:rsidR="00B04CB1" w:rsidRPr="00DC555B">
        <w:rPr>
          <w:position w:val="-16"/>
          <w:szCs w:val="24"/>
        </w:rPr>
        <w:object w:dxaOrig="960" w:dyaOrig="440" w14:anchorId="6ABBC463">
          <v:shape id="_x0000_i1377" type="#_x0000_t75" style="width:47.25pt;height:21.75pt" o:ole="">
            <v:imagedata r:id="rId683" o:title=""/>
          </v:shape>
          <o:OLEObject Type="Embed" ProgID="Equation.DSMT4" ShapeID="_x0000_i1377" DrawAspect="Content" ObjectID="_1617179693" r:id="rId684"/>
        </w:object>
      </w:r>
      <w:r w:rsidR="00B04CB1" w:rsidRPr="00DC555B">
        <w:rPr>
          <w:rFonts w:ascii="Arial" w:eastAsia="SimSun" w:hAnsi="Arial" w:cs="Arial"/>
          <w:kern w:val="0"/>
          <w:szCs w:val="24"/>
        </w:rPr>
        <w:t>；</w:t>
      </w:r>
    </w:p>
    <w:p w14:paraId="6ABBC045" w14:textId="77777777" w:rsidR="00B04CB1" w:rsidRPr="00DC555B" w:rsidRDefault="00DD47AC" w:rsidP="00DC555B">
      <w:pPr>
        <w:shd w:val="clear" w:color="auto" w:fill="FFFFFF"/>
        <w:spacing w:line="360" w:lineRule="auto"/>
        <w:ind w:firstLineChars="200" w:firstLine="480"/>
        <w:rPr>
          <w:rFonts w:ascii="Arial" w:eastAsia="SimSun" w:hAnsi="Arial" w:cs="Arial"/>
          <w:kern w:val="0"/>
          <w:szCs w:val="24"/>
        </w:rPr>
      </w:pPr>
      <w:r w:rsidRPr="00DC555B">
        <w:rPr>
          <w:rFonts w:ascii="Arial" w:eastAsia="SimSun" w:hAnsi="Arial" w:cs="Arial" w:hint="eastAsia"/>
          <w:kern w:val="0"/>
          <w:szCs w:val="24"/>
        </w:rPr>
        <w:t>2.</w:t>
      </w:r>
      <w:r w:rsidR="00B04CB1" w:rsidRPr="00DC555B">
        <w:rPr>
          <w:rFonts w:ascii="Arial" w:eastAsia="SimSun" w:hAnsi="Arial" w:cs="Arial" w:hint="eastAsia"/>
          <w:kern w:val="0"/>
          <w:szCs w:val="24"/>
        </w:rPr>
        <w:t>用第一步的</w:t>
      </w:r>
      <w:r w:rsidR="00B04CB1" w:rsidRPr="00DC555B">
        <w:rPr>
          <w:position w:val="-16"/>
          <w:szCs w:val="24"/>
        </w:rPr>
        <w:object w:dxaOrig="960" w:dyaOrig="440" w14:anchorId="6ABBC464">
          <v:shape id="_x0000_i1378" type="#_x0000_t75" style="width:47.25pt;height:21.75pt" o:ole="">
            <v:imagedata r:id="rId685" o:title=""/>
          </v:shape>
          <o:OLEObject Type="Embed" ProgID="Equation.DSMT4" ShapeID="_x0000_i1378" DrawAspect="Content" ObjectID="_1617179694" r:id="rId686"/>
        </w:object>
      </w:r>
      <w:r w:rsidR="00B04CB1" w:rsidRPr="00DC555B">
        <w:rPr>
          <w:rFonts w:ascii="Arial" w:eastAsia="SimSun" w:hAnsi="Arial" w:cs="Arial"/>
          <w:kern w:val="0"/>
          <w:szCs w:val="24"/>
        </w:rPr>
        <w:t>的计算结果以及以</w:t>
      </w:r>
      <w:r w:rsidR="00A6768D" w:rsidRPr="00DC555B">
        <w:rPr>
          <w:position w:val="-12"/>
          <w:szCs w:val="24"/>
        </w:rPr>
        <w:object w:dxaOrig="560" w:dyaOrig="380" w14:anchorId="6ABBC465">
          <v:shape id="_x0000_i1379" type="#_x0000_t75" style="width:28.5pt;height:18.75pt" o:ole="">
            <v:imagedata r:id="rId687" o:title=""/>
          </v:shape>
          <o:OLEObject Type="Embed" ProgID="Equation.DSMT4" ShapeID="_x0000_i1379" DrawAspect="Content" ObjectID="_1617179695" r:id="rId688"/>
        </w:object>
      </w:r>
      <w:r w:rsidR="00B04CB1" w:rsidRPr="00DC555B">
        <w:rPr>
          <w:rFonts w:ascii="Arial" w:eastAsia="SimSun" w:hAnsi="Arial" w:cs="Arial"/>
          <w:kern w:val="0"/>
          <w:szCs w:val="24"/>
        </w:rPr>
        <w:t>开始，</w:t>
      </w:r>
      <w:r w:rsidRPr="00DC555B">
        <w:rPr>
          <w:rFonts w:ascii="Arial" w:eastAsia="SimSun" w:hAnsi="Arial" w:cs="Arial"/>
          <w:kern w:val="0"/>
          <w:szCs w:val="24"/>
        </w:rPr>
        <w:t>通过迭代</w:t>
      </w:r>
      <w:r w:rsidR="00B04CB1" w:rsidRPr="00DC555B">
        <w:rPr>
          <w:rFonts w:ascii="Arial" w:eastAsia="SimSun" w:hAnsi="Arial" w:cs="Arial"/>
          <w:kern w:val="0"/>
          <w:szCs w:val="24"/>
        </w:rPr>
        <w:t>公式</w:t>
      </w:r>
      <w:r w:rsidRPr="00591080">
        <w:rPr>
          <w:rFonts w:asciiTheme="minorEastAsia" w:hAnsiTheme="minorEastAsia" w:cs="Arial"/>
          <w:kern w:val="0"/>
          <w:szCs w:val="24"/>
        </w:rPr>
        <w:t>（</w:t>
      </w:r>
      <w:r w:rsidR="00B41219" w:rsidRPr="00591080">
        <w:rPr>
          <w:rFonts w:asciiTheme="minorEastAsia" w:hAnsiTheme="minorEastAsia" w:cs="Arial" w:hint="eastAsia"/>
          <w:kern w:val="0"/>
          <w:szCs w:val="24"/>
        </w:rPr>
        <w:t>3-28</w:t>
      </w:r>
      <w:r w:rsidRPr="00591080">
        <w:rPr>
          <w:rFonts w:asciiTheme="minorEastAsia" w:hAnsiTheme="minorEastAsia" w:cs="Arial"/>
          <w:kern w:val="0"/>
          <w:szCs w:val="24"/>
        </w:rPr>
        <w:t>）</w:t>
      </w:r>
      <w:r w:rsidRPr="00DC555B">
        <w:rPr>
          <w:rFonts w:ascii="Arial" w:eastAsia="SimSun" w:hAnsi="Arial" w:cs="Arial"/>
          <w:kern w:val="0"/>
          <w:szCs w:val="24"/>
        </w:rPr>
        <w:t>找到</w:t>
      </w:r>
      <w:r w:rsidR="00A6768D" w:rsidRPr="00DC555B">
        <w:rPr>
          <w:position w:val="-12"/>
          <w:szCs w:val="24"/>
        </w:rPr>
        <w:object w:dxaOrig="700" w:dyaOrig="380" w14:anchorId="6ABBC466">
          <v:shape id="_x0000_i1380" type="#_x0000_t75" style="width:35.25pt;height:18.75pt" o:ole="">
            <v:imagedata r:id="rId689" o:title=""/>
          </v:shape>
          <o:OLEObject Type="Embed" ProgID="Equation.DSMT4" ShapeID="_x0000_i1380" DrawAspect="Content" ObjectID="_1617179696" r:id="rId690"/>
        </w:object>
      </w:r>
      <w:r w:rsidRPr="00DC555B">
        <w:rPr>
          <w:rFonts w:ascii="Arial" w:eastAsia="SimSun" w:hAnsi="Arial" w:cs="Arial"/>
          <w:kern w:val="0"/>
          <w:szCs w:val="24"/>
        </w:rPr>
        <w:t>。</w:t>
      </w:r>
    </w:p>
    <w:p w14:paraId="6ABBC046" w14:textId="77777777" w:rsidR="00DD47AC" w:rsidRPr="00DC555B" w:rsidRDefault="00A6768D" w:rsidP="00DC555B">
      <w:pPr>
        <w:shd w:val="clear" w:color="auto" w:fill="FFFFFF"/>
        <w:spacing w:line="360" w:lineRule="auto"/>
        <w:ind w:firstLineChars="200" w:firstLine="480"/>
        <w:rPr>
          <w:rFonts w:ascii="Arial" w:eastAsia="SimSun" w:hAnsi="Arial" w:cs="Arial"/>
          <w:kern w:val="0"/>
          <w:szCs w:val="24"/>
        </w:rPr>
      </w:pPr>
      <w:r w:rsidRPr="00DC555B">
        <w:rPr>
          <w:rFonts w:ascii="Arial" w:eastAsia="SimSun" w:hAnsi="Arial" w:cs="Arial" w:hint="eastAsia"/>
          <w:kern w:val="0"/>
          <w:szCs w:val="24"/>
        </w:rPr>
        <w:t>3.</w:t>
      </w:r>
      <w:r w:rsidR="00DD47AC" w:rsidRPr="00DC555B">
        <w:rPr>
          <w:rFonts w:ascii="Arial" w:eastAsia="SimSun" w:hAnsi="Arial" w:cs="Arial" w:hint="eastAsia"/>
          <w:kern w:val="0"/>
          <w:szCs w:val="24"/>
        </w:rPr>
        <w:t>将</w:t>
      </w:r>
      <w:r w:rsidRPr="00DC555B">
        <w:rPr>
          <w:position w:val="-12"/>
          <w:szCs w:val="24"/>
        </w:rPr>
        <w:object w:dxaOrig="700" w:dyaOrig="380" w14:anchorId="6ABBC467">
          <v:shape id="_x0000_i1381" type="#_x0000_t75" style="width:35.25pt;height:18.75pt" o:ole="">
            <v:imagedata r:id="rId691" o:title=""/>
          </v:shape>
          <o:OLEObject Type="Embed" ProgID="Equation.DSMT4" ShapeID="_x0000_i1381" DrawAspect="Content" ObjectID="_1617179697" r:id="rId692"/>
        </w:object>
      </w:r>
      <w:r w:rsidR="00DD47AC" w:rsidRPr="00DC555B">
        <w:rPr>
          <w:rFonts w:ascii="Arial" w:eastAsia="SimSun" w:hAnsi="Arial" w:cs="Arial"/>
          <w:kern w:val="0"/>
          <w:szCs w:val="24"/>
        </w:rPr>
        <w:t>代入公式</w:t>
      </w:r>
      <w:r w:rsidR="00DD47AC" w:rsidRPr="00591080">
        <w:rPr>
          <w:rFonts w:asciiTheme="minorEastAsia" w:hAnsiTheme="minorEastAsia" w:cs="Arial"/>
          <w:kern w:val="0"/>
          <w:szCs w:val="24"/>
        </w:rPr>
        <w:t>（</w:t>
      </w:r>
      <w:r w:rsidR="00B41219" w:rsidRPr="00591080">
        <w:rPr>
          <w:rFonts w:asciiTheme="minorEastAsia" w:hAnsiTheme="minorEastAsia" w:cs="Arial" w:hint="eastAsia"/>
          <w:kern w:val="0"/>
          <w:szCs w:val="24"/>
        </w:rPr>
        <w:t>3-29</w:t>
      </w:r>
      <w:r w:rsidR="00DD47AC" w:rsidRPr="00591080">
        <w:rPr>
          <w:rFonts w:asciiTheme="minorEastAsia" w:hAnsiTheme="minorEastAsia" w:cs="Arial"/>
          <w:kern w:val="0"/>
          <w:szCs w:val="24"/>
        </w:rPr>
        <w:t>）</w:t>
      </w:r>
      <w:r w:rsidR="00DD47AC" w:rsidRPr="00DC555B">
        <w:rPr>
          <w:rFonts w:ascii="Arial" w:eastAsia="SimSun" w:hAnsi="Arial" w:cs="Arial"/>
          <w:kern w:val="0"/>
          <w:szCs w:val="24"/>
        </w:rPr>
        <w:t>，计算出</w:t>
      </w:r>
      <w:r w:rsidRPr="00DC555B">
        <w:rPr>
          <w:position w:val="-12"/>
          <w:szCs w:val="24"/>
        </w:rPr>
        <w:object w:dxaOrig="720" w:dyaOrig="380" w14:anchorId="6ABBC468">
          <v:shape id="_x0000_i1382" type="#_x0000_t75" style="width:36pt;height:18.75pt" o:ole="">
            <v:imagedata r:id="rId693" o:title=""/>
          </v:shape>
          <o:OLEObject Type="Embed" ProgID="Equation.DSMT4" ShapeID="_x0000_i1382" DrawAspect="Content" ObjectID="_1617179698" r:id="rId694"/>
        </w:object>
      </w:r>
    </w:p>
    <w:p w14:paraId="6ABBC047" w14:textId="77777777" w:rsidR="00DD47AC" w:rsidRPr="00DC555B" w:rsidRDefault="00A6768D" w:rsidP="00DC555B">
      <w:pPr>
        <w:shd w:val="clear" w:color="auto" w:fill="FFFFFF"/>
        <w:spacing w:line="360" w:lineRule="auto"/>
        <w:ind w:firstLineChars="200" w:firstLine="480"/>
        <w:rPr>
          <w:rFonts w:ascii="Arial" w:eastAsia="SimSun" w:hAnsi="Arial" w:cs="Arial"/>
          <w:kern w:val="0"/>
          <w:szCs w:val="24"/>
        </w:rPr>
      </w:pPr>
      <w:r w:rsidRPr="00DC555B">
        <w:rPr>
          <w:rFonts w:ascii="Arial" w:eastAsia="SimSun" w:hAnsi="Arial" w:cs="Arial" w:hint="eastAsia"/>
          <w:kern w:val="0"/>
          <w:szCs w:val="24"/>
        </w:rPr>
        <w:t>4.</w:t>
      </w:r>
      <w:r w:rsidR="00DD47AC" w:rsidRPr="00DC555B">
        <w:rPr>
          <w:rFonts w:ascii="Arial" w:eastAsia="SimSun" w:hAnsi="Arial" w:cs="Arial" w:hint="eastAsia"/>
          <w:kern w:val="0"/>
          <w:szCs w:val="24"/>
        </w:rPr>
        <w:t>用</w:t>
      </w:r>
      <w:r w:rsidRPr="00DC555B">
        <w:rPr>
          <w:position w:val="-12"/>
          <w:szCs w:val="24"/>
        </w:rPr>
        <w:object w:dxaOrig="1640" w:dyaOrig="380" w14:anchorId="6ABBC469">
          <v:shape id="_x0000_i1383" type="#_x0000_t75" style="width:81.75pt;height:18.75pt" o:ole="">
            <v:imagedata r:id="rId695" o:title=""/>
          </v:shape>
          <o:OLEObject Type="Embed" ProgID="Equation.DSMT4" ShapeID="_x0000_i1383" DrawAspect="Content" ObjectID="_1617179699" r:id="rId696"/>
        </w:object>
      </w:r>
      <w:r w:rsidR="00DD47AC" w:rsidRPr="00DC555B">
        <w:rPr>
          <w:rFonts w:ascii="Arial" w:eastAsia="SimSun" w:hAnsi="Arial" w:cs="Arial" w:hint="eastAsia"/>
          <w:kern w:val="0"/>
          <w:szCs w:val="24"/>
        </w:rPr>
        <w:t>重复</w:t>
      </w:r>
      <w:r w:rsidR="00DD47AC" w:rsidRPr="00591080">
        <w:rPr>
          <w:rFonts w:asciiTheme="minorEastAsia" w:hAnsiTheme="minorEastAsia" w:cs="Arial" w:hint="eastAsia"/>
          <w:kern w:val="0"/>
          <w:szCs w:val="24"/>
        </w:rPr>
        <w:t>1-3</w:t>
      </w:r>
      <w:r w:rsidR="00DD47AC" w:rsidRPr="00DC555B">
        <w:rPr>
          <w:rFonts w:ascii="Arial" w:eastAsia="SimSun" w:hAnsi="Arial" w:cs="Arial" w:hint="eastAsia"/>
          <w:kern w:val="0"/>
          <w:szCs w:val="24"/>
        </w:rPr>
        <w:t>步，直到收敛。</w:t>
      </w:r>
    </w:p>
    <w:p w14:paraId="6ABBC048" w14:textId="77777777" w:rsidR="00A6768D" w:rsidRPr="00DC555B" w:rsidRDefault="00A6768D" w:rsidP="00DC555B">
      <w:pPr>
        <w:shd w:val="clear" w:color="auto" w:fill="FFFFFF"/>
        <w:spacing w:line="360" w:lineRule="auto"/>
        <w:rPr>
          <w:rFonts w:ascii="Arial" w:eastAsia="SimSun" w:hAnsi="Arial" w:cs="Arial"/>
          <w:kern w:val="0"/>
          <w:szCs w:val="24"/>
        </w:rPr>
      </w:pPr>
    </w:p>
    <w:p w14:paraId="6ABBC049" w14:textId="77777777" w:rsidR="0090423C" w:rsidRPr="00DC555B" w:rsidRDefault="00A6768D" w:rsidP="00DC555B">
      <w:pPr>
        <w:shd w:val="clear" w:color="auto" w:fill="FFFFFF"/>
        <w:spacing w:line="360" w:lineRule="auto"/>
        <w:ind w:firstLine="420"/>
        <w:rPr>
          <w:rFonts w:ascii="Arial" w:eastAsia="SimSun" w:hAnsi="Arial" w:cs="Arial"/>
          <w:kern w:val="0"/>
          <w:szCs w:val="24"/>
        </w:rPr>
      </w:pPr>
      <w:r w:rsidRPr="00DC555B">
        <w:rPr>
          <w:rFonts w:ascii="Arial" w:eastAsia="SimSun" w:hAnsi="Arial" w:cs="Arial" w:hint="eastAsia"/>
          <w:kern w:val="0"/>
          <w:szCs w:val="24"/>
        </w:rPr>
        <w:t>三、模拟试验</w:t>
      </w:r>
    </w:p>
    <w:p w14:paraId="6ABBC04A" w14:textId="77777777" w:rsidR="00A6768D" w:rsidRPr="00DC555B" w:rsidRDefault="00A6768D" w:rsidP="00DC555B">
      <w:pPr>
        <w:shd w:val="clear" w:color="auto" w:fill="FFFFFF"/>
        <w:spacing w:line="360" w:lineRule="auto"/>
        <w:ind w:firstLine="482"/>
        <w:textAlignment w:val="center"/>
        <w:rPr>
          <w:rFonts w:ascii="Arial" w:eastAsia="SimSun" w:hAnsi="Arial" w:cs="Arial"/>
          <w:kern w:val="0"/>
          <w:szCs w:val="24"/>
        </w:rPr>
      </w:pPr>
      <w:r w:rsidRPr="00591080">
        <w:rPr>
          <w:rFonts w:asciiTheme="minorEastAsia" w:hAnsiTheme="minorEastAsia" w:cs="Arial" w:hint="eastAsia"/>
          <w:kern w:val="0"/>
          <w:szCs w:val="24"/>
        </w:rPr>
        <w:t>在EM方法中，</w:t>
      </w:r>
      <w:r w:rsidR="00C83BDC" w:rsidRPr="00591080">
        <w:rPr>
          <w:rFonts w:asciiTheme="minorEastAsia" w:hAnsiTheme="minorEastAsia" w:cs="Arial" w:hint="eastAsia"/>
          <w:kern w:val="0"/>
          <w:szCs w:val="24"/>
        </w:rPr>
        <w:t>我们把模型参数设置为</w:t>
      </w:r>
      <w:r w:rsidR="00C83BDC" w:rsidRPr="00591080">
        <w:rPr>
          <w:rFonts w:asciiTheme="minorEastAsia" w:hAnsiTheme="minorEastAsia" w:cs="Arial"/>
          <w:kern w:val="0"/>
          <w:szCs w:val="24"/>
        </w:rPr>
        <w:object w:dxaOrig="360" w:dyaOrig="300" w14:anchorId="6ABBC46A">
          <v:shape id="_x0000_i1384" type="#_x0000_t75" style="width:18.75pt;height:15pt" o:ole="">
            <v:imagedata r:id="rId697" o:title=""/>
          </v:shape>
          <o:OLEObject Type="Embed" ProgID="Equation.DSMT4" ShapeID="_x0000_i1384" DrawAspect="Content" ObjectID="_1617179700" r:id="rId698"/>
        </w:object>
      </w:r>
      <w:r w:rsidR="00C83BDC" w:rsidRPr="00591080">
        <w:rPr>
          <w:rFonts w:asciiTheme="minorEastAsia" w:hAnsiTheme="minorEastAsia" w:cs="Arial" w:hint="eastAsia"/>
          <w:kern w:val="0"/>
          <w:szCs w:val="24"/>
        </w:rPr>
        <w:t>=0.001,</w:t>
      </w:r>
      <w:r w:rsidR="00C83BDC" w:rsidRPr="00591080">
        <w:rPr>
          <w:rFonts w:asciiTheme="minorEastAsia" w:hAnsiTheme="minorEastAsia" w:cs="Arial"/>
          <w:kern w:val="0"/>
          <w:szCs w:val="24"/>
        </w:rPr>
        <w:object w:dxaOrig="360" w:dyaOrig="300" w14:anchorId="6ABBC46B">
          <v:shape id="_x0000_i1385" type="#_x0000_t75" style="width:18.75pt;height:15pt" o:ole="">
            <v:imagedata r:id="rId699" o:title=""/>
          </v:shape>
          <o:OLEObject Type="Embed" ProgID="Equation.DSMT4" ShapeID="_x0000_i1385" DrawAspect="Content" ObjectID="_1617179701" r:id="rId700"/>
        </w:object>
      </w:r>
      <w:r w:rsidR="00C83BDC" w:rsidRPr="00591080">
        <w:rPr>
          <w:rFonts w:asciiTheme="minorEastAsia" w:hAnsiTheme="minorEastAsia" w:cs="Arial" w:hint="eastAsia"/>
          <w:kern w:val="0"/>
          <w:szCs w:val="24"/>
        </w:rPr>
        <w:t>=0.05,</w:t>
      </w:r>
      <w:r w:rsidR="00C83BDC" w:rsidRPr="00591080">
        <w:rPr>
          <w:rFonts w:asciiTheme="minorEastAsia" w:hAnsiTheme="minorEastAsia" w:cs="Arial"/>
          <w:kern w:val="0"/>
          <w:szCs w:val="24"/>
        </w:rPr>
        <w:t xml:space="preserve"> </w:t>
      </w:r>
      <w:r w:rsidR="00C83BDC" w:rsidRPr="00591080">
        <w:rPr>
          <w:rFonts w:asciiTheme="minorEastAsia" w:hAnsiTheme="minorEastAsia" w:cs="Arial"/>
          <w:kern w:val="0"/>
          <w:szCs w:val="24"/>
        </w:rPr>
        <w:object w:dxaOrig="380" w:dyaOrig="300" w14:anchorId="6ABBC46C">
          <v:shape id="_x0000_i1386" type="#_x0000_t75" style="width:18.75pt;height:15pt" o:ole="">
            <v:imagedata r:id="rId701" o:title=""/>
          </v:shape>
          <o:OLEObject Type="Embed" ProgID="Equation.DSMT4" ShapeID="_x0000_i1386" DrawAspect="Content" ObjectID="_1617179702" r:id="rId702"/>
        </w:object>
      </w:r>
      <w:r w:rsidR="00C83BDC" w:rsidRPr="00591080">
        <w:rPr>
          <w:rFonts w:asciiTheme="minorEastAsia" w:hAnsiTheme="minorEastAsia" w:cs="Arial" w:hint="eastAsia"/>
          <w:kern w:val="0"/>
          <w:szCs w:val="24"/>
        </w:rPr>
        <w:t>=0.0001,</w:t>
      </w:r>
      <w:r w:rsidR="00C83BDC" w:rsidRPr="00591080">
        <w:rPr>
          <w:rFonts w:asciiTheme="minorEastAsia" w:hAnsiTheme="minorEastAsia" w:cs="Arial"/>
          <w:kern w:val="0"/>
          <w:szCs w:val="24"/>
        </w:rPr>
        <w:object w:dxaOrig="380" w:dyaOrig="300" w14:anchorId="6ABBC46D">
          <v:shape id="_x0000_i1387" type="#_x0000_t75" style="width:18.75pt;height:15pt" o:ole="">
            <v:imagedata r:id="rId703" o:title=""/>
          </v:shape>
          <o:OLEObject Type="Embed" ProgID="Equation.DSMT4" ShapeID="_x0000_i1387" DrawAspect="Content" ObjectID="_1617179703" r:id="rId704"/>
        </w:object>
      </w:r>
      <w:r w:rsidR="00C83BDC" w:rsidRPr="00591080">
        <w:rPr>
          <w:rFonts w:asciiTheme="minorEastAsia" w:hAnsiTheme="minorEastAsia" w:cs="Arial" w:hint="eastAsia"/>
          <w:kern w:val="0"/>
          <w:szCs w:val="24"/>
        </w:rPr>
        <w:t>=0.08。</w:t>
      </w:r>
      <w:r w:rsidR="00C83BDC" w:rsidRPr="00DC555B">
        <w:rPr>
          <w:rFonts w:asciiTheme="minorEastAsia" w:hAnsiTheme="minorEastAsia" w:cs="Arial" w:hint="eastAsia"/>
          <w:kern w:val="0"/>
          <w:szCs w:val="24"/>
        </w:rPr>
        <w:t>这种设置是根据实际来的，在本次模拟中对于一次性设备让我们考虑一下电爆炸装置的测试这个普通电爆炸装置的结构显示在图</w:t>
      </w:r>
      <w:r w:rsidR="00591080">
        <w:rPr>
          <w:rFonts w:asciiTheme="minorEastAsia" w:hAnsiTheme="minorEastAsia" w:cs="Arial" w:hint="eastAsia"/>
          <w:kern w:val="0"/>
          <w:szCs w:val="24"/>
        </w:rPr>
        <w:t>（4-1）</w:t>
      </w:r>
      <w:r w:rsidR="00BF284D" w:rsidRPr="00DC555B">
        <w:rPr>
          <w:rFonts w:asciiTheme="minorEastAsia" w:hAnsiTheme="minorEastAsia" w:cs="Arial" w:hint="eastAsia"/>
          <w:kern w:val="0"/>
          <w:szCs w:val="24"/>
          <w:vertAlign w:val="superscript"/>
        </w:rPr>
        <w:t>[</w:t>
      </w:r>
      <w:r w:rsidR="00330748">
        <w:rPr>
          <w:rFonts w:asciiTheme="minorEastAsia" w:hAnsiTheme="minorEastAsia" w:cs="Arial" w:hint="eastAsia"/>
          <w:kern w:val="0"/>
          <w:szCs w:val="24"/>
          <w:vertAlign w:val="superscript"/>
        </w:rPr>
        <w:t>32</w:t>
      </w:r>
      <w:r w:rsidR="00BF284D" w:rsidRPr="00DC555B">
        <w:rPr>
          <w:rFonts w:asciiTheme="minorEastAsia" w:hAnsiTheme="minorEastAsia" w:cs="Arial" w:hint="eastAsia"/>
          <w:kern w:val="0"/>
          <w:szCs w:val="24"/>
          <w:vertAlign w:val="superscript"/>
        </w:rPr>
        <w:t>]</w:t>
      </w:r>
      <w:r w:rsidR="00C83BDC" w:rsidRPr="00DC555B">
        <w:rPr>
          <w:rFonts w:asciiTheme="minorEastAsia" w:hAnsiTheme="minorEastAsia" w:cs="Arial" w:hint="eastAsia"/>
          <w:kern w:val="0"/>
          <w:szCs w:val="24"/>
        </w:rPr>
        <w:t>，现在我们假设只有两个原因对爆炸失败负责，比如说，电阻烧坏电线（图</w:t>
      </w:r>
      <w:r w:rsidR="00591080">
        <w:rPr>
          <w:rFonts w:asciiTheme="minorEastAsia" w:hAnsiTheme="minorEastAsia" w:cs="Arial" w:hint="eastAsia"/>
          <w:kern w:val="0"/>
          <w:szCs w:val="24"/>
        </w:rPr>
        <w:t>（4-1）</w:t>
      </w:r>
      <w:r w:rsidR="00C83BDC" w:rsidRPr="00DC555B">
        <w:rPr>
          <w:rFonts w:asciiTheme="minorEastAsia" w:hAnsiTheme="minorEastAsia" w:cs="Arial" w:hint="eastAsia"/>
          <w:kern w:val="0"/>
          <w:szCs w:val="24"/>
        </w:rPr>
        <w:t>第20部分）作为风险1和有机燃料泄漏（图</w:t>
      </w:r>
      <w:r w:rsidR="00591080">
        <w:rPr>
          <w:rFonts w:asciiTheme="minorEastAsia" w:hAnsiTheme="minorEastAsia" w:cs="Arial" w:hint="eastAsia"/>
          <w:kern w:val="0"/>
          <w:szCs w:val="24"/>
        </w:rPr>
        <w:t>（4-1）</w:t>
      </w:r>
      <w:r w:rsidR="00C83BDC" w:rsidRPr="00DC555B">
        <w:rPr>
          <w:rFonts w:asciiTheme="minorEastAsia" w:hAnsiTheme="minorEastAsia" w:cs="Arial" w:hint="eastAsia"/>
          <w:kern w:val="0"/>
          <w:szCs w:val="24"/>
        </w:rPr>
        <w:t>第6部分）作为风险2。风险2的截距（0.08）大于风险1（0.05）。</w:t>
      </w:r>
      <w:r w:rsidR="00C83BDC" w:rsidRPr="00DC555B">
        <w:rPr>
          <w:rFonts w:asciiTheme="minorEastAsia" w:hAnsiTheme="minorEastAsia" w:cs="Arial"/>
          <w:kern w:val="0"/>
          <w:szCs w:val="24"/>
        </w:rPr>
        <w:t>这意味着风险2（即有机燃料的泄漏）与风险1（电阻丝的烧坏）相比，对温度更敏感。</w:t>
      </w:r>
      <w:r w:rsidR="00C83BDC" w:rsidRPr="00DC555B">
        <w:rPr>
          <w:rFonts w:asciiTheme="minorEastAsia" w:hAnsiTheme="minorEastAsia" w:cs="Arial" w:hint="eastAsia"/>
          <w:kern w:val="0"/>
          <w:szCs w:val="24"/>
        </w:rPr>
        <w:t>此外风险1的截距（0.001）大于风险2的截距（0.0001），此设置模拟大多数常见故障是</w:t>
      </w:r>
      <w:r w:rsidR="00BF284D" w:rsidRPr="00DC555B">
        <w:rPr>
          <w:rFonts w:asciiTheme="minorEastAsia" w:hAnsiTheme="minorEastAsia" w:cs="Arial" w:hint="eastAsia"/>
          <w:kern w:val="0"/>
          <w:szCs w:val="24"/>
        </w:rPr>
        <w:t>由于电阻线断开而不是由于点火</w:t>
      </w:r>
      <w:r w:rsidR="00C83BDC" w:rsidRPr="00DC555B">
        <w:rPr>
          <w:rFonts w:ascii="Arial" w:eastAsia="SimSun" w:hAnsi="Arial" w:cs="Arial" w:hint="eastAsia"/>
          <w:kern w:val="0"/>
          <w:szCs w:val="24"/>
        </w:rPr>
        <w:t>。温度</w:t>
      </w:r>
      <w:r w:rsidR="00C83BDC" w:rsidRPr="00DC555B">
        <w:rPr>
          <w:rFonts w:ascii="Arial" w:eastAsia="SimSun" w:hAnsi="Arial" w:cs="Arial"/>
          <w:kern w:val="0"/>
          <w:szCs w:val="24"/>
        </w:rPr>
        <w:object w:dxaOrig="279" w:dyaOrig="360" w14:anchorId="6ABBC46E">
          <v:shape id="_x0000_i1388" type="#_x0000_t75" style="width:14.25pt;height:18.75pt" o:ole="">
            <v:imagedata r:id="rId705" o:title=""/>
          </v:shape>
          <o:OLEObject Type="Embed" ProgID="Equation.DSMT4" ShapeID="_x0000_i1388" DrawAspect="Content" ObjectID="_1617179704" r:id="rId706"/>
        </w:object>
      </w:r>
      <w:r w:rsidR="00C83BDC" w:rsidRPr="00DC555B">
        <w:rPr>
          <w:rFonts w:ascii="Arial" w:eastAsia="SimSun" w:hAnsi="Arial" w:cs="Arial"/>
          <w:kern w:val="0"/>
          <w:szCs w:val="24"/>
        </w:rPr>
        <w:t>（单位是摄氏度）情况下设置两个观测时间分别是</w:t>
      </w:r>
      <w:r w:rsidR="00C83BDC" w:rsidRPr="00DC555B">
        <w:rPr>
          <w:rFonts w:ascii="Arial" w:eastAsia="SimSun" w:hAnsi="Arial" w:cs="Arial"/>
          <w:kern w:val="0"/>
          <w:szCs w:val="24"/>
        </w:rPr>
        <w:object w:dxaOrig="279" w:dyaOrig="300" w14:anchorId="6ABBC46F">
          <v:shape id="_x0000_i1389" type="#_x0000_t75" style="width:14.25pt;height:15pt" o:ole="">
            <v:imagedata r:id="rId707" o:title=""/>
          </v:shape>
          <o:OLEObject Type="Embed" ProgID="Equation.DSMT4" ShapeID="_x0000_i1389" DrawAspect="Content" ObjectID="_1617179705" r:id="rId708"/>
        </w:object>
      </w:r>
      <w:r w:rsidR="00C83BDC" w:rsidRPr="00DC555B">
        <w:rPr>
          <w:rFonts w:ascii="Arial" w:eastAsia="SimSun" w:hAnsi="Arial" w:cs="Arial"/>
          <w:kern w:val="0"/>
          <w:szCs w:val="24"/>
        </w:rPr>
        <w:t>=</w:t>
      </w:r>
      <w:r w:rsidR="00C83BDC" w:rsidRPr="00DC555B">
        <w:rPr>
          <w:rFonts w:ascii="Arial" w:eastAsia="SimSun" w:hAnsi="Arial" w:cs="Arial" w:hint="eastAsia"/>
          <w:kern w:val="0"/>
          <w:szCs w:val="24"/>
        </w:rPr>
        <w:t>10</w:t>
      </w:r>
      <w:r w:rsidR="00C83BDC" w:rsidRPr="00DC555B">
        <w:rPr>
          <w:rFonts w:ascii="Arial" w:eastAsia="SimSun" w:hAnsi="Arial" w:cs="Arial" w:hint="eastAsia"/>
          <w:kern w:val="0"/>
          <w:szCs w:val="24"/>
        </w:rPr>
        <w:t>天，</w:t>
      </w:r>
      <w:r w:rsidR="00C83BDC" w:rsidRPr="00DC555B">
        <w:rPr>
          <w:rFonts w:ascii="Arial" w:eastAsia="SimSun" w:hAnsi="Arial" w:cs="Arial"/>
          <w:kern w:val="0"/>
          <w:szCs w:val="24"/>
        </w:rPr>
        <w:object w:dxaOrig="279" w:dyaOrig="300" w14:anchorId="6ABBC470">
          <v:shape id="_x0000_i1390" type="#_x0000_t75" style="width:14.25pt;height:15pt" o:ole="">
            <v:imagedata r:id="rId709" o:title=""/>
          </v:shape>
          <o:OLEObject Type="Embed" ProgID="Equation.DSMT4" ShapeID="_x0000_i1390" DrawAspect="Content" ObjectID="_1617179706" r:id="rId710"/>
        </w:object>
      </w:r>
      <w:r w:rsidR="00C83BDC" w:rsidRPr="00DC555B">
        <w:rPr>
          <w:rFonts w:ascii="Arial" w:eastAsia="SimSun" w:hAnsi="Arial" w:cs="Arial"/>
          <w:kern w:val="0"/>
          <w:szCs w:val="24"/>
        </w:rPr>
        <w:t>=</w:t>
      </w:r>
      <w:r w:rsidR="00C83BDC" w:rsidRPr="00DC555B">
        <w:rPr>
          <w:rFonts w:ascii="Arial" w:eastAsia="SimSun" w:hAnsi="Arial" w:cs="Arial" w:hint="eastAsia"/>
          <w:kern w:val="0"/>
          <w:szCs w:val="24"/>
        </w:rPr>
        <w:t>20</w:t>
      </w:r>
      <w:r w:rsidR="00C83BDC" w:rsidRPr="00DC555B">
        <w:rPr>
          <w:rFonts w:ascii="Arial" w:eastAsia="SimSun" w:hAnsi="Arial" w:cs="Arial" w:hint="eastAsia"/>
          <w:kern w:val="0"/>
          <w:szCs w:val="24"/>
        </w:rPr>
        <w:t>天；温度</w:t>
      </w:r>
      <w:r w:rsidR="00C83BDC" w:rsidRPr="00DC555B">
        <w:rPr>
          <w:rFonts w:ascii="Arial" w:eastAsia="SimSun" w:hAnsi="Arial" w:cs="Arial"/>
          <w:kern w:val="0"/>
          <w:szCs w:val="24"/>
        </w:rPr>
        <w:object w:dxaOrig="320" w:dyaOrig="300" w14:anchorId="6ABBC471">
          <v:shape id="_x0000_i1391" type="#_x0000_t75" style="width:15.75pt;height:15pt" o:ole="">
            <v:imagedata r:id="rId711" o:title=""/>
          </v:shape>
          <o:OLEObject Type="Embed" ProgID="Equation.DSMT4" ShapeID="_x0000_i1391" DrawAspect="Content" ObjectID="_1617179707" r:id="rId712"/>
        </w:object>
      </w:r>
      <w:r w:rsidR="00C83BDC" w:rsidRPr="00DC555B">
        <w:rPr>
          <w:rFonts w:ascii="Arial" w:eastAsia="SimSun" w:hAnsi="Arial" w:cs="Arial"/>
          <w:kern w:val="0"/>
          <w:szCs w:val="24"/>
        </w:rPr>
        <w:t>（单位是摄氏度）情况下设置两个观测时间分别是</w:t>
      </w:r>
      <w:r w:rsidR="00C83BDC" w:rsidRPr="00DC555B">
        <w:rPr>
          <w:rFonts w:ascii="Arial" w:eastAsia="SimSun" w:hAnsi="Arial" w:cs="Arial"/>
          <w:kern w:val="0"/>
          <w:szCs w:val="24"/>
        </w:rPr>
        <w:object w:dxaOrig="300" w:dyaOrig="300" w14:anchorId="6ABBC472">
          <v:shape id="_x0000_i1392" type="#_x0000_t75" style="width:15pt;height:15pt" o:ole="">
            <v:imagedata r:id="rId713" o:title=""/>
          </v:shape>
          <o:OLEObject Type="Embed" ProgID="Equation.DSMT4" ShapeID="_x0000_i1392" DrawAspect="Content" ObjectID="_1617179708" r:id="rId714"/>
        </w:object>
      </w:r>
      <w:r w:rsidR="00C83BDC" w:rsidRPr="00DC555B">
        <w:rPr>
          <w:rFonts w:ascii="Arial" w:eastAsia="SimSun" w:hAnsi="Arial" w:cs="Arial"/>
          <w:kern w:val="0"/>
          <w:szCs w:val="24"/>
        </w:rPr>
        <w:t>=</w:t>
      </w:r>
      <w:r w:rsidR="00C83BDC" w:rsidRPr="00DC555B">
        <w:rPr>
          <w:rFonts w:ascii="Arial" w:eastAsia="SimSun" w:hAnsi="Arial" w:cs="Arial" w:hint="eastAsia"/>
          <w:kern w:val="0"/>
          <w:szCs w:val="24"/>
        </w:rPr>
        <w:t>30</w:t>
      </w:r>
      <w:r w:rsidR="00C83BDC" w:rsidRPr="00DC555B">
        <w:rPr>
          <w:rFonts w:ascii="Arial" w:eastAsia="SimSun" w:hAnsi="Arial" w:cs="Arial" w:hint="eastAsia"/>
          <w:kern w:val="0"/>
          <w:szCs w:val="24"/>
        </w:rPr>
        <w:t>天，</w:t>
      </w:r>
      <w:r w:rsidR="00C83BDC" w:rsidRPr="00DC555B">
        <w:rPr>
          <w:rFonts w:ascii="Arial" w:eastAsia="SimSun" w:hAnsi="Arial" w:cs="Arial"/>
          <w:kern w:val="0"/>
          <w:szCs w:val="24"/>
        </w:rPr>
        <w:object w:dxaOrig="300" w:dyaOrig="300" w14:anchorId="6ABBC473">
          <v:shape id="_x0000_i1393" type="#_x0000_t75" style="width:15pt;height:15pt" o:ole="">
            <v:imagedata r:id="rId715" o:title=""/>
          </v:shape>
          <o:OLEObject Type="Embed" ProgID="Equation.DSMT4" ShapeID="_x0000_i1393" DrawAspect="Content" ObjectID="_1617179709" r:id="rId716"/>
        </w:object>
      </w:r>
      <w:r w:rsidR="00C83BDC" w:rsidRPr="00DC555B">
        <w:rPr>
          <w:rFonts w:ascii="Arial" w:eastAsia="SimSun" w:hAnsi="Arial" w:cs="Arial"/>
          <w:kern w:val="0"/>
          <w:szCs w:val="24"/>
        </w:rPr>
        <w:t>=</w:t>
      </w:r>
      <w:r w:rsidR="00C83BDC" w:rsidRPr="00DC555B">
        <w:rPr>
          <w:rFonts w:ascii="Arial" w:eastAsia="SimSun" w:hAnsi="Arial" w:cs="Arial" w:hint="eastAsia"/>
          <w:kern w:val="0"/>
          <w:szCs w:val="24"/>
        </w:rPr>
        <w:t>40</w:t>
      </w:r>
      <w:r w:rsidR="00C83BDC" w:rsidRPr="00DC555B">
        <w:rPr>
          <w:rFonts w:ascii="Arial" w:eastAsia="SimSun" w:hAnsi="Arial" w:cs="Arial" w:hint="eastAsia"/>
          <w:kern w:val="0"/>
          <w:szCs w:val="24"/>
        </w:rPr>
        <w:t>天；此外，我们还可能想要比较估计方法在不同的可靠性水平的表现。因此，我们设置不同的参数值来代表设备的可靠性水平。我们将在模拟中设置三组模型参数，</w:t>
      </w:r>
      <w:r w:rsidR="00C83BDC" w:rsidRPr="00DC555B">
        <w:rPr>
          <w:rFonts w:ascii="Arial" w:eastAsia="SimSun" w:hAnsi="Arial" w:cs="Arial"/>
          <w:kern w:val="0"/>
          <w:szCs w:val="24"/>
        </w:rPr>
        <w:object w:dxaOrig="1700" w:dyaOrig="360" w14:anchorId="6ABBC474">
          <v:shape id="_x0000_i1394" type="#_x0000_t75" style="width:85.5pt;height:18.75pt" o:ole="">
            <v:imagedata r:id="rId717" o:title=""/>
          </v:shape>
          <o:OLEObject Type="Embed" ProgID="Equation.DSMT4" ShapeID="_x0000_i1394" DrawAspect="Content" ObjectID="_1617179710" r:id="rId718"/>
        </w:object>
      </w:r>
      <w:r w:rsidR="00C83BDC" w:rsidRPr="00DC555B">
        <w:rPr>
          <w:rFonts w:ascii="Arial" w:eastAsia="SimSun" w:hAnsi="Arial" w:cs="Arial"/>
          <w:kern w:val="0"/>
          <w:szCs w:val="24"/>
        </w:rPr>
        <w:t>=</w:t>
      </w:r>
      <w:r w:rsidR="00C83BDC" w:rsidRPr="00DC555B">
        <w:rPr>
          <w:rFonts w:ascii="Arial" w:eastAsia="SimSun" w:hAnsi="Arial" w:cs="Arial"/>
          <w:kern w:val="0"/>
          <w:szCs w:val="24"/>
        </w:rPr>
        <w:t>（</w:t>
      </w:r>
      <w:r w:rsidR="00C83BDC" w:rsidRPr="00DC555B">
        <w:rPr>
          <w:rFonts w:ascii="Arial" w:eastAsia="SimSun" w:hAnsi="Arial" w:cs="Arial" w:hint="eastAsia"/>
          <w:kern w:val="0"/>
          <w:szCs w:val="24"/>
        </w:rPr>
        <w:t>0.001</w:t>
      </w:r>
      <w:r w:rsidR="00C83BDC" w:rsidRPr="00DC555B">
        <w:rPr>
          <w:rFonts w:ascii="Arial" w:eastAsia="SimSun" w:hAnsi="Arial" w:cs="Arial" w:hint="eastAsia"/>
          <w:kern w:val="0"/>
          <w:szCs w:val="24"/>
        </w:rPr>
        <w:t>，</w:t>
      </w:r>
      <w:r w:rsidR="00C83BDC" w:rsidRPr="00DC555B">
        <w:rPr>
          <w:rFonts w:ascii="Arial" w:eastAsia="SimSun" w:hAnsi="Arial" w:cs="Arial" w:hint="eastAsia"/>
          <w:kern w:val="0"/>
          <w:szCs w:val="24"/>
        </w:rPr>
        <w:t>0.05</w:t>
      </w:r>
      <w:r w:rsidR="00C83BDC" w:rsidRPr="00DC555B">
        <w:rPr>
          <w:rFonts w:ascii="Arial" w:eastAsia="SimSun" w:hAnsi="Arial" w:cs="Arial" w:hint="eastAsia"/>
          <w:kern w:val="0"/>
          <w:szCs w:val="24"/>
        </w:rPr>
        <w:t>，</w:t>
      </w:r>
      <w:r w:rsidR="00C83BDC" w:rsidRPr="00DC555B">
        <w:rPr>
          <w:rFonts w:ascii="Arial" w:eastAsia="SimSun" w:hAnsi="Arial" w:cs="Arial" w:hint="eastAsia"/>
          <w:kern w:val="0"/>
          <w:szCs w:val="24"/>
        </w:rPr>
        <w:t>0.0001</w:t>
      </w:r>
      <w:r w:rsidR="00C83BDC" w:rsidRPr="00DC555B">
        <w:rPr>
          <w:rFonts w:ascii="Arial" w:eastAsia="SimSun" w:hAnsi="Arial" w:cs="Arial" w:hint="eastAsia"/>
          <w:kern w:val="0"/>
          <w:szCs w:val="24"/>
        </w:rPr>
        <w:t>，</w:t>
      </w:r>
      <w:r w:rsidR="00C83BDC" w:rsidRPr="00DC555B">
        <w:rPr>
          <w:rFonts w:ascii="Arial" w:eastAsia="SimSun" w:hAnsi="Arial" w:cs="Arial" w:hint="eastAsia"/>
          <w:kern w:val="0"/>
          <w:szCs w:val="24"/>
        </w:rPr>
        <w:t>0.08</w:t>
      </w:r>
      <w:r w:rsidR="00C83BDC" w:rsidRPr="00DC555B">
        <w:rPr>
          <w:rFonts w:ascii="Arial" w:eastAsia="SimSun" w:hAnsi="Arial" w:cs="Arial"/>
          <w:kern w:val="0"/>
          <w:szCs w:val="24"/>
        </w:rPr>
        <w:t>）表示设备有着较高的可靠性，</w:t>
      </w:r>
      <w:r w:rsidR="00C83BDC" w:rsidRPr="00DC555B">
        <w:rPr>
          <w:rFonts w:ascii="Arial" w:eastAsia="SimSun" w:hAnsi="Arial" w:cs="Arial"/>
          <w:kern w:val="0"/>
          <w:szCs w:val="24"/>
        </w:rPr>
        <w:t xml:space="preserve"> </w:t>
      </w:r>
      <w:r w:rsidR="00C83BDC" w:rsidRPr="00DC555B">
        <w:rPr>
          <w:rFonts w:ascii="Arial" w:eastAsia="SimSun" w:hAnsi="Arial" w:cs="Arial"/>
          <w:kern w:val="0"/>
          <w:szCs w:val="24"/>
        </w:rPr>
        <w:object w:dxaOrig="1700" w:dyaOrig="360" w14:anchorId="6ABBC475">
          <v:shape id="_x0000_i1395" type="#_x0000_t75" style="width:85.5pt;height:18.75pt" o:ole="">
            <v:imagedata r:id="rId719" o:title=""/>
          </v:shape>
          <o:OLEObject Type="Embed" ProgID="Equation.DSMT4" ShapeID="_x0000_i1395" DrawAspect="Content" ObjectID="_1617179711" r:id="rId720"/>
        </w:object>
      </w:r>
      <w:r w:rsidR="00C83BDC" w:rsidRPr="00DC555B">
        <w:rPr>
          <w:rFonts w:ascii="Arial" w:eastAsia="SimSun" w:hAnsi="Arial" w:cs="Arial"/>
          <w:kern w:val="0"/>
          <w:szCs w:val="24"/>
        </w:rPr>
        <w:t>=</w:t>
      </w:r>
      <w:r w:rsidR="00C83BDC" w:rsidRPr="00DC555B">
        <w:rPr>
          <w:rFonts w:ascii="Arial" w:eastAsia="SimSun" w:hAnsi="Arial" w:cs="Arial"/>
          <w:kern w:val="0"/>
          <w:szCs w:val="24"/>
        </w:rPr>
        <w:t>（</w:t>
      </w:r>
      <w:r w:rsidR="00C83BDC" w:rsidRPr="00DC555B">
        <w:rPr>
          <w:rFonts w:ascii="Arial" w:eastAsia="SimSun" w:hAnsi="Arial" w:cs="Arial" w:hint="eastAsia"/>
          <w:kern w:val="0"/>
          <w:szCs w:val="24"/>
        </w:rPr>
        <w:t>0.005</w:t>
      </w:r>
      <w:r w:rsidR="00C83BDC" w:rsidRPr="00DC555B">
        <w:rPr>
          <w:rFonts w:ascii="Arial" w:eastAsia="SimSun" w:hAnsi="Arial" w:cs="Arial" w:hint="eastAsia"/>
          <w:kern w:val="0"/>
          <w:szCs w:val="24"/>
        </w:rPr>
        <w:t>，</w:t>
      </w:r>
      <w:r w:rsidR="00C83BDC" w:rsidRPr="00DC555B">
        <w:rPr>
          <w:rFonts w:ascii="Arial" w:eastAsia="SimSun" w:hAnsi="Arial" w:cs="Arial" w:hint="eastAsia"/>
          <w:kern w:val="0"/>
          <w:szCs w:val="24"/>
        </w:rPr>
        <w:t>0.05</w:t>
      </w:r>
      <w:r w:rsidR="00C83BDC" w:rsidRPr="00DC555B">
        <w:rPr>
          <w:rFonts w:ascii="Arial" w:eastAsia="SimSun" w:hAnsi="Arial" w:cs="Arial" w:hint="eastAsia"/>
          <w:kern w:val="0"/>
          <w:szCs w:val="24"/>
        </w:rPr>
        <w:t>，</w:t>
      </w:r>
      <w:r w:rsidR="00C83BDC" w:rsidRPr="00DC555B">
        <w:rPr>
          <w:rFonts w:ascii="Arial" w:eastAsia="SimSun" w:hAnsi="Arial" w:cs="Arial" w:hint="eastAsia"/>
          <w:kern w:val="0"/>
          <w:szCs w:val="24"/>
        </w:rPr>
        <w:t>0.0005</w:t>
      </w:r>
      <w:r w:rsidR="00C83BDC" w:rsidRPr="00DC555B">
        <w:rPr>
          <w:rFonts w:ascii="Arial" w:eastAsia="SimSun" w:hAnsi="Arial" w:cs="Arial" w:hint="eastAsia"/>
          <w:kern w:val="0"/>
          <w:szCs w:val="24"/>
        </w:rPr>
        <w:t>，</w:t>
      </w:r>
      <w:r w:rsidR="00C83BDC" w:rsidRPr="00DC555B">
        <w:rPr>
          <w:rFonts w:ascii="Arial" w:eastAsia="SimSun" w:hAnsi="Arial" w:cs="Arial" w:hint="eastAsia"/>
          <w:kern w:val="0"/>
          <w:szCs w:val="24"/>
        </w:rPr>
        <w:t>0.08</w:t>
      </w:r>
      <w:r w:rsidR="00C83BDC" w:rsidRPr="00DC555B">
        <w:rPr>
          <w:rFonts w:ascii="Arial" w:eastAsia="SimSun" w:hAnsi="Arial" w:cs="Arial"/>
          <w:kern w:val="0"/>
          <w:szCs w:val="24"/>
        </w:rPr>
        <w:t>）表示设备有着中等可靠性，</w:t>
      </w:r>
      <w:r w:rsidR="00C83BDC" w:rsidRPr="00DC555B">
        <w:rPr>
          <w:rFonts w:ascii="Arial" w:eastAsia="SimSun" w:hAnsi="Arial" w:cs="Arial"/>
          <w:kern w:val="0"/>
          <w:szCs w:val="24"/>
        </w:rPr>
        <w:object w:dxaOrig="1700" w:dyaOrig="360" w14:anchorId="6ABBC476">
          <v:shape id="_x0000_i1396" type="#_x0000_t75" style="width:85.5pt;height:18.75pt" o:ole="">
            <v:imagedata r:id="rId721" o:title=""/>
          </v:shape>
          <o:OLEObject Type="Embed" ProgID="Equation.DSMT4" ShapeID="_x0000_i1396" DrawAspect="Content" ObjectID="_1617179712" r:id="rId722"/>
        </w:object>
      </w:r>
      <w:r w:rsidR="00C83BDC" w:rsidRPr="00DC555B">
        <w:rPr>
          <w:rFonts w:ascii="Arial" w:eastAsia="SimSun" w:hAnsi="Arial" w:cs="Arial"/>
          <w:kern w:val="0"/>
          <w:szCs w:val="24"/>
        </w:rPr>
        <w:t>=</w:t>
      </w:r>
      <w:r w:rsidR="00C83BDC" w:rsidRPr="00DC555B">
        <w:rPr>
          <w:rFonts w:ascii="Arial" w:eastAsia="SimSun" w:hAnsi="Arial" w:cs="Arial"/>
          <w:kern w:val="0"/>
          <w:szCs w:val="24"/>
        </w:rPr>
        <w:t>（</w:t>
      </w:r>
      <w:r w:rsidR="00C83BDC" w:rsidRPr="00DC555B">
        <w:rPr>
          <w:rFonts w:ascii="Arial" w:eastAsia="SimSun" w:hAnsi="Arial" w:cs="Arial" w:hint="eastAsia"/>
          <w:kern w:val="0"/>
          <w:szCs w:val="24"/>
        </w:rPr>
        <w:t>0.008</w:t>
      </w:r>
      <w:r w:rsidR="00C83BDC" w:rsidRPr="00DC555B">
        <w:rPr>
          <w:rFonts w:ascii="Arial" w:eastAsia="SimSun" w:hAnsi="Arial" w:cs="Arial" w:hint="eastAsia"/>
          <w:kern w:val="0"/>
          <w:szCs w:val="24"/>
        </w:rPr>
        <w:t>，</w:t>
      </w:r>
      <w:r w:rsidR="00C83BDC" w:rsidRPr="00DC555B">
        <w:rPr>
          <w:rFonts w:ascii="Arial" w:eastAsia="SimSun" w:hAnsi="Arial" w:cs="Arial" w:hint="eastAsia"/>
          <w:kern w:val="0"/>
          <w:szCs w:val="24"/>
        </w:rPr>
        <w:t>0.05</w:t>
      </w:r>
      <w:r w:rsidR="00C83BDC" w:rsidRPr="00DC555B">
        <w:rPr>
          <w:rFonts w:ascii="Arial" w:eastAsia="SimSun" w:hAnsi="Arial" w:cs="Arial" w:hint="eastAsia"/>
          <w:kern w:val="0"/>
          <w:szCs w:val="24"/>
        </w:rPr>
        <w:t>，</w:t>
      </w:r>
      <w:r w:rsidR="00C83BDC" w:rsidRPr="00DC555B">
        <w:rPr>
          <w:rFonts w:ascii="Arial" w:eastAsia="SimSun" w:hAnsi="Arial" w:cs="Arial" w:hint="eastAsia"/>
          <w:kern w:val="0"/>
          <w:szCs w:val="24"/>
        </w:rPr>
        <w:t>0.0008</w:t>
      </w:r>
      <w:r w:rsidR="00C83BDC" w:rsidRPr="00DC555B">
        <w:rPr>
          <w:rFonts w:ascii="Arial" w:eastAsia="SimSun" w:hAnsi="Arial" w:cs="Arial" w:hint="eastAsia"/>
          <w:kern w:val="0"/>
          <w:szCs w:val="24"/>
        </w:rPr>
        <w:t>，</w:t>
      </w:r>
      <w:r w:rsidR="00C83BDC" w:rsidRPr="00DC555B">
        <w:rPr>
          <w:rFonts w:ascii="Arial" w:eastAsia="SimSun" w:hAnsi="Arial" w:cs="Arial" w:hint="eastAsia"/>
          <w:kern w:val="0"/>
          <w:szCs w:val="24"/>
        </w:rPr>
        <w:t>0.08</w:t>
      </w:r>
      <w:r w:rsidR="00C83BDC" w:rsidRPr="00DC555B">
        <w:rPr>
          <w:rFonts w:ascii="Arial" w:eastAsia="SimSun" w:hAnsi="Arial" w:cs="Arial"/>
          <w:kern w:val="0"/>
          <w:szCs w:val="24"/>
        </w:rPr>
        <w:t>）表示设备有着低可靠性，模拟值设置分别在下表中表示</w:t>
      </w:r>
      <w:r w:rsidR="00AE7B6F" w:rsidRPr="00DC555B">
        <w:rPr>
          <w:rFonts w:ascii="Arial" w:eastAsia="SimSun" w:hAnsi="Arial" w:cs="Arial"/>
          <w:kern w:val="0"/>
          <w:szCs w:val="24"/>
        </w:rPr>
        <w:t>，</w:t>
      </w:r>
      <w:r w:rsidR="00AE7B6F" w:rsidRPr="00DC555B">
        <w:rPr>
          <w:rFonts w:asciiTheme="minorEastAsia" w:hAnsiTheme="minorEastAsia" w:cs="Arial"/>
          <w:kern w:val="0"/>
          <w:szCs w:val="24"/>
        </w:rPr>
        <w:t>同时每组模型参数都</w:t>
      </w:r>
      <w:r w:rsidR="00AE7B6F" w:rsidRPr="00DC555B">
        <w:rPr>
          <w:rFonts w:hint="eastAsia"/>
          <w:szCs w:val="24"/>
        </w:rPr>
        <w:t>设置四组不同的样本数来试验，</w:t>
      </w:r>
      <w:r w:rsidR="00067C0F" w:rsidRPr="00DC555B">
        <w:rPr>
          <w:rFonts w:asciiTheme="minorEastAsia" w:hAnsiTheme="minorEastAsia" w:cs="Arial"/>
          <w:kern w:val="0"/>
          <w:szCs w:val="24"/>
        </w:rPr>
        <w:object w:dxaOrig="2840" w:dyaOrig="380" w14:anchorId="6ABBC477">
          <v:shape id="_x0000_i1397" type="#_x0000_t75" style="width:142.5pt;height:18.75pt" o:ole="">
            <v:imagedata r:id="rId723" o:title=""/>
          </v:shape>
          <o:OLEObject Type="Embed" ProgID="Equation.DSMT4" ShapeID="_x0000_i1397" DrawAspect="Content" ObjectID="_1617179713" r:id="rId724"/>
        </w:object>
      </w:r>
      <w:r w:rsidR="00C83BDC" w:rsidRPr="00DC555B">
        <w:rPr>
          <w:rFonts w:ascii="Arial" w:eastAsia="SimSun" w:hAnsi="Arial" w:cs="Arial"/>
          <w:kern w:val="0"/>
          <w:szCs w:val="24"/>
        </w:rPr>
        <w:t>。</w:t>
      </w:r>
      <w:r w:rsidR="00AE7B6F" w:rsidRPr="00DC555B">
        <w:rPr>
          <w:rFonts w:ascii="Arial" w:eastAsia="SimSun" w:hAnsi="Arial" w:cs="Arial"/>
          <w:kern w:val="0"/>
          <w:szCs w:val="24"/>
        </w:rPr>
        <w:t>在进行模拟试验时，我们根据</w:t>
      </w:r>
      <w:r w:rsidR="001E6D7A" w:rsidRPr="00DC555B">
        <w:rPr>
          <w:rFonts w:ascii="Arial" w:eastAsia="SimSun" w:hAnsi="Arial" w:cs="Arial"/>
          <w:kern w:val="0"/>
          <w:szCs w:val="24"/>
        </w:rPr>
        <w:object w:dxaOrig="380" w:dyaOrig="380" w14:anchorId="6ABBC478">
          <v:shape id="_x0000_i1398" type="#_x0000_t75" style="width:21pt;height:18.75pt" o:ole="">
            <v:imagedata r:id="rId489" o:title=""/>
          </v:shape>
          <o:OLEObject Type="Embed" ProgID="Equation.DSMT4" ShapeID="_x0000_i1398" DrawAspect="Content" ObjectID="_1617179714" r:id="rId725"/>
        </w:object>
      </w:r>
      <w:r w:rsidR="001E6D7A" w:rsidRPr="00DC555B">
        <w:rPr>
          <w:rFonts w:ascii="Arial" w:eastAsia="SimSun" w:hAnsi="Arial" w:cs="Arial" w:hint="eastAsia"/>
          <w:kern w:val="0"/>
          <w:szCs w:val="24"/>
        </w:rPr>
        <w:t>,</w:t>
      </w:r>
      <w:r w:rsidR="001E6D7A" w:rsidRPr="00DC555B">
        <w:rPr>
          <w:rFonts w:ascii="Arial" w:eastAsia="SimSun" w:hAnsi="Arial" w:cs="Arial"/>
          <w:kern w:val="0"/>
          <w:szCs w:val="24"/>
        </w:rPr>
        <w:object w:dxaOrig="360" w:dyaOrig="380" w14:anchorId="6ABBC479">
          <v:shape id="_x0000_i1399" type="#_x0000_t75" style="width:18.75pt;height:18.75pt" o:ole="">
            <v:imagedata r:id="rId491" o:title=""/>
          </v:shape>
          <o:OLEObject Type="Embed" ProgID="Equation.DSMT4" ShapeID="_x0000_i1399" DrawAspect="Content" ObjectID="_1617179715" r:id="rId726"/>
        </w:object>
      </w:r>
      <w:r w:rsidR="001E6D7A" w:rsidRPr="00DC555B">
        <w:rPr>
          <w:rFonts w:ascii="Arial" w:eastAsia="SimSun" w:hAnsi="Arial" w:cs="Arial" w:hint="eastAsia"/>
          <w:kern w:val="0"/>
          <w:szCs w:val="24"/>
        </w:rPr>
        <w:t>,</w:t>
      </w:r>
      <w:r w:rsidR="001E6D7A" w:rsidRPr="00DC555B">
        <w:rPr>
          <w:rFonts w:ascii="Arial" w:eastAsia="SimSun" w:hAnsi="Arial" w:cs="Arial"/>
          <w:kern w:val="0"/>
          <w:szCs w:val="24"/>
        </w:rPr>
        <w:object w:dxaOrig="380" w:dyaOrig="380" w14:anchorId="6ABBC47A">
          <v:shape id="_x0000_i1400" type="#_x0000_t75" style="width:18.75pt;height:18.75pt" o:ole="">
            <v:imagedata r:id="rId493" o:title=""/>
          </v:shape>
          <o:OLEObject Type="Embed" ProgID="Equation.DSMT4" ShapeID="_x0000_i1400" DrawAspect="Content" ObjectID="_1617179716" r:id="rId727"/>
        </w:object>
      </w:r>
      <w:r w:rsidR="001E6D7A" w:rsidRPr="00DC555B">
        <w:rPr>
          <w:rFonts w:ascii="Arial" w:eastAsia="SimSun" w:hAnsi="Arial" w:cs="Arial" w:hint="eastAsia"/>
          <w:kern w:val="0"/>
          <w:szCs w:val="24"/>
        </w:rPr>
        <w:t>（分别表示生存概率，由于原因</w:t>
      </w:r>
      <w:r w:rsidR="001E6D7A" w:rsidRPr="00DC555B">
        <w:rPr>
          <w:rFonts w:ascii="Arial" w:eastAsia="SimSun" w:hAnsi="Arial" w:cs="Arial" w:hint="eastAsia"/>
          <w:kern w:val="0"/>
          <w:szCs w:val="24"/>
        </w:rPr>
        <w:t>1</w:t>
      </w:r>
      <w:r w:rsidR="001E6D7A" w:rsidRPr="00DC555B">
        <w:rPr>
          <w:rFonts w:ascii="Arial" w:eastAsia="SimSun" w:hAnsi="Arial" w:cs="Arial" w:hint="eastAsia"/>
          <w:kern w:val="0"/>
          <w:szCs w:val="24"/>
        </w:rPr>
        <w:t>失效的概率，由于原因</w:t>
      </w:r>
      <w:r w:rsidR="001E6D7A" w:rsidRPr="00DC555B">
        <w:rPr>
          <w:rFonts w:ascii="Arial" w:eastAsia="SimSun" w:hAnsi="Arial" w:cs="Arial" w:hint="eastAsia"/>
          <w:kern w:val="0"/>
          <w:szCs w:val="24"/>
        </w:rPr>
        <w:t>2</w:t>
      </w:r>
      <w:r w:rsidR="001E6D7A" w:rsidRPr="00DC555B">
        <w:rPr>
          <w:rFonts w:ascii="Arial" w:eastAsia="SimSun" w:hAnsi="Arial" w:cs="Arial" w:hint="eastAsia"/>
          <w:kern w:val="0"/>
          <w:szCs w:val="24"/>
        </w:rPr>
        <w:t>失效的概率）</w:t>
      </w:r>
      <w:r w:rsidR="00AE7B6F" w:rsidRPr="00DC555B">
        <w:rPr>
          <w:rFonts w:ascii="Arial" w:eastAsia="SimSun" w:hAnsi="Arial" w:cs="Arial"/>
          <w:kern w:val="0"/>
          <w:szCs w:val="24"/>
        </w:rPr>
        <w:t>做了</w:t>
      </w:r>
      <w:r w:rsidR="00AE7B6F" w:rsidRPr="00DC555B">
        <w:rPr>
          <w:rFonts w:ascii="Arial" w:eastAsia="SimSun" w:hAnsi="Arial" w:cs="Arial" w:hint="eastAsia"/>
          <w:kern w:val="0"/>
          <w:szCs w:val="24"/>
        </w:rPr>
        <w:t>1000</w:t>
      </w:r>
      <w:r w:rsidR="00AE7B6F" w:rsidRPr="00DC555B">
        <w:rPr>
          <w:rFonts w:ascii="Arial" w:eastAsia="SimSun" w:hAnsi="Arial" w:cs="Arial" w:hint="eastAsia"/>
          <w:kern w:val="0"/>
          <w:szCs w:val="24"/>
        </w:rPr>
        <w:t>次模拟</w:t>
      </w:r>
      <w:r w:rsidR="00130508" w:rsidRPr="00DC555B">
        <w:rPr>
          <w:rFonts w:ascii="Arial" w:eastAsia="SimSun" w:hAnsi="Arial" w:cs="Arial" w:hint="eastAsia"/>
          <w:kern w:val="0"/>
          <w:szCs w:val="24"/>
        </w:rPr>
        <w:t>，然后分别得到了</w:t>
      </w:r>
      <w:r w:rsidR="00130508" w:rsidRPr="00DC555B">
        <w:rPr>
          <w:rFonts w:ascii="Arial" w:eastAsia="SimSun" w:hAnsi="Arial" w:cs="Arial" w:hint="eastAsia"/>
          <w:kern w:val="0"/>
          <w:szCs w:val="24"/>
        </w:rPr>
        <w:t>N=1000</w:t>
      </w:r>
      <w:r w:rsidR="00130508" w:rsidRPr="00DC555B">
        <w:rPr>
          <w:rFonts w:ascii="Arial" w:eastAsia="SimSun" w:hAnsi="Arial" w:cs="Arial" w:hint="eastAsia"/>
          <w:kern w:val="0"/>
          <w:szCs w:val="24"/>
        </w:rPr>
        <w:t>组</w:t>
      </w:r>
      <w:r w:rsidR="001E6D7A" w:rsidRPr="00DC555B">
        <w:rPr>
          <w:rFonts w:ascii="Arial" w:eastAsia="SimSun" w:hAnsi="Arial" w:cs="Arial" w:hint="eastAsia"/>
          <w:kern w:val="0"/>
          <w:szCs w:val="24"/>
        </w:rPr>
        <w:t>样本数据</w:t>
      </w:r>
      <w:r w:rsidR="001E6D7A" w:rsidRPr="00DC555B">
        <w:rPr>
          <w:rFonts w:ascii="Arial" w:eastAsia="SimSun" w:hAnsi="Arial" w:cs="Arial"/>
          <w:kern w:val="0"/>
          <w:szCs w:val="24"/>
        </w:rPr>
        <w:object w:dxaOrig="279" w:dyaOrig="320" w14:anchorId="6ABBC47B">
          <v:shape id="_x0000_i1401" type="#_x0000_t75" style="width:14.25pt;height:17.25pt" o:ole="">
            <v:imagedata r:id="rId526" o:title=""/>
          </v:shape>
          <o:OLEObject Type="Embed" ProgID="Equation.DSMT4" ShapeID="_x0000_i1401" DrawAspect="Content" ObjectID="_1617179717" r:id="rId728"/>
        </w:object>
      </w:r>
      <w:r w:rsidR="001E6D7A" w:rsidRPr="00DC555B">
        <w:rPr>
          <w:rFonts w:ascii="Arial" w:eastAsia="SimSun" w:hAnsi="Arial" w:cs="Arial"/>
          <w:kern w:val="0"/>
          <w:szCs w:val="24"/>
        </w:rPr>
        <w:t>，</w:t>
      </w:r>
      <w:r w:rsidR="001E6D7A" w:rsidRPr="00DC555B">
        <w:rPr>
          <w:rFonts w:ascii="Arial" w:eastAsia="SimSun" w:hAnsi="Arial" w:cs="Arial"/>
          <w:kern w:val="0"/>
          <w:szCs w:val="24"/>
        </w:rPr>
        <w:object w:dxaOrig="340" w:dyaOrig="320" w14:anchorId="6ABBC47C">
          <v:shape id="_x0000_i1402" type="#_x0000_t75" style="width:16.5pt;height:15.75pt" o:ole="">
            <v:imagedata r:id="rId528" o:title=""/>
          </v:shape>
          <o:OLEObject Type="Embed" ProgID="Equation.DSMT4" ShapeID="_x0000_i1402" DrawAspect="Content" ObjectID="_1617179718" r:id="rId729"/>
        </w:object>
      </w:r>
      <w:r w:rsidR="001E6D7A" w:rsidRPr="00DC555B">
        <w:rPr>
          <w:rFonts w:ascii="Arial" w:eastAsia="SimSun" w:hAnsi="Arial" w:cs="Arial"/>
          <w:kern w:val="0"/>
          <w:szCs w:val="24"/>
        </w:rPr>
        <w:t>，</w:t>
      </w:r>
      <w:r w:rsidR="001E6D7A" w:rsidRPr="00DC555B">
        <w:rPr>
          <w:rFonts w:ascii="Arial" w:eastAsia="SimSun" w:hAnsi="Arial" w:cs="Arial"/>
          <w:kern w:val="0"/>
          <w:szCs w:val="24"/>
        </w:rPr>
        <w:object w:dxaOrig="380" w:dyaOrig="320" w14:anchorId="6ABBC47D">
          <v:shape id="_x0000_i1403" type="#_x0000_t75" style="width:18.75pt;height:15.75pt" o:ole="">
            <v:imagedata r:id="rId530" o:title=""/>
          </v:shape>
          <o:OLEObject Type="Embed" ProgID="Equation.DSMT4" ShapeID="_x0000_i1403" DrawAspect="Content" ObjectID="_1617179719" r:id="rId730"/>
        </w:object>
      </w:r>
      <w:r w:rsidR="001E6D7A" w:rsidRPr="00DC555B">
        <w:rPr>
          <w:rFonts w:ascii="Arial" w:eastAsia="SimSun" w:hAnsi="Arial" w:cs="Arial"/>
          <w:kern w:val="0"/>
          <w:szCs w:val="24"/>
        </w:rPr>
        <w:t>。由于</w:t>
      </w:r>
      <w:r w:rsidR="001E6D7A" w:rsidRPr="00DC555B">
        <w:rPr>
          <w:rFonts w:ascii="Arial" w:eastAsia="SimSun" w:hAnsi="Arial" w:cs="Arial" w:hint="eastAsia"/>
          <w:kern w:val="0"/>
          <w:szCs w:val="24"/>
        </w:rPr>
        <w:t>EM</w:t>
      </w:r>
      <w:r w:rsidR="001E6D7A" w:rsidRPr="00DC555B">
        <w:rPr>
          <w:rFonts w:ascii="Arial" w:eastAsia="SimSun" w:hAnsi="Arial" w:cs="Arial" w:hint="eastAsia"/>
          <w:kern w:val="0"/>
          <w:szCs w:val="24"/>
        </w:rPr>
        <w:t>算法对初始值敏感，我们在试验的过程中变换了初始值，虽然不同的初始值会导致迭代的结果不同，但是最终的结果都是接近于真实值的，</w:t>
      </w:r>
      <w:r w:rsidR="00130508" w:rsidRPr="00DC555B">
        <w:rPr>
          <w:rFonts w:ascii="Arial" w:eastAsia="SimSun" w:hAnsi="Arial" w:cs="Arial" w:hint="eastAsia"/>
          <w:kern w:val="0"/>
          <w:szCs w:val="24"/>
        </w:rPr>
        <w:t>我们将</w:t>
      </w:r>
      <w:r w:rsidR="002922D3" w:rsidRPr="00DC555B">
        <w:rPr>
          <w:rFonts w:ascii="Arial" w:eastAsia="SimSun" w:hAnsi="Arial" w:cs="Arial" w:hint="eastAsia"/>
          <w:kern w:val="0"/>
          <w:szCs w:val="24"/>
        </w:rPr>
        <w:t>分别就是</w:t>
      </w:r>
      <w:r w:rsidR="00D0631B" w:rsidRPr="00DC555B">
        <w:rPr>
          <w:rFonts w:ascii="Arial" w:eastAsia="SimSun" w:hAnsi="Arial" w:cs="Arial" w:hint="eastAsia"/>
          <w:kern w:val="0"/>
          <w:szCs w:val="24"/>
        </w:rPr>
        <w:t>偏差（</w:t>
      </w:r>
      <w:r w:rsidR="00067C0F" w:rsidRPr="00DC555B">
        <w:rPr>
          <w:rFonts w:ascii="Arial" w:eastAsia="SimSun" w:hAnsi="Arial" w:cs="Arial" w:hint="eastAsia"/>
          <w:kern w:val="0"/>
          <w:szCs w:val="24"/>
        </w:rPr>
        <w:t>Bias</w:t>
      </w:r>
      <w:r w:rsidR="00D0631B" w:rsidRPr="00DC555B">
        <w:rPr>
          <w:rFonts w:ascii="Arial" w:eastAsia="SimSun" w:hAnsi="Arial" w:cs="Arial" w:hint="eastAsia"/>
          <w:kern w:val="0"/>
          <w:szCs w:val="24"/>
        </w:rPr>
        <w:t>）</w:t>
      </w:r>
      <w:r w:rsidR="00130508" w:rsidRPr="00DC555B">
        <w:rPr>
          <w:rFonts w:ascii="Arial" w:eastAsia="SimSun" w:hAnsi="Arial" w:cs="Arial" w:hint="eastAsia"/>
          <w:kern w:val="0"/>
          <w:szCs w:val="24"/>
        </w:rPr>
        <w:t>，即</w:t>
      </w:r>
      <w:r w:rsidR="00130508" w:rsidRPr="00DC555B">
        <w:rPr>
          <w:rFonts w:ascii="Arial" w:eastAsia="SimSun" w:hAnsi="Arial" w:cs="Arial"/>
          <w:kern w:val="0"/>
          <w:szCs w:val="24"/>
        </w:rPr>
        <w:object w:dxaOrig="1600" w:dyaOrig="460" w14:anchorId="6ABBC47E">
          <v:shape id="_x0000_i1404" type="#_x0000_t75" style="width:80.25pt;height:23.25pt" o:ole="">
            <v:imagedata r:id="rId731" o:title=""/>
          </v:shape>
          <o:OLEObject Type="Embed" ProgID="Equation.DSMT4" ShapeID="_x0000_i1404" DrawAspect="Content" ObjectID="_1617179720" r:id="rId732"/>
        </w:object>
      </w:r>
      <w:r w:rsidR="00D0631B" w:rsidRPr="00DC555B">
        <w:rPr>
          <w:rFonts w:ascii="Arial" w:eastAsia="SimSun" w:hAnsi="Arial" w:cs="Arial" w:hint="eastAsia"/>
          <w:kern w:val="0"/>
          <w:szCs w:val="24"/>
        </w:rPr>
        <w:t>，均方误差（</w:t>
      </w:r>
      <w:r w:rsidR="00067C0F" w:rsidRPr="00DC555B">
        <w:rPr>
          <w:rFonts w:ascii="Arial" w:eastAsia="SimSun" w:hAnsi="Arial" w:cs="Arial" w:hint="eastAsia"/>
          <w:kern w:val="0"/>
          <w:szCs w:val="24"/>
        </w:rPr>
        <w:t>MSE</w:t>
      </w:r>
      <w:r w:rsidR="00067C0F" w:rsidRPr="00DC555B">
        <w:rPr>
          <w:rFonts w:ascii="Arial" w:eastAsia="SimSun" w:hAnsi="Arial" w:cs="Arial" w:hint="eastAsia"/>
          <w:kern w:val="0"/>
          <w:szCs w:val="24"/>
        </w:rPr>
        <w:t>）</w:t>
      </w:r>
      <w:r w:rsidR="00130508" w:rsidRPr="00DC555B">
        <w:rPr>
          <w:rFonts w:ascii="Arial" w:eastAsia="SimSun" w:hAnsi="Arial" w:cs="Arial" w:hint="eastAsia"/>
          <w:kern w:val="0"/>
          <w:szCs w:val="24"/>
        </w:rPr>
        <w:t>，即</w:t>
      </w:r>
      <w:r w:rsidR="002922D3" w:rsidRPr="00DC555B">
        <w:rPr>
          <w:rFonts w:ascii="Arial" w:eastAsia="SimSun" w:hAnsi="Arial" w:cs="Arial"/>
          <w:kern w:val="0"/>
          <w:szCs w:val="24"/>
        </w:rPr>
        <w:object w:dxaOrig="1840" w:dyaOrig="520" w14:anchorId="6ABBC47F">
          <v:shape id="_x0000_i1405" type="#_x0000_t75" style="width:92.25pt;height:26.25pt" o:ole="">
            <v:imagedata r:id="rId733" o:title=""/>
          </v:shape>
          <o:OLEObject Type="Embed" ProgID="Equation.DSMT4" ShapeID="_x0000_i1405" DrawAspect="Content" ObjectID="_1617179721" r:id="rId734"/>
        </w:object>
      </w:r>
      <w:r w:rsidR="00067C0F" w:rsidRPr="00DC555B">
        <w:rPr>
          <w:rFonts w:ascii="Arial" w:eastAsia="SimSun" w:hAnsi="Arial" w:cs="Arial" w:hint="eastAsia"/>
          <w:kern w:val="0"/>
          <w:szCs w:val="24"/>
        </w:rPr>
        <w:t>，</w:t>
      </w:r>
      <w:r w:rsidR="002922D3" w:rsidRPr="00DC555B">
        <w:rPr>
          <w:rFonts w:ascii="Arial" w:eastAsia="SimSun" w:hAnsi="Arial" w:cs="Arial" w:hint="eastAsia"/>
          <w:kern w:val="0"/>
          <w:szCs w:val="24"/>
        </w:rPr>
        <w:t>其中</w:t>
      </w:r>
      <w:r w:rsidR="002922D3" w:rsidRPr="00DC555B">
        <w:rPr>
          <w:rFonts w:ascii="Arial" w:eastAsia="SimSun" w:hAnsi="Arial" w:cs="Arial"/>
          <w:kern w:val="0"/>
          <w:szCs w:val="24"/>
        </w:rPr>
        <w:object w:dxaOrig="380" w:dyaOrig="320" w14:anchorId="6ABBC480">
          <v:shape id="_x0000_i1406" type="#_x0000_t75" style="width:18.75pt;height:15.75pt" o:ole="">
            <v:imagedata r:id="rId735" o:title=""/>
          </v:shape>
          <o:OLEObject Type="Embed" ProgID="Equation.DSMT4" ShapeID="_x0000_i1406" DrawAspect="Content" ObjectID="_1617179722" r:id="rId736"/>
        </w:object>
      </w:r>
      <w:r w:rsidR="002922D3" w:rsidRPr="00DC555B">
        <w:rPr>
          <w:rFonts w:ascii="Arial" w:eastAsia="SimSun" w:hAnsi="Arial" w:cs="Arial"/>
          <w:kern w:val="0"/>
          <w:szCs w:val="24"/>
        </w:rPr>
        <w:t>是</w:t>
      </w:r>
      <w:r w:rsidR="002922D3" w:rsidRPr="00DC555B">
        <w:rPr>
          <w:rFonts w:ascii="Arial" w:eastAsia="SimSun" w:hAnsi="Arial" w:cs="Arial" w:hint="eastAsia"/>
          <w:kern w:val="0"/>
          <w:szCs w:val="24"/>
        </w:rPr>
        <w:t>1000</w:t>
      </w:r>
      <w:r w:rsidR="002922D3" w:rsidRPr="00DC555B">
        <w:rPr>
          <w:rFonts w:ascii="Arial" w:eastAsia="SimSun" w:hAnsi="Arial" w:cs="Arial" w:hint="eastAsia"/>
          <w:kern w:val="0"/>
          <w:szCs w:val="24"/>
        </w:rPr>
        <w:t>次模拟中第</w:t>
      </w:r>
      <w:r w:rsidR="002922D3" w:rsidRPr="00DC555B">
        <w:rPr>
          <w:rFonts w:ascii="Arial" w:eastAsia="SimSun" w:hAnsi="Arial" w:cs="Arial" w:hint="eastAsia"/>
          <w:kern w:val="0"/>
          <w:szCs w:val="24"/>
        </w:rPr>
        <w:t>i</w:t>
      </w:r>
      <w:r w:rsidR="002922D3" w:rsidRPr="00DC555B">
        <w:rPr>
          <w:rFonts w:ascii="Arial" w:eastAsia="SimSun" w:hAnsi="Arial" w:cs="Arial" w:hint="eastAsia"/>
          <w:kern w:val="0"/>
          <w:szCs w:val="24"/>
        </w:rPr>
        <w:t>个样本的估计值，</w:t>
      </w:r>
      <w:r w:rsidR="002922D3" w:rsidRPr="00DC555B">
        <w:rPr>
          <w:rFonts w:ascii="Arial" w:eastAsia="SimSun" w:hAnsi="Arial" w:cs="Arial"/>
          <w:kern w:val="0"/>
          <w:szCs w:val="24"/>
        </w:rPr>
        <w:object w:dxaOrig="200" w:dyaOrig="279" w14:anchorId="6ABBC481">
          <v:shape id="_x0000_i1407" type="#_x0000_t75" style="width:9.75pt;height:14.25pt" o:ole="">
            <v:imagedata r:id="rId737" o:title=""/>
          </v:shape>
          <o:OLEObject Type="Embed" ProgID="Equation.DSMT4" ShapeID="_x0000_i1407" DrawAspect="Content" ObjectID="_1617179723" r:id="rId738"/>
        </w:object>
      </w:r>
      <w:r w:rsidR="002922D3" w:rsidRPr="00DC555B">
        <w:rPr>
          <w:rFonts w:ascii="Arial" w:eastAsia="SimSun" w:hAnsi="Arial" w:cs="Arial"/>
          <w:kern w:val="0"/>
          <w:szCs w:val="24"/>
        </w:rPr>
        <w:t>是真实值。</w:t>
      </w:r>
      <w:r w:rsidR="001E6D7A" w:rsidRPr="00DC555B">
        <w:rPr>
          <w:rFonts w:ascii="Arial" w:eastAsia="SimSun" w:hAnsi="Arial" w:cs="Arial" w:hint="eastAsia"/>
          <w:kern w:val="0"/>
          <w:szCs w:val="24"/>
        </w:rPr>
        <w:t>我们将这些初始值中结果相对最好的统计在下面的表格</w:t>
      </w:r>
      <w:r w:rsidR="004E0142" w:rsidRPr="00591080">
        <w:rPr>
          <w:rFonts w:asciiTheme="minorEastAsia" w:hAnsiTheme="minorEastAsia" w:cs="Arial" w:hint="eastAsia"/>
          <w:kern w:val="0"/>
          <w:szCs w:val="24"/>
        </w:rPr>
        <w:t>（3-5），（3-6），（3-7）</w:t>
      </w:r>
      <w:r w:rsidR="001E6D7A" w:rsidRPr="00DC555B">
        <w:rPr>
          <w:rFonts w:ascii="Arial" w:eastAsia="SimSun" w:hAnsi="Arial" w:cs="Arial" w:hint="eastAsia"/>
          <w:kern w:val="0"/>
          <w:szCs w:val="24"/>
        </w:rPr>
        <w:t>中。</w:t>
      </w:r>
    </w:p>
    <w:p w14:paraId="6ABBC04B" w14:textId="77777777" w:rsidR="00B41219" w:rsidRPr="00DC555B" w:rsidRDefault="00B41219" w:rsidP="00DC555B">
      <w:pPr>
        <w:shd w:val="clear" w:color="auto" w:fill="FFFFFF"/>
        <w:spacing w:line="360" w:lineRule="auto"/>
        <w:ind w:firstLine="482"/>
        <w:textAlignment w:val="center"/>
        <w:rPr>
          <w:rFonts w:ascii="Arial" w:eastAsia="SimSun" w:hAnsi="Arial" w:cs="Arial"/>
          <w:kern w:val="0"/>
          <w:szCs w:val="24"/>
        </w:rPr>
      </w:pPr>
    </w:p>
    <w:p w14:paraId="6ABBC04C" w14:textId="77777777" w:rsidR="00BF284D" w:rsidRPr="00DC555B" w:rsidRDefault="00BF284D" w:rsidP="00DC555B">
      <w:pPr>
        <w:shd w:val="clear" w:color="auto" w:fill="FFFFFF"/>
        <w:spacing w:line="360" w:lineRule="auto"/>
        <w:ind w:firstLine="480"/>
        <w:textAlignment w:val="center"/>
        <w:rPr>
          <w:rFonts w:ascii="Arial" w:eastAsia="SimSun" w:hAnsi="Arial" w:cs="Arial"/>
          <w:kern w:val="0"/>
          <w:szCs w:val="24"/>
        </w:rPr>
      </w:pPr>
      <w:r w:rsidRPr="00DC555B">
        <w:rPr>
          <w:rFonts w:ascii="Arial" w:eastAsia="SimSun" w:hAnsi="Arial" w:cs="Arial"/>
          <w:noProof/>
          <w:kern w:val="0"/>
          <w:szCs w:val="24"/>
        </w:rPr>
        <w:drawing>
          <wp:inline distT="0" distB="0" distL="0" distR="0" wp14:anchorId="6ABBC482" wp14:editId="6ABBC483">
            <wp:extent cx="4261069" cy="3860998"/>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90407163929.png"/>
                    <pic:cNvPicPr/>
                  </pic:nvPicPr>
                  <pic:blipFill>
                    <a:blip r:embed="rId739">
                      <a:extLst>
                        <a:ext uri="{28A0092B-C50C-407E-A947-70E740481C1C}">
                          <a14:useLocalDpi xmlns:a14="http://schemas.microsoft.com/office/drawing/2010/main" val="0"/>
                        </a:ext>
                      </a:extLst>
                    </a:blip>
                    <a:stretch>
                      <a:fillRect/>
                    </a:stretch>
                  </pic:blipFill>
                  <pic:spPr>
                    <a:xfrm>
                      <a:off x="0" y="0"/>
                      <a:ext cx="4261069" cy="3860998"/>
                    </a:xfrm>
                    <a:prstGeom prst="rect">
                      <a:avLst/>
                    </a:prstGeom>
                  </pic:spPr>
                </pic:pic>
              </a:graphicData>
            </a:graphic>
          </wp:inline>
        </w:drawing>
      </w:r>
    </w:p>
    <w:p w14:paraId="6ABBC04D" w14:textId="77777777" w:rsidR="001E6D7A" w:rsidRPr="00DC555B" w:rsidRDefault="00B41219" w:rsidP="007B2DA7">
      <w:pPr>
        <w:spacing w:line="360" w:lineRule="auto"/>
        <w:ind w:firstLineChars="1100" w:firstLine="2640"/>
        <w:textAlignment w:val="center"/>
        <w:rPr>
          <w:szCs w:val="24"/>
        </w:rPr>
      </w:pPr>
      <w:r w:rsidRPr="00DC555B">
        <w:rPr>
          <w:szCs w:val="24"/>
        </w:rPr>
        <w:t>图</w:t>
      </w:r>
      <w:r w:rsidR="007B2DA7">
        <w:rPr>
          <w:rFonts w:hint="eastAsia"/>
          <w:szCs w:val="24"/>
        </w:rPr>
        <w:t>（</w:t>
      </w:r>
      <w:r w:rsidR="007B2DA7" w:rsidRPr="007B2DA7">
        <w:rPr>
          <w:rFonts w:asciiTheme="minorEastAsia" w:hAnsiTheme="minorEastAsia" w:hint="eastAsia"/>
          <w:szCs w:val="24"/>
        </w:rPr>
        <w:t>4-1</w:t>
      </w:r>
      <w:r w:rsidR="007B2DA7">
        <w:rPr>
          <w:rFonts w:hint="eastAsia"/>
          <w:szCs w:val="24"/>
        </w:rPr>
        <w:t>）电爆炸装置</w:t>
      </w:r>
    </w:p>
    <w:p w14:paraId="6ABBC04E" w14:textId="77777777" w:rsidR="001E6D7A" w:rsidRDefault="001E6D7A" w:rsidP="00DC555B">
      <w:pPr>
        <w:spacing w:line="360" w:lineRule="auto"/>
        <w:textAlignment w:val="center"/>
        <w:rPr>
          <w:szCs w:val="24"/>
        </w:rPr>
      </w:pPr>
    </w:p>
    <w:p w14:paraId="6ABBC04F" w14:textId="77777777" w:rsidR="0092278D" w:rsidRPr="00DC555B" w:rsidRDefault="0092278D" w:rsidP="00DC555B">
      <w:pPr>
        <w:spacing w:line="360" w:lineRule="auto"/>
        <w:textAlignment w:val="center"/>
        <w:rPr>
          <w:szCs w:val="24"/>
        </w:rPr>
      </w:pPr>
    </w:p>
    <w:p w14:paraId="6ABBC050" w14:textId="77777777" w:rsidR="00AE7B6F" w:rsidRPr="00FF1B4C" w:rsidRDefault="004E0142" w:rsidP="00FF1B4C">
      <w:pPr>
        <w:jc w:val="center"/>
        <w:rPr>
          <w:rFonts w:asciiTheme="minorEastAsia" w:hAnsiTheme="minorEastAsia"/>
        </w:rPr>
      </w:pPr>
      <w:r w:rsidRPr="00FF1B4C">
        <w:rPr>
          <w:rFonts w:asciiTheme="minorEastAsia" w:hAnsiTheme="minorEastAsia" w:hint="eastAsia"/>
        </w:rPr>
        <w:t>表</w:t>
      </w:r>
      <w:r w:rsidR="007B2DA7">
        <w:rPr>
          <w:rFonts w:asciiTheme="minorEastAsia" w:hAnsiTheme="minorEastAsia" w:hint="eastAsia"/>
        </w:rPr>
        <w:t>（</w:t>
      </w:r>
      <w:r w:rsidRPr="00FF1B4C">
        <w:rPr>
          <w:rFonts w:asciiTheme="minorEastAsia" w:hAnsiTheme="minorEastAsia" w:hint="eastAsia"/>
        </w:rPr>
        <w:t>3-2）</w:t>
      </w:r>
      <w:r w:rsidR="00AE7B6F" w:rsidRPr="00FF1B4C">
        <w:rPr>
          <w:rFonts w:asciiTheme="minorEastAsia" w:hAnsiTheme="minorEastAsia" w:hint="eastAsia"/>
        </w:rPr>
        <w:t>EM方法高可靠性设备模拟参数值</w:t>
      </w:r>
    </w:p>
    <w:p w14:paraId="6ABBC051" w14:textId="77777777" w:rsidR="00B41219" w:rsidRPr="00DC555B" w:rsidRDefault="00B41219" w:rsidP="00FF1B4C">
      <w:pPr>
        <w:spacing w:line="360" w:lineRule="auto"/>
        <w:textAlignment w:val="center"/>
        <w:rPr>
          <w:rFonts w:asciiTheme="minorEastAsia" w:hAnsiTheme="minorEastAsia" w:cs="Arial"/>
          <w:kern w:val="0"/>
          <w:szCs w:val="24"/>
        </w:rPr>
      </w:pPr>
    </w:p>
    <w:tbl>
      <w:tblPr>
        <w:tblStyle w:val="TableGrid"/>
        <w:tblW w:w="0" w:type="auto"/>
        <w:tblLook w:val="04A0" w:firstRow="1" w:lastRow="0" w:firstColumn="1" w:lastColumn="0" w:noHBand="0" w:noVBand="1"/>
      </w:tblPr>
      <w:tblGrid>
        <w:gridCol w:w="2840"/>
        <w:gridCol w:w="2841"/>
        <w:gridCol w:w="2841"/>
      </w:tblGrid>
      <w:tr w:rsidR="00AE7B6F" w:rsidRPr="00DC555B" w14:paraId="6ABBC055" w14:textId="77777777" w:rsidTr="00B41219">
        <w:trPr>
          <w:trHeight w:val="731"/>
        </w:trPr>
        <w:tc>
          <w:tcPr>
            <w:tcW w:w="2840" w:type="dxa"/>
          </w:tcPr>
          <w:p w14:paraId="6ABBC052" w14:textId="77777777" w:rsidR="00AE7B6F" w:rsidRPr="00DC555B" w:rsidRDefault="00AE7B6F" w:rsidP="00DC555B">
            <w:pPr>
              <w:spacing w:line="360" w:lineRule="auto"/>
              <w:jc w:val="center"/>
              <w:textAlignment w:val="center"/>
              <w:rPr>
                <w:szCs w:val="24"/>
              </w:rPr>
            </w:pPr>
            <w:r w:rsidRPr="00DC555B">
              <w:rPr>
                <w:rFonts w:hint="eastAsia"/>
                <w:szCs w:val="24"/>
              </w:rPr>
              <w:t>参数</w:t>
            </w:r>
          </w:p>
        </w:tc>
        <w:tc>
          <w:tcPr>
            <w:tcW w:w="2841" w:type="dxa"/>
          </w:tcPr>
          <w:p w14:paraId="6ABBC053" w14:textId="77777777" w:rsidR="00AE7B6F" w:rsidRPr="00DC555B" w:rsidRDefault="00AE7B6F" w:rsidP="00DC555B">
            <w:pPr>
              <w:spacing w:line="360" w:lineRule="auto"/>
              <w:jc w:val="center"/>
              <w:textAlignment w:val="center"/>
              <w:rPr>
                <w:szCs w:val="24"/>
              </w:rPr>
            </w:pPr>
            <w:r w:rsidRPr="00DC555B">
              <w:rPr>
                <w:rFonts w:hint="eastAsia"/>
                <w:szCs w:val="24"/>
              </w:rPr>
              <w:t>符号</w:t>
            </w:r>
          </w:p>
        </w:tc>
        <w:tc>
          <w:tcPr>
            <w:tcW w:w="2841" w:type="dxa"/>
          </w:tcPr>
          <w:p w14:paraId="6ABBC054" w14:textId="77777777" w:rsidR="00AE7B6F" w:rsidRPr="00DC555B" w:rsidRDefault="00AE7B6F" w:rsidP="00DC555B">
            <w:pPr>
              <w:spacing w:line="360" w:lineRule="auto"/>
              <w:jc w:val="center"/>
              <w:textAlignment w:val="center"/>
              <w:rPr>
                <w:szCs w:val="24"/>
              </w:rPr>
            </w:pPr>
            <w:r w:rsidRPr="00DC555B">
              <w:rPr>
                <w:rFonts w:hint="eastAsia"/>
                <w:szCs w:val="24"/>
              </w:rPr>
              <w:t>数值</w:t>
            </w:r>
          </w:p>
        </w:tc>
      </w:tr>
      <w:tr w:rsidR="00AE7B6F" w:rsidRPr="00DC555B" w14:paraId="6ABBC059" w14:textId="77777777" w:rsidTr="00B41219">
        <w:trPr>
          <w:trHeight w:val="856"/>
        </w:trPr>
        <w:tc>
          <w:tcPr>
            <w:tcW w:w="2840" w:type="dxa"/>
          </w:tcPr>
          <w:p w14:paraId="6ABBC056" w14:textId="77777777" w:rsidR="00AE7B6F" w:rsidRPr="00DC555B" w:rsidRDefault="00AE7B6F" w:rsidP="00DC555B">
            <w:pPr>
              <w:spacing w:line="360" w:lineRule="auto"/>
              <w:jc w:val="center"/>
              <w:textAlignment w:val="center"/>
              <w:rPr>
                <w:szCs w:val="24"/>
              </w:rPr>
            </w:pPr>
            <w:r w:rsidRPr="00DC555B">
              <w:rPr>
                <w:rFonts w:hint="eastAsia"/>
                <w:szCs w:val="24"/>
              </w:rPr>
              <w:t>风险</w:t>
            </w:r>
            <w:r w:rsidRPr="00DC555B">
              <w:rPr>
                <w:rFonts w:hint="eastAsia"/>
                <w:szCs w:val="24"/>
              </w:rPr>
              <w:t>1</w:t>
            </w:r>
          </w:p>
        </w:tc>
        <w:tc>
          <w:tcPr>
            <w:tcW w:w="2841" w:type="dxa"/>
          </w:tcPr>
          <w:p w14:paraId="6ABBC057" w14:textId="77777777" w:rsidR="00AE7B6F" w:rsidRPr="00DC555B" w:rsidRDefault="00AE7B6F" w:rsidP="00DC555B">
            <w:pPr>
              <w:spacing w:line="360" w:lineRule="auto"/>
              <w:jc w:val="center"/>
              <w:textAlignment w:val="center"/>
              <w:rPr>
                <w:szCs w:val="24"/>
              </w:rPr>
            </w:pPr>
            <w:r w:rsidRPr="00DC555B">
              <w:rPr>
                <w:szCs w:val="24"/>
              </w:rPr>
              <w:object w:dxaOrig="360" w:dyaOrig="300" w14:anchorId="6ABBC484">
                <v:shape id="_x0000_i1408" type="#_x0000_t75" style="width:18.75pt;height:15pt" o:ole="">
                  <v:imagedata r:id="rId740" o:title=""/>
                </v:shape>
                <o:OLEObject Type="Embed" ProgID="Equation.DSMT4" ShapeID="_x0000_i1408" DrawAspect="Content" ObjectID="_1617179724" r:id="rId741"/>
              </w:object>
            </w:r>
            <w:r w:rsidRPr="00DC555B">
              <w:rPr>
                <w:szCs w:val="24"/>
              </w:rPr>
              <w:t xml:space="preserve"> </w:t>
            </w:r>
            <w:r w:rsidRPr="00DC555B">
              <w:rPr>
                <w:szCs w:val="24"/>
              </w:rPr>
              <w:object w:dxaOrig="360" w:dyaOrig="300" w14:anchorId="6ABBC485">
                <v:shape id="_x0000_i1409" type="#_x0000_t75" style="width:18.75pt;height:15pt" o:ole="">
                  <v:imagedata r:id="rId742" o:title=""/>
                </v:shape>
                <o:OLEObject Type="Embed" ProgID="Equation.DSMT4" ShapeID="_x0000_i1409" DrawAspect="Content" ObjectID="_1617179725" r:id="rId743"/>
              </w:object>
            </w:r>
          </w:p>
        </w:tc>
        <w:tc>
          <w:tcPr>
            <w:tcW w:w="2841" w:type="dxa"/>
          </w:tcPr>
          <w:p w14:paraId="6ABBC058" w14:textId="77777777" w:rsidR="00AE7B6F" w:rsidRPr="00DC555B" w:rsidRDefault="00AE7B6F" w:rsidP="00DC555B">
            <w:pPr>
              <w:pStyle w:val="a"/>
              <w:ind w:firstLineChars="300" w:firstLine="720"/>
            </w:pPr>
            <w:r w:rsidRPr="00DC555B">
              <w:rPr>
                <w:rFonts w:hint="eastAsia"/>
              </w:rPr>
              <w:t>(0.001 ,0.05)</w:t>
            </w:r>
          </w:p>
        </w:tc>
      </w:tr>
      <w:tr w:rsidR="00AE7B6F" w:rsidRPr="00DC555B" w14:paraId="6ABBC05D" w14:textId="77777777" w:rsidTr="00B41219">
        <w:trPr>
          <w:trHeight w:val="679"/>
        </w:trPr>
        <w:tc>
          <w:tcPr>
            <w:tcW w:w="2840" w:type="dxa"/>
          </w:tcPr>
          <w:p w14:paraId="6ABBC05A" w14:textId="77777777" w:rsidR="00AE7B6F" w:rsidRPr="00DC555B" w:rsidRDefault="00AE7B6F" w:rsidP="00DC555B">
            <w:pPr>
              <w:spacing w:line="360" w:lineRule="auto"/>
              <w:jc w:val="center"/>
              <w:textAlignment w:val="center"/>
              <w:rPr>
                <w:szCs w:val="24"/>
              </w:rPr>
            </w:pPr>
            <w:r w:rsidRPr="00DC555B">
              <w:rPr>
                <w:rFonts w:hint="eastAsia"/>
                <w:szCs w:val="24"/>
              </w:rPr>
              <w:t>风险</w:t>
            </w:r>
            <w:r w:rsidRPr="00DC555B">
              <w:rPr>
                <w:rFonts w:hint="eastAsia"/>
                <w:szCs w:val="24"/>
              </w:rPr>
              <w:t>2</w:t>
            </w:r>
          </w:p>
        </w:tc>
        <w:tc>
          <w:tcPr>
            <w:tcW w:w="2841" w:type="dxa"/>
          </w:tcPr>
          <w:p w14:paraId="6ABBC05B" w14:textId="77777777" w:rsidR="00AE7B6F" w:rsidRPr="00DC555B" w:rsidRDefault="00AE7B6F" w:rsidP="00DC555B">
            <w:pPr>
              <w:spacing w:line="360" w:lineRule="auto"/>
              <w:jc w:val="center"/>
              <w:textAlignment w:val="center"/>
              <w:rPr>
                <w:szCs w:val="24"/>
              </w:rPr>
            </w:pPr>
            <w:r w:rsidRPr="00DC555B">
              <w:rPr>
                <w:szCs w:val="24"/>
              </w:rPr>
              <w:object w:dxaOrig="380" w:dyaOrig="300" w14:anchorId="6ABBC486">
                <v:shape id="_x0000_i1410" type="#_x0000_t75" style="width:18.75pt;height:15pt" o:ole="">
                  <v:imagedata r:id="rId744" o:title=""/>
                </v:shape>
                <o:OLEObject Type="Embed" ProgID="Equation.DSMT4" ShapeID="_x0000_i1410" DrawAspect="Content" ObjectID="_1617179726" r:id="rId745"/>
              </w:object>
            </w:r>
            <w:r w:rsidRPr="00DC555B">
              <w:rPr>
                <w:rFonts w:hint="eastAsia"/>
                <w:szCs w:val="24"/>
              </w:rPr>
              <w:t xml:space="preserve"> </w:t>
            </w:r>
            <w:r w:rsidRPr="00DC555B">
              <w:rPr>
                <w:szCs w:val="24"/>
              </w:rPr>
              <w:object w:dxaOrig="380" w:dyaOrig="300" w14:anchorId="6ABBC487">
                <v:shape id="_x0000_i1411" type="#_x0000_t75" style="width:18.75pt;height:15pt" o:ole="">
                  <v:imagedata r:id="rId746" o:title=""/>
                </v:shape>
                <o:OLEObject Type="Embed" ProgID="Equation.DSMT4" ShapeID="_x0000_i1411" DrawAspect="Content" ObjectID="_1617179727" r:id="rId747"/>
              </w:object>
            </w:r>
          </w:p>
        </w:tc>
        <w:tc>
          <w:tcPr>
            <w:tcW w:w="2841" w:type="dxa"/>
          </w:tcPr>
          <w:p w14:paraId="6ABBC05C" w14:textId="77777777" w:rsidR="00AE7B6F" w:rsidRPr="00DC555B" w:rsidRDefault="00AE7B6F" w:rsidP="00DC555B">
            <w:pPr>
              <w:pStyle w:val="a"/>
            </w:pPr>
            <w:r w:rsidRPr="00DC555B">
              <w:rPr>
                <w:rFonts w:hint="eastAsia"/>
              </w:rPr>
              <w:t xml:space="preserve">      (0.0001,0.08)</w:t>
            </w:r>
          </w:p>
        </w:tc>
      </w:tr>
      <w:tr w:rsidR="00AE7B6F" w:rsidRPr="00DC555B" w14:paraId="6ABBC061" w14:textId="77777777" w:rsidTr="00B41219">
        <w:trPr>
          <w:trHeight w:val="690"/>
        </w:trPr>
        <w:tc>
          <w:tcPr>
            <w:tcW w:w="2840" w:type="dxa"/>
          </w:tcPr>
          <w:p w14:paraId="6ABBC05E" w14:textId="77777777" w:rsidR="00AE7B6F" w:rsidRPr="00DC555B" w:rsidRDefault="00AE7B6F" w:rsidP="00DC555B">
            <w:pPr>
              <w:spacing w:line="360" w:lineRule="auto"/>
              <w:jc w:val="center"/>
              <w:textAlignment w:val="center"/>
              <w:rPr>
                <w:szCs w:val="24"/>
              </w:rPr>
            </w:pPr>
            <w:r w:rsidRPr="00DC555B">
              <w:rPr>
                <w:rFonts w:hint="eastAsia"/>
                <w:szCs w:val="24"/>
              </w:rPr>
              <w:t>温度（摄氏度）</w:t>
            </w:r>
          </w:p>
        </w:tc>
        <w:tc>
          <w:tcPr>
            <w:tcW w:w="2841" w:type="dxa"/>
          </w:tcPr>
          <w:p w14:paraId="6ABBC05F" w14:textId="77777777" w:rsidR="00AE7B6F" w:rsidRPr="00DC555B" w:rsidRDefault="00AE7B6F" w:rsidP="00DC555B">
            <w:pPr>
              <w:pStyle w:val="a"/>
            </w:pPr>
            <w:r w:rsidRPr="00DC555B">
              <w:rPr>
                <w:rFonts w:hint="eastAsia"/>
              </w:rPr>
              <w:t xml:space="preserve">       </w:t>
            </w:r>
            <w:r w:rsidRPr="00DC555B">
              <w:object w:dxaOrig="320" w:dyaOrig="380" w14:anchorId="6ABBC488">
                <v:shape id="_x0000_i1412" type="#_x0000_t75" style="width:15.75pt;height:18.75pt" o:ole="">
                  <v:imagedata r:id="rId748" o:title=""/>
                </v:shape>
                <o:OLEObject Type="Embed" ProgID="Equation.DSMT4" ShapeID="_x0000_i1412" DrawAspect="Content" ObjectID="_1617179728" r:id="rId749"/>
              </w:object>
            </w:r>
            <w:r w:rsidRPr="00DC555B">
              <w:t xml:space="preserve"> </w:t>
            </w:r>
            <w:r w:rsidRPr="00DC555B">
              <w:rPr>
                <w:rFonts w:hint="eastAsia"/>
              </w:rPr>
              <w:t xml:space="preserve"> </w:t>
            </w:r>
            <w:r w:rsidR="00B41219" w:rsidRPr="00DC555B">
              <w:object w:dxaOrig="300" w:dyaOrig="360" w14:anchorId="6ABBC489">
                <v:shape id="_x0000_i1413" type="#_x0000_t75" style="width:15pt;height:18.75pt" o:ole="">
                  <v:imagedata r:id="rId750" o:title=""/>
                </v:shape>
                <o:OLEObject Type="Embed" ProgID="Equation.DSMT4" ShapeID="_x0000_i1413" DrawAspect="Content" ObjectID="_1617179729" r:id="rId751"/>
              </w:object>
            </w:r>
          </w:p>
        </w:tc>
        <w:tc>
          <w:tcPr>
            <w:tcW w:w="2841" w:type="dxa"/>
          </w:tcPr>
          <w:p w14:paraId="6ABBC060" w14:textId="77777777" w:rsidR="00AE7B6F" w:rsidRPr="00DC555B" w:rsidRDefault="00AE7B6F" w:rsidP="00DC555B">
            <w:pPr>
              <w:pStyle w:val="a"/>
              <w:ind w:firstLineChars="400" w:firstLine="960"/>
            </w:pPr>
            <w:r w:rsidRPr="00DC555B">
              <w:rPr>
                <w:rFonts w:hint="eastAsia"/>
              </w:rPr>
              <w:t>(45,55)</w:t>
            </w:r>
          </w:p>
        </w:tc>
      </w:tr>
      <w:tr w:rsidR="00AE7B6F" w:rsidRPr="00DC555B" w14:paraId="6ABBC065" w14:textId="77777777" w:rsidTr="00B41219">
        <w:trPr>
          <w:trHeight w:val="596"/>
        </w:trPr>
        <w:tc>
          <w:tcPr>
            <w:tcW w:w="2840" w:type="dxa"/>
          </w:tcPr>
          <w:p w14:paraId="6ABBC062" w14:textId="77777777" w:rsidR="00AE7B6F" w:rsidRPr="00DC555B" w:rsidRDefault="00AE7B6F" w:rsidP="00DC555B">
            <w:pPr>
              <w:spacing w:line="360" w:lineRule="auto"/>
              <w:jc w:val="center"/>
              <w:textAlignment w:val="center"/>
              <w:rPr>
                <w:szCs w:val="24"/>
              </w:rPr>
            </w:pPr>
            <w:r w:rsidRPr="00DC555B">
              <w:rPr>
                <w:rFonts w:hint="eastAsia"/>
                <w:szCs w:val="24"/>
              </w:rPr>
              <w:t>检测时间（天）</w:t>
            </w:r>
          </w:p>
        </w:tc>
        <w:tc>
          <w:tcPr>
            <w:tcW w:w="2841" w:type="dxa"/>
          </w:tcPr>
          <w:p w14:paraId="6ABBC063" w14:textId="77777777" w:rsidR="00AE7B6F" w:rsidRPr="00DC555B" w:rsidRDefault="00AE7B6F" w:rsidP="00DC555B">
            <w:pPr>
              <w:spacing w:line="360" w:lineRule="auto"/>
              <w:jc w:val="center"/>
              <w:textAlignment w:val="center"/>
              <w:rPr>
                <w:szCs w:val="24"/>
              </w:rPr>
            </w:pPr>
            <w:r w:rsidRPr="00DC555B">
              <w:rPr>
                <w:szCs w:val="24"/>
              </w:rPr>
              <w:object w:dxaOrig="279" w:dyaOrig="300" w14:anchorId="6ABBC48A">
                <v:shape id="_x0000_i1414" type="#_x0000_t75" style="width:14.25pt;height:15pt" o:ole="">
                  <v:imagedata r:id="rId752" o:title=""/>
                </v:shape>
                <o:OLEObject Type="Embed" ProgID="Equation.DSMT4" ShapeID="_x0000_i1414" DrawAspect="Content" ObjectID="_1617179730" r:id="rId753"/>
              </w:object>
            </w:r>
            <w:r w:rsidRPr="00DC555B">
              <w:rPr>
                <w:szCs w:val="24"/>
              </w:rPr>
              <w:t xml:space="preserve"> </w:t>
            </w:r>
            <w:r w:rsidRPr="00DC555B">
              <w:rPr>
                <w:szCs w:val="24"/>
              </w:rPr>
              <w:object w:dxaOrig="279" w:dyaOrig="300" w14:anchorId="6ABBC48B">
                <v:shape id="_x0000_i1415" type="#_x0000_t75" style="width:14.25pt;height:15pt" o:ole="">
                  <v:imagedata r:id="rId754" o:title=""/>
                </v:shape>
                <o:OLEObject Type="Embed" ProgID="Equation.DSMT4" ShapeID="_x0000_i1415" DrawAspect="Content" ObjectID="_1617179731" r:id="rId755"/>
              </w:object>
            </w:r>
            <w:r w:rsidRPr="00DC555B">
              <w:rPr>
                <w:rFonts w:hint="eastAsia"/>
                <w:szCs w:val="24"/>
              </w:rPr>
              <w:t xml:space="preserve"> </w:t>
            </w:r>
            <w:r w:rsidRPr="00DC555B">
              <w:rPr>
                <w:szCs w:val="24"/>
              </w:rPr>
              <w:object w:dxaOrig="300" w:dyaOrig="300" w14:anchorId="6ABBC48C">
                <v:shape id="_x0000_i1416" type="#_x0000_t75" style="width:15pt;height:15pt" o:ole="">
                  <v:imagedata r:id="rId756" o:title=""/>
                </v:shape>
                <o:OLEObject Type="Embed" ProgID="Equation.DSMT4" ShapeID="_x0000_i1416" DrawAspect="Content" ObjectID="_1617179732" r:id="rId757"/>
              </w:object>
            </w:r>
            <w:r w:rsidRPr="00DC555B">
              <w:rPr>
                <w:szCs w:val="24"/>
              </w:rPr>
              <w:t xml:space="preserve"> </w:t>
            </w:r>
            <w:r w:rsidRPr="00DC555B">
              <w:rPr>
                <w:szCs w:val="24"/>
              </w:rPr>
              <w:object w:dxaOrig="300" w:dyaOrig="300" w14:anchorId="6ABBC48D">
                <v:shape id="_x0000_i1417" type="#_x0000_t75" style="width:15pt;height:15pt" o:ole="">
                  <v:imagedata r:id="rId758" o:title=""/>
                </v:shape>
                <o:OLEObject Type="Embed" ProgID="Equation.DSMT4" ShapeID="_x0000_i1417" DrawAspect="Content" ObjectID="_1617179733" r:id="rId759"/>
              </w:object>
            </w:r>
          </w:p>
        </w:tc>
        <w:tc>
          <w:tcPr>
            <w:tcW w:w="2841" w:type="dxa"/>
          </w:tcPr>
          <w:p w14:paraId="6ABBC064" w14:textId="77777777" w:rsidR="00AE7B6F" w:rsidRPr="00DC555B" w:rsidRDefault="00AE7B6F" w:rsidP="00DC555B">
            <w:pPr>
              <w:pStyle w:val="a"/>
              <w:ind w:firstLineChars="300" w:firstLine="720"/>
            </w:pPr>
            <w:r w:rsidRPr="00DC555B">
              <w:rPr>
                <w:rFonts w:hint="eastAsia"/>
              </w:rPr>
              <w:t>(10,20,30,40)</w:t>
            </w:r>
          </w:p>
        </w:tc>
      </w:tr>
      <w:tr w:rsidR="00AE7B6F" w:rsidRPr="00DC555B" w14:paraId="6ABBC069" w14:textId="77777777" w:rsidTr="00B41219">
        <w:trPr>
          <w:trHeight w:val="675"/>
        </w:trPr>
        <w:tc>
          <w:tcPr>
            <w:tcW w:w="2840" w:type="dxa"/>
          </w:tcPr>
          <w:p w14:paraId="6ABBC066" w14:textId="77777777" w:rsidR="00AE7B6F" w:rsidRPr="00DC555B" w:rsidRDefault="00AE7B6F" w:rsidP="00DC555B">
            <w:pPr>
              <w:spacing w:line="360" w:lineRule="auto"/>
              <w:jc w:val="center"/>
              <w:textAlignment w:val="center"/>
              <w:rPr>
                <w:szCs w:val="24"/>
              </w:rPr>
            </w:pPr>
            <w:r w:rsidRPr="00DC555B">
              <w:rPr>
                <w:rFonts w:hint="eastAsia"/>
                <w:szCs w:val="24"/>
              </w:rPr>
              <w:t>样本量</w:t>
            </w:r>
          </w:p>
        </w:tc>
        <w:tc>
          <w:tcPr>
            <w:tcW w:w="2841" w:type="dxa"/>
          </w:tcPr>
          <w:p w14:paraId="6ABBC067" w14:textId="77777777" w:rsidR="00AE7B6F" w:rsidRPr="00DC555B" w:rsidRDefault="00AE7B6F" w:rsidP="00DC555B">
            <w:pPr>
              <w:spacing w:line="360" w:lineRule="auto"/>
              <w:jc w:val="center"/>
              <w:textAlignment w:val="center"/>
              <w:rPr>
                <w:szCs w:val="24"/>
              </w:rPr>
            </w:pPr>
            <w:r w:rsidRPr="00DC555B">
              <w:rPr>
                <w:szCs w:val="24"/>
              </w:rPr>
              <w:object w:dxaOrig="320" w:dyaOrig="300" w14:anchorId="6ABBC48E">
                <v:shape id="_x0000_i1418" type="#_x0000_t75" style="width:17.25pt;height:15pt" o:ole="">
                  <v:imagedata r:id="rId760" o:title=""/>
                </v:shape>
                <o:OLEObject Type="Embed" ProgID="Equation.DSMT4" ShapeID="_x0000_i1418" DrawAspect="Content" ObjectID="_1617179734" r:id="rId761"/>
              </w:object>
            </w:r>
            <w:r w:rsidRPr="00DC555B">
              <w:rPr>
                <w:szCs w:val="24"/>
              </w:rPr>
              <w:t xml:space="preserve"> </w:t>
            </w:r>
            <w:r w:rsidRPr="00DC555B">
              <w:rPr>
                <w:szCs w:val="24"/>
              </w:rPr>
              <w:object w:dxaOrig="360" w:dyaOrig="300" w14:anchorId="6ABBC48F">
                <v:shape id="_x0000_i1419" type="#_x0000_t75" style="width:18.75pt;height:15pt" o:ole="">
                  <v:imagedata r:id="rId762" o:title=""/>
                </v:shape>
                <o:OLEObject Type="Embed" ProgID="Equation.DSMT4" ShapeID="_x0000_i1419" DrawAspect="Content" ObjectID="_1617179735" r:id="rId763"/>
              </w:object>
            </w:r>
            <w:r w:rsidRPr="00DC555B">
              <w:rPr>
                <w:rFonts w:hint="eastAsia"/>
                <w:szCs w:val="24"/>
              </w:rPr>
              <w:t xml:space="preserve"> </w:t>
            </w:r>
            <w:r w:rsidRPr="00DC555B">
              <w:rPr>
                <w:szCs w:val="24"/>
              </w:rPr>
              <w:object w:dxaOrig="340" w:dyaOrig="300" w14:anchorId="6ABBC490">
                <v:shape id="_x0000_i1420" type="#_x0000_t75" style="width:16.5pt;height:15pt" o:ole="">
                  <v:imagedata r:id="rId764" o:title=""/>
                </v:shape>
                <o:OLEObject Type="Embed" ProgID="Equation.DSMT4" ShapeID="_x0000_i1420" DrawAspect="Content" ObjectID="_1617179736" r:id="rId765"/>
              </w:object>
            </w:r>
            <w:r w:rsidRPr="00DC555B">
              <w:rPr>
                <w:rFonts w:hint="eastAsia"/>
                <w:szCs w:val="24"/>
              </w:rPr>
              <w:t xml:space="preserve"> </w:t>
            </w:r>
          </w:p>
        </w:tc>
        <w:tc>
          <w:tcPr>
            <w:tcW w:w="2841" w:type="dxa"/>
          </w:tcPr>
          <w:p w14:paraId="6ABBC068" w14:textId="77777777" w:rsidR="00AE7B6F" w:rsidRPr="00DC555B" w:rsidRDefault="00AE7B6F" w:rsidP="00DC555B">
            <w:pPr>
              <w:pStyle w:val="a"/>
              <w:ind w:firstLineChars="300" w:firstLine="720"/>
            </w:pPr>
            <w:r w:rsidRPr="00DC555B">
              <w:rPr>
                <w:rFonts w:hint="eastAsia"/>
              </w:rPr>
              <w:t>(10, 100,</w:t>
            </w:r>
            <w:r w:rsidR="00067C0F" w:rsidRPr="00DC555B">
              <w:rPr>
                <w:rFonts w:hint="eastAsia"/>
              </w:rPr>
              <w:t xml:space="preserve"> </w:t>
            </w:r>
            <w:r w:rsidRPr="00DC555B">
              <w:rPr>
                <w:rFonts w:hint="eastAsia"/>
              </w:rPr>
              <w:t>1000)</w:t>
            </w:r>
          </w:p>
        </w:tc>
      </w:tr>
    </w:tbl>
    <w:p w14:paraId="6ABBC06A" w14:textId="77777777" w:rsidR="0079575E" w:rsidRDefault="0079575E" w:rsidP="0079575E">
      <w:pPr>
        <w:jc w:val="center"/>
        <w:rPr>
          <w:rFonts w:asciiTheme="minorEastAsia" w:hAnsiTheme="minorEastAsia"/>
        </w:rPr>
      </w:pPr>
    </w:p>
    <w:p w14:paraId="6ABBC06B" w14:textId="77777777" w:rsidR="00591080" w:rsidRDefault="00591080">
      <w:pPr>
        <w:rPr>
          <w:rFonts w:asciiTheme="minorEastAsia" w:hAnsiTheme="minorEastAsia"/>
        </w:rPr>
      </w:pPr>
      <w:r>
        <w:rPr>
          <w:rFonts w:asciiTheme="minorEastAsia" w:hAnsiTheme="minorEastAsia"/>
        </w:rPr>
        <w:br w:type="page"/>
      </w:r>
    </w:p>
    <w:p w14:paraId="6ABBC06C" w14:textId="77777777" w:rsidR="0079575E" w:rsidRDefault="007B2DA7" w:rsidP="0079575E">
      <w:pPr>
        <w:jc w:val="center"/>
        <w:rPr>
          <w:rFonts w:asciiTheme="minorEastAsia" w:hAnsiTheme="minorEastAsia"/>
        </w:rPr>
      </w:pPr>
      <w:r w:rsidRPr="007B2DA7">
        <w:rPr>
          <w:rFonts w:asciiTheme="minorEastAsia" w:hAnsiTheme="minorEastAsia" w:hint="eastAsia"/>
        </w:rPr>
        <w:t>表</w:t>
      </w:r>
      <w:r>
        <w:rPr>
          <w:rFonts w:asciiTheme="minorEastAsia" w:hAnsiTheme="minorEastAsia" w:hint="eastAsia"/>
        </w:rPr>
        <w:t>（</w:t>
      </w:r>
      <w:r w:rsidRPr="007B2DA7">
        <w:rPr>
          <w:rFonts w:asciiTheme="minorEastAsia" w:hAnsiTheme="minorEastAsia" w:hint="eastAsia"/>
        </w:rPr>
        <w:t>3-3）EM方法中等可靠性设备模拟参数值</w:t>
      </w:r>
    </w:p>
    <w:p w14:paraId="6ABBC06D" w14:textId="77777777" w:rsidR="00591080" w:rsidRPr="00591080" w:rsidRDefault="00591080" w:rsidP="0079575E">
      <w:pPr>
        <w:jc w:val="center"/>
        <w:rPr>
          <w:rFonts w:asciiTheme="minorEastAsia" w:hAnsiTheme="minorEastAsia"/>
        </w:rPr>
      </w:pPr>
    </w:p>
    <w:tbl>
      <w:tblPr>
        <w:tblStyle w:val="TableGrid"/>
        <w:tblW w:w="0" w:type="auto"/>
        <w:tblLook w:val="04A0" w:firstRow="1" w:lastRow="0" w:firstColumn="1" w:lastColumn="0" w:noHBand="0" w:noVBand="1"/>
      </w:tblPr>
      <w:tblGrid>
        <w:gridCol w:w="2840"/>
        <w:gridCol w:w="2841"/>
        <w:gridCol w:w="2841"/>
      </w:tblGrid>
      <w:tr w:rsidR="00AE7B6F" w:rsidRPr="00DC555B" w14:paraId="6ABBC071" w14:textId="77777777" w:rsidTr="00D0631B">
        <w:trPr>
          <w:trHeight w:val="603"/>
        </w:trPr>
        <w:tc>
          <w:tcPr>
            <w:tcW w:w="2840" w:type="dxa"/>
          </w:tcPr>
          <w:p w14:paraId="6ABBC06E" w14:textId="77777777" w:rsidR="00AE7B6F" w:rsidRPr="00DC555B" w:rsidRDefault="00AE7B6F" w:rsidP="00DC555B">
            <w:pPr>
              <w:spacing w:line="360" w:lineRule="auto"/>
              <w:jc w:val="center"/>
              <w:textAlignment w:val="center"/>
              <w:rPr>
                <w:szCs w:val="24"/>
              </w:rPr>
            </w:pPr>
            <w:r w:rsidRPr="00DC555B">
              <w:rPr>
                <w:rFonts w:hint="eastAsia"/>
                <w:szCs w:val="24"/>
              </w:rPr>
              <w:t>参数</w:t>
            </w:r>
          </w:p>
        </w:tc>
        <w:tc>
          <w:tcPr>
            <w:tcW w:w="2841" w:type="dxa"/>
          </w:tcPr>
          <w:p w14:paraId="6ABBC06F" w14:textId="77777777" w:rsidR="00AE7B6F" w:rsidRPr="00DC555B" w:rsidRDefault="00AE7B6F" w:rsidP="00DC555B">
            <w:pPr>
              <w:spacing w:line="360" w:lineRule="auto"/>
              <w:jc w:val="center"/>
              <w:textAlignment w:val="center"/>
              <w:rPr>
                <w:szCs w:val="24"/>
              </w:rPr>
            </w:pPr>
            <w:r w:rsidRPr="00DC555B">
              <w:rPr>
                <w:rFonts w:hint="eastAsia"/>
                <w:szCs w:val="24"/>
              </w:rPr>
              <w:t>符号</w:t>
            </w:r>
          </w:p>
        </w:tc>
        <w:tc>
          <w:tcPr>
            <w:tcW w:w="2841" w:type="dxa"/>
          </w:tcPr>
          <w:p w14:paraId="6ABBC070" w14:textId="77777777" w:rsidR="00AE7B6F" w:rsidRPr="00DC555B" w:rsidRDefault="00AE7B6F" w:rsidP="00DC555B">
            <w:pPr>
              <w:spacing w:line="360" w:lineRule="auto"/>
              <w:jc w:val="center"/>
              <w:textAlignment w:val="center"/>
              <w:rPr>
                <w:szCs w:val="24"/>
              </w:rPr>
            </w:pPr>
            <w:r w:rsidRPr="00DC555B">
              <w:rPr>
                <w:rFonts w:hint="eastAsia"/>
                <w:szCs w:val="24"/>
              </w:rPr>
              <w:t>数值</w:t>
            </w:r>
          </w:p>
        </w:tc>
      </w:tr>
      <w:tr w:rsidR="00AE7B6F" w:rsidRPr="00DC555B" w14:paraId="6ABBC075" w14:textId="77777777" w:rsidTr="00D0631B">
        <w:trPr>
          <w:trHeight w:val="706"/>
        </w:trPr>
        <w:tc>
          <w:tcPr>
            <w:tcW w:w="2840" w:type="dxa"/>
          </w:tcPr>
          <w:p w14:paraId="6ABBC072" w14:textId="77777777" w:rsidR="00AE7B6F" w:rsidRPr="00DC555B" w:rsidRDefault="00AE7B6F" w:rsidP="00DC555B">
            <w:pPr>
              <w:spacing w:line="360" w:lineRule="auto"/>
              <w:jc w:val="center"/>
              <w:textAlignment w:val="center"/>
              <w:rPr>
                <w:szCs w:val="24"/>
              </w:rPr>
            </w:pPr>
            <w:r w:rsidRPr="00DC555B">
              <w:rPr>
                <w:rFonts w:hint="eastAsia"/>
                <w:szCs w:val="24"/>
              </w:rPr>
              <w:t>风险</w:t>
            </w:r>
            <w:r w:rsidRPr="00DC555B">
              <w:rPr>
                <w:rFonts w:hint="eastAsia"/>
                <w:szCs w:val="24"/>
              </w:rPr>
              <w:t>1</w:t>
            </w:r>
          </w:p>
        </w:tc>
        <w:tc>
          <w:tcPr>
            <w:tcW w:w="2841" w:type="dxa"/>
          </w:tcPr>
          <w:p w14:paraId="6ABBC073" w14:textId="77777777" w:rsidR="00AE7B6F" w:rsidRPr="00DC555B" w:rsidRDefault="00AE7B6F" w:rsidP="00DC555B">
            <w:pPr>
              <w:spacing w:line="360" w:lineRule="auto"/>
              <w:jc w:val="center"/>
              <w:textAlignment w:val="center"/>
              <w:rPr>
                <w:szCs w:val="24"/>
              </w:rPr>
            </w:pPr>
            <w:r w:rsidRPr="00DC555B">
              <w:rPr>
                <w:szCs w:val="24"/>
              </w:rPr>
              <w:object w:dxaOrig="360" w:dyaOrig="300" w14:anchorId="6ABBC491">
                <v:shape id="_x0000_i1421" type="#_x0000_t75" style="width:18.75pt;height:15pt" o:ole="">
                  <v:imagedata r:id="rId740" o:title=""/>
                </v:shape>
                <o:OLEObject Type="Embed" ProgID="Equation.DSMT4" ShapeID="_x0000_i1421" DrawAspect="Content" ObjectID="_1617179737" r:id="rId766"/>
              </w:object>
            </w:r>
            <w:r w:rsidRPr="00DC555B">
              <w:rPr>
                <w:szCs w:val="24"/>
              </w:rPr>
              <w:t xml:space="preserve"> </w:t>
            </w:r>
            <w:r w:rsidRPr="00DC555B">
              <w:rPr>
                <w:szCs w:val="24"/>
              </w:rPr>
              <w:object w:dxaOrig="360" w:dyaOrig="300" w14:anchorId="6ABBC492">
                <v:shape id="_x0000_i1422" type="#_x0000_t75" style="width:18.75pt;height:15pt" o:ole="">
                  <v:imagedata r:id="rId742" o:title=""/>
                </v:shape>
                <o:OLEObject Type="Embed" ProgID="Equation.DSMT4" ShapeID="_x0000_i1422" DrawAspect="Content" ObjectID="_1617179738" r:id="rId767"/>
              </w:object>
            </w:r>
          </w:p>
        </w:tc>
        <w:tc>
          <w:tcPr>
            <w:tcW w:w="2841" w:type="dxa"/>
          </w:tcPr>
          <w:p w14:paraId="6ABBC074" w14:textId="77777777" w:rsidR="00AE7B6F" w:rsidRPr="00DC555B" w:rsidRDefault="00AE7B6F" w:rsidP="00DC555B">
            <w:pPr>
              <w:pStyle w:val="a"/>
              <w:ind w:firstLineChars="300" w:firstLine="720"/>
            </w:pPr>
            <w:r w:rsidRPr="00DC555B">
              <w:rPr>
                <w:rFonts w:hint="eastAsia"/>
              </w:rPr>
              <w:t>(0.005 ,0.05)</w:t>
            </w:r>
          </w:p>
        </w:tc>
      </w:tr>
      <w:tr w:rsidR="00AE7B6F" w:rsidRPr="00DC555B" w14:paraId="6ABBC079" w14:textId="77777777" w:rsidTr="00D0631B">
        <w:trPr>
          <w:trHeight w:val="560"/>
        </w:trPr>
        <w:tc>
          <w:tcPr>
            <w:tcW w:w="2840" w:type="dxa"/>
          </w:tcPr>
          <w:p w14:paraId="6ABBC076" w14:textId="77777777" w:rsidR="00AE7B6F" w:rsidRPr="00DC555B" w:rsidRDefault="00AE7B6F" w:rsidP="00DC555B">
            <w:pPr>
              <w:spacing w:line="360" w:lineRule="auto"/>
              <w:jc w:val="center"/>
              <w:textAlignment w:val="center"/>
              <w:rPr>
                <w:szCs w:val="24"/>
              </w:rPr>
            </w:pPr>
            <w:r w:rsidRPr="00DC555B">
              <w:rPr>
                <w:rFonts w:hint="eastAsia"/>
                <w:szCs w:val="24"/>
              </w:rPr>
              <w:t>风险</w:t>
            </w:r>
            <w:r w:rsidRPr="00DC555B">
              <w:rPr>
                <w:rFonts w:hint="eastAsia"/>
                <w:szCs w:val="24"/>
              </w:rPr>
              <w:t>2</w:t>
            </w:r>
          </w:p>
        </w:tc>
        <w:tc>
          <w:tcPr>
            <w:tcW w:w="2841" w:type="dxa"/>
          </w:tcPr>
          <w:p w14:paraId="6ABBC077" w14:textId="77777777" w:rsidR="00AE7B6F" w:rsidRPr="00DC555B" w:rsidRDefault="00AE7B6F" w:rsidP="00DC555B">
            <w:pPr>
              <w:spacing w:line="360" w:lineRule="auto"/>
              <w:jc w:val="center"/>
              <w:textAlignment w:val="center"/>
              <w:rPr>
                <w:szCs w:val="24"/>
              </w:rPr>
            </w:pPr>
            <w:r w:rsidRPr="00DC555B">
              <w:rPr>
                <w:szCs w:val="24"/>
              </w:rPr>
              <w:object w:dxaOrig="380" w:dyaOrig="300" w14:anchorId="6ABBC493">
                <v:shape id="_x0000_i1423" type="#_x0000_t75" style="width:18.75pt;height:15pt" o:ole="">
                  <v:imagedata r:id="rId744" o:title=""/>
                </v:shape>
                <o:OLEObject Type="Embed" ProgID="Equation.DSMT4" ShapeID="_x0000_i1423" DrawAspect="Content" ObjectID="_1617179739" r:id="rId768"/>
              </w:object>
            </w:r>
            <w:r w:rsidRPr="00DC555B">
              <w:rPr>
                <w:rFonts w:hint="eastAsia"/>
                <w:szCs w:val="24"/>
              </w:rPr>
              <w:t xml:space="preserve"> </w:t>
            </w:r>
            <w:r w:rsidRPr="00DC555B">
              <w:rPr>
                <w:szCs w:val="24"/>
              </w:rPr>
              <w:object w:dxaOrig="380" w:dyaOrig="300" w14:anchorId="6ABBC494">
                <v:shape id="_x0000_i1424" type="#_x0000_t75" style="width:18.75pt;height:15pt" o:ole="">
                  <v:imagedata r:id="rId746" o:title=""/>
                </v:shape>
                <o:OLEObject Type="Embed" ProgID="Equation.DSMT4" ShapeID="_x0000_i1424" DrawAspect="Content" ObjectID="_1617179740" r:id="rId769"/>
              </w:object>
            </w:r>
          </w:p>
        </w:tc>
        <w:tc>
          <w:tcPr>
            <w:tcW w:w="2841" w:type="dxa"/>
          </w:tcPr>
          <w:p w14:paraId="6ABBC078" w14:textId="77777777" w:rsidR="00AE7B6F" w:rsidRPr="00DC555B" w:rsidRDefault="00AE7B6F" w:rsidP="00DC555B">
            <w:pPr>
              <w:pStyle w:val="a"/>
            </w:pPr>
            <w:r w:rsidRPr="00DC555B">
              <w:rPr>
                <w:rFonts w:hint="eastAsia"/>
              </w:rPr>
              <w:t xml:space="preserve">      (0.0005,0.08)</w:t>
            </w:r>
          </w:p>
        </w:tc>
      </w:tr>
      <w:tr w:rsidR="00AE7B6F" w:rsidRPr="00DC555B" w14:paraId="6ABBC07D" w14:textId="77777777" w:rsidTr="00D0631B">
        <w:trPr>
          <w:trHeight w:val="569"/>
        </w:trPr>
        <w:tc>
          <w:tcPr>
            <w:tcW w:w="2840" w:type="dxa"/>
          </w:tcPr>
          <w:p w14:paraId="6ABBC07A" w14:textId="77777777" w:rsidR="00AE7B6F" w:rsidRPr="00DC555B" w:rsidRDefault="00AE7B6F" w:rsidP="00DC555B">
            <w:pPr>
              <w:spacing w:line="360" w:lineRule="auto"/>
              <w:jc w:val="center"/>
              <w:textAlignment w:val="center"/>
              <w:rPr>
                <w:szCs w:val="24"/>
              </w:rPr>
            </w:pPr>
            <w:r w:rsidRPr="00DC555B">
              <w:rPr>
                <w:rFonts w:hint="eastAsia"/>
                <w:szCs w:val="24"/>
              </w:rPr>
              <w:t>温度（摄氏度）</w:t>
            </w:r>
          </w:p>
        </w:tc>
        <w:tc>
          <w:tcPr>
            <w:tcW w:w="2841" w:type="dxa"/>
          </w:tcPr>
          <w:p w14:paraId="6ABBC07B" w14:textId="77777777" w:rsidR="00AE7B6F" w:rsidRPr="00DC555B" w:rsidRDefault="00AE7B6F" w:rsidP="00DC555B">
            <w:pPr>
              <w:pStyle w:val="a"/>
            </w:pPr>
            <w:r w:rsidRPr="00DC555B">
              <w:rPr>
                <w:rFonts w:hint="eastAsia"/>
              </w:rPr>
              <w:t xml:space="preserve">       </w:t>
            </w:r>
            <w:r w:rsidR="00D40E71" w:rsidRPr="00DC555B">
              <w:rPr>
                <w:position w:val="-12"/>
              </w:rPr>
              <w:object w:dxaOrig="279" w:dyaOrig="360" w14:anchorId="6ABBC495">
                <v:shape id="_x0000_i1425" type="#_x0000_t75" style="width:14.25pt;height:18.75pt" o:ole="">
                  <v:imagedata r:id="rId770" o:title=""/>
                </v:shape>
                <o:OLEObject Type="Embed" ProgID="Equation.DSMT4" ShapeID="_x0000_i1425" DrawAspect="Content" ObjectID="_1617179741" r:id="rId771"/>
              </w:object>
            </w:r>
            <w:r w:rsidR="00D40E71" w:rsidRPr="00DC555B">
              <w:t xml:space="preserve"> </w:t>
            </w:r>
            <w:r w:rsidR="00D40E71" w:rsidRPr="00DC555B">
              <w:rPr>
                <w:position w:val="-12"/>
              </w:rPr>
              <w:object w:dxaOrig="300" w:dyaOrig="360" w14:anchorId="6ABBC496">
                <v:shape id="_x0000_i1426" type="#_x0000_t75" style="width:15pt;height:18.75pt" o:ole="">
                  <v:imagedata r:id="rId772" o:title=""/>
                </v:shape>
                <o:OLEObject Type="Embed" ProgID="Equation.DSMT4" ShapeID="_x0000_i1426" DrawAspect="Content" ObjectID="_1617179742" r:id="rId773"/>
              </w:object>
            </w:r>
            <w:r w:rsidR="00D40E71" w:rsidRPr="00DC555B">
              <w:t xml:space="preserve"> </w:t>
            </w:r>
          </w:p>
        </w:tc>
        <w:tc>
          <w:tcPr>
            <w:tcW w:w="2841" w:type="dxa"/>
          </w:tcPr>
          <w:p w14:paraId="6ABBC07C" w14:textId="77777777" w:rsidR="00AE7B6F" w:rsidRPr="00DC555B" w:rsidRDefault="00AE7B6F" w:rsidP="00DC555B">
            <w:pPr>
              <w:pStyle w:val="a"/>
              <w:ind w:firstLineChars="400" w:firstLine="960"/>
            </w:pPr>
            <w:r w:rsidRPr="00DC555B">
              <w:rPr>
                <w:rFonts w:hint="eastAsia"/>
              </w:rPr>
              <w:t>(45,55)</w:t>
            </w:r>
          </w:p>
        </w:tc>
      </w:tr>
      <w:tr w:rsidR="00AE7B6F" w:rsidRPr="00DC555B" w14:paraId="6ABBC081" w14:textId="77777777" w:rsidTr="00D0631B">
        <w:trPr>
          <w:trHeight w:val="492"/>
        </w:trPr>
        <w:tc>
          <w:tcPr>
            <w:tcW w:w="2840" w:type="dxa"/>
          </w:tcPr>
          <w:p w14:paraId="6ABBC07E" w14:textId="77777777" w:rsidR="00AE7B6F" w:rsidRPr="00DC555B" w:rsidRDefault="00AE7B6F" w:rsidP="00DC555B">
            <w:pPr>
              <w:spacing w:line="360" w:lineRule="auto"/>
              <w:jc w:val="center"/>
              <w:textAlignment w:val="center"/>
              <w:rPr>
                <w:szCs w:val="24"/>
              </w:rPr>
            </w:pPr>
            <w:r w:rsidRPr="00DC555B">
              <w:rPr>
                <w:rFonts w:hint="eastAsia"/>
                <w:szCs w:val="24"/>
              </w:rPr>
              <w:t>检测时间（天）</w:t>
            </w:r>
          </w:p>
        </w:tc>
        <w:tc>
          <w:tcPr>
            <w:tcW w:w="2841" w:type="dxa"/>
          </w:tcPr>
          <w:p w14:paraId="6ABBC07F" w14:textId="77777777" w:rsidR="00AE7B6F" w:rsidRPr="00DC555B" w:rsidRDefault="00AE7B6F" w:rsidP="00DC555B">
            <w:pPr>
              <w:spacing w:line="360" w:lineRule="auto"/>
              <w:jc w:val="center"/>
              <w:textAlignment w:val="center"/>
              <w:rPr>
                <w:szCs w:val="24"/>
              </w:rPr>
            </w:pPr>
            <w:r w:rsidRPr="00DC555B">
              <w:rPr>
                <w:szCs w:val="24"/>
              </w:rPr>
              <w:object w:dxaOrig="279" w:dyaOrig="300" w14:anchorId="6ABBC497">
                <v:shape id="_x0000_i1427" type="#_x0000_t75" style="width:14.25pt;height:15pt" o:ole="">
                  <v:imagedata r:id="rId752" o:title=""/>
                </v:shape>
                <o:OLEObject Type="Embed" ProgID="Equation.DSMT4" ShapeID="_x0000_i1427" DrawAspect="Content" ObjectID="_1617179743" r:id="rId774"/>
              </w:object>
            </w:r>
            <w:r w:rsidRPr="00DC555B">
              <w:rPr>
                <w:szCs w:val="24"/>
              </w:rPr>
              <w:t xml:space="preserve"> </w:t>
            </w:r>
            <w:r w:rsidRPr="00DC555B">
              <w:rPr>
                <w:szCs w:val="24"/>
              </w:rPr>
              <w:object w:dxaOrig="279" w:dyaOrig="300" w14:anchorId="6ABBC498">
                <v:shape id="_x0000_i1428" type="#_x0000_t75" style="width:14.25pt;height:15pt" o:ole="">
                  <v:imagedata r:id="rId754" o:title=""/>
                </v:shape>
                <o:OLEObject Type="Embed" ProgID="Equation.DSMT4" ShapeID="_x0000_i1428" DrawAspect="Content" ObjectID="_1617179744" r:id="rId775"/>
              </w:object>
            </w:r>
            <w:r w:rsidRPr="00DC555B">
              <w:rPr>
                <w:rFonts w:hint="eastAsia"/>
                <w:szCs w:val="24"/>
              </w:rPr>
              <w:t xml:space="preserve"> </w:t>
            </w:r>
            <w:r w:rsidRPr="00DC555B">
              <w:rPr>
                <w:szCs w:val="24"/>
              </w:rPr>
              <w:object w:dxaOrig="300" w:dyaOrig="300" w14:anchorId="6ABBC499">
                <v:shape id="_x0000_i1429" type="#_x0000_t75" style="width:15pt;height:15pt" o:ole="">
                  <v:imagedata r:id="rId756" o:title=""/>
                </v:shape>
                <o:OLEObject Type="Embed" ProgID="Equation.DSMT4" ShapeID="_x0000_i1429" DrawAspect="Content" ObjectID="_1617179745" r:id="rId776"/>
              </w:object>
            </w:r>
            <w:r w:rsidRPr="00DC555B">
              <w:rPr>
                <w:szCs w:val="24"/>
              </w:rPr>
              <w:t xml:space="preserve"> </w:t>
            </w:r>
            <w:r w:rsidRPr="00DC555B">
              <w:rPr>
                <w:szCs w:val="24"/>
              </w:rPr>
              <w:object w:dxaOrig="300" w:dyaOrig="300" w14:anchorId="6ABBC49A">
                <v:shape id="_x0000_i1430" type="#_x0000_t75" style="width:15pt;height:15pt" o:ole="">
                  <v:imagedata r:id="rId758" o:title=""/>
                </v:shape>
                <o:OLEObject Type="Embed" ProgID="Equation.DSMT4" ShapeID="_x0000_i1430" DrawAspect="Content" ObjectID="_1617179746" r:id="rId777"/>
              </w:object>
            </w:r>
          </w:p>
        </w:tc>
        <w:tc>
          <w:tcPr>
            <w:tcW w:w="2841" w:type="dxa"/>
          </w:tcPr>
          <w:p w14:paraId="6ABBC080" w14:textId="77777777" w:rsidR="00AE7B6F" w:rsidRPr="00DC555B" w:rsidRDefault="00AE7B6F" w:rsidP="00DC555B">
            <w:pPr>
              <w:pStyle w:val="a"/>
              <w:ind w:firstLineChars="300" w:firstLine="720"/>
            </w:pPr>
            <w:r w:rsidRPr="00DC555B">
              <w:rPr>
                <w:rFonts w:hint="eastAsia"/>
              </w:rPr>
              <w:t>(10,20,30,40)</w:t>
            </w:r>
          </w:p>
        </w:tc>
      </w:tr>
      <w:tr w:rsidR="00AE7B6F" w:rsidRPr="00DC555B" w14:paraId="6ABBC085" w14:textId="77777777" w:rsidTr="00D0631B">
        <w:trPr>
          <w:trHeight w:val="557"/>
        </w:trPr>
        <w:tc>
          <w:tcPr>
            <w:tcW w:w="2840" w:type="dxa"/>
          </w:tcPr>
          <w:p w14:paraId="6ABBC082" w14:textId="77777777" w:rsidR="00AE7B6F" w:rsidRPr="00DC555B" w:rsidRDefault="00AE7B6F" w:rsidP="00DC555B">
            <w:pPr>
              <w:spacing w:line="360" w:lineRule="auto"/>
              <w:jc w:val="center"/>
              <w:textAlignment w:val="center"/>
              <w:rPr>
                <w:szCs w:val="24"/>
              </w:rPr>
            </w:pPr>
            <w:r w:rsidRPr="00DC555B">
              <w:rPr>
                <w:rFonts w:hint="eastAsia"/>
                <w:szCs w:val="24"/>
              </w:rPr>
              <w:t>样本量</w:t>
            </w:r>
          </w:p>
        </w:tc>
        <w:tc>
          <w:tcPr>
            <w:tcW w:w="2841" w:type="dxa"/>
          </w:tcPr>
          <w:p w14:paraId="6ABBC083" w14:textId="77777777" w:rsidR="00AE7B6F" w:rsidRPr="00DC555B" w:rsidRDefault="00AE7B6F" w:rsidP="00DC555B">
            <w:pPr>
              <w:spacing w:line="360" w:lineRule="auto"/>
              <w:jc w:val="center"/>
              <w:textAlignment w:val="center"/>
              <w:rPr>
                <w:szCs w:val="24"/>
              </w:rPr>
            </w:pPr>
            <w:r w:rsidRPr="00DC555B">
              <w:rPr>
                <w:szCs w:val="24"/>
              </w:rPr>
              <w:object w:dxaOrig="320" w:dyaOrig="300" w14:anchorId="6ABBC49B">
                <v:shape id="_x0000_i1431" type="#_x0000_t75" style="width:17.25pt;height:15pt" o:ole="">
                  <v:imagedata r:id="rId760" o:title=""/>
                </v:shape>
                <o:OLEObject Type="Embed" ProgID="Equation.DSMT4" ShapeID="_x0000_i1431" DrawAspect="Content" ObjectID="_1617179747" r:id="rId778"/>
              </w:object>
            </w:r>
            <w:r w:rsidRPr="00DC555B">
              <w:rPr>
                <w:szCs w:val="24"/>
              </w:rPr>
              <w:t xml:space="preserve"> </w:t>
            </w:r>
            <w:r w:rsidRPr="00DC555B">
              <w:rPr>
                <w:szCs w:val="24"/>
              </w:rPr>
              <w:object w:dxaOrig="360" w:dyaOrig="300" w14:anchorId="6ABBC49C">
                <v:shape id="_x0000_i1432" type="#_x0000_t75" style="width:18.75pt;height:15pt" o:ole="">
                  <v:imagedata r:id="rId762" o:title=""/>
                </v:shape>
                <o:OLEObject Type="Embed" ProgID="Equation.DSMT4" ShapeID="_x0000_i1432" DrawAspect="Content" ObjectID="_1617179748" r:id="rId779"/>
              </w:object>
            </w:r>
            <w:r w:rsidRPr="00DC555B">
              <w:rPr>
                <w:rFonts w:hint="eastAsia"/>
                <w:szCs w:val="24"/>
              </w:rPr>
              <w:t xml:space="preserve"> </w:t>
            </w:r>
            <w:r w:rsidRPr="00DC555B">
              <w:rPr>
                <w:szCs w:val="24"/>
              </w:rPr>
              <w:object w:dxaOrig="340" w:dyaOrig="300" w14:anchorId="6ABBC49D">
                <v:shape id="_x0000_i1433" type="#_x0000_t75" style="width:16.5pt;height:15pt" o:ole="">
                  <v:imagedata r:id="rId764" o:title=""/>
                </v:shape>
                <o:OLEObject Type="Embed" ProgID="Equation.DSMT4" ShapeID="_x0000_i1433" DrawAspect="Content" ObjectID="_1617179749" r:id="rId780"/>
              </w:object>
            </w:r>
            <w:r w:rsidRPr="00DC555B">
              <w:rPr>
                <w:rFonts w:hint="eastAsia"/>
                <w:szCs w:val="24"/>
              </w:rPr>
              <w:t xml:space="preserve"> </w:t>
            </w:r>
          </w:p>
        </w:tc>
        <w:tc>
          <w:tcPr>
            <w:tcW w:w="2841" w:type="dxa"/>
          </w:tcPr>
          <w:p w14:paraId="6ABBC084" w14:textId="77777777" w:rsidR="00AE7B6F" w:rsidRPr="00DC555B" w:rsidRDefault="00AE7B6F" w:rsidP="00DC555B">
            <w:pPr>
              <w:pStyle w:val="a"/>
              <w:ind w:firstLineChars="300" w:firstLine="720"/>
            </w:pPr>
            <w:r w:rsidRPr="00DC555B">
              <w:rPr>
                <w:rFonts w:hint="eastAsia"/>
              </w:rPr>
              <w:t>(10, 100,</w:t>
            </w:r>
            <w:r w:rsidR="00067C0F" w:rsidRPr="00DC555B">
              <w:rPr>
                <w:rFonts w:hint="eastAsia"/>
              </w:rPr>
              <w:t xml:space="preserve"> </w:t>
            </w:r>
            <w:r w:rsidRPr="00DC555B">
              <w:rPr>
                <w:rFonts w:hint="eastAsia"/>
              </w:rPr>
              <w:t>1000)</w:t>
            </w:r>
          </w:p>
        </w:tc>
      </w:tr>
    </w:tbl>
    <w:p w14:paraId="6ABBC086" w14:textId="77777777" w:rsidR="0079575E" w:rsidRDefault="0079575E" w:rsidP="00FF1B4C">
      <w:pPr>
        <w:jc w:val="center"/>
        <w:rPr>
          <w:szCs w:val="24"/>
        </w:rPr>
      </w:pPr>
    </w:p>
    <w:p w14:paraId="6ABBC087" w14:textId="77777777" w:rsidR="00B41219" w:rsidRDefault="004E0142" w:rsidP="0079575E">
      <w:pPr>
        <w:jc w:val="center"/>
        <w:rPr>
          <w:rFonts w:asciiTheme="minorEastAsia" w:hAnsiTheme="minorEastAsia"/>
        </w:rPr>
      </w:pPr>
      <w:r w:rsidRPr="00FF1B4C">
        <w:rPr>
          <w:rFonts w:asciiTheme="minorEastAsia" w:hAnsiTheme="minorEastAsia" w:hint="eastAsia"/>
        </w:rPr>
        <w:t>表</w:t>
      </w:r>
      <w:r w:rsidR="007B2DA7">
        <w:rPr>
          <w:rFonts w:asciiTheme="minorEastAsia" w:hAnsiTheme="minorEastAsia" w:hint="eastAsia"/>
        </w:rPr>
        <w:t>（</w:t>
      </w:r>
      <w:r w:rsidRPr="00FF1B4C">
        <w:rPr>
          <w:rFonts w:asciiTheme="minorEastAsia" w:hAnsiTheme="minorEastAsia" w:hint="eastAsia"/>
        </w:rPr>
        <w:t>3-4）</w:t>
      </w:r>
      <w:r w:rsidR="00AE7B6F" w:rsidRPr="00FF1B4C">
        <w:rPr>
          <w:rFonts w:asciiTheme="minorEastAsia" w:hAnsiTheme="minorEastAsia" w:hint="eastAsia"/>
        </w:rPr>
        <w:t>EM方法中低可靠性设备模拟参数值</w:t>
      </w:r>
    </w:p>
    <w:p w14:paraId="6ABBC088" w14:textId="77777777" w:rsidR="0079575E" w:rsidRPr="0079575E" w:rsidRDefault="0079575E" w:rsidP="0079575E">
      <w:pPr>
        <w:jc w:val="center"/>
        <w:rPr>
          <w:rFonts w:asciiTheme="minorEastAsia" w:hAnsiTheme="minorEastAsia"/>
        </w:rPr>
      </w:pPr>
    </w:p>
    <w:tbl>
      <w:tblPr>
        <w:tblStyle w:val="TableGrid"/>
        <w:tblW w:w="0" w:type="auto"/>
        <w:tblLook w:val="04A0" w:firstRow="1" w:lastRow="0" w:firstColumn="1" w:lastColumn="0" w:noHBand="0" w:noVBand="1"/>
      </w:tblPr>
      <w:tblGrid>
        <w:gridCol w:w="2840"/>
        <w:gridCol w:w="2841"/>
        <w:gridCol w:w="2841"/>
      </w:tblGrid>
      <w:tr w:rsidR="00AE7B6F" w:rsidRPr="00DC555B" w14:paraId="6ABBC08C" w14:textId="77777777" w:rsidTr="00D0631B">
        <w:trPr>
          <w:trHeight w:val="603"/>
        </w:trPr>
        <w:tc>
          <w:tcPr>
            <w:tcW w:w="2840" w:type="dxa"/>
          </w:tcPr>
          <w:p w14:paraId="6ABBC089" w14:textId="77777777" w:rsidR="00AE7B6F" w:rsidRPr="00DC555B" w:rsidRDefault="00AE7B6F" w:rsidP="00DC555B">
            <w:pPr>
              <w:spacing w:line="360" w:lineRule="auto"/>
              <w:jc w:val="center"/>
              <w:textAlignment w:val="center"/>
              <w:rPr>
                <w:szCs w:val="24"/>
              </w:rPr>
            </w:pPr>
            <w:r w:rsidRPr="00DC555B">
              <w:rPr>
                <w:rFonts w:hint="eastAsia"/>
                <w:szCs w:val="24"/>
              </w:rPr>
              <w:t>参数</w:t>
            </w:r>
          </w:p>
        </w:tc>
        <w:tc>
          <w:tcPr>
            <w:tcW w:w="2841" w:type="dxa"/>
          </w:tcPr>
          <w:p w14:paraId="6ABBC08A" w14:textId="77777777" w:rsidR="00AE7B6F" w:rsidRPr="00DC555B" w:rsidRDefault="00AE7B6F" w:rsidP="00DC555B">
            <w:pPr>
              <w:spacing w:line="360" w:lineRule="auto"/>
              <w:jc w:val="center"/>
              <w:textAlignment w:val="center"/>
              <w:rPr>
                <w:szCs w:val="24"/>
              </w:rPr>
            </w:pPr>
            <w:r w:rsidRPr="00DC555B">
              <w:rPr>
                <w:rFonts w:hint="eastAsia"/>
                <w:szCs w:val="24"/>
              </w:rPr>
              <w:t>符号</w:t>
            </w:r>
          </w:p>
        </w:tc>
        <w:tc>
          <w:tcPr>
            <w:tcW w:w="2841" w:type="dxa"/>
          </w:tcPr>
          <w:p w14:paraId="6ABBC08B" w14:textId="77777777" w:rsidR="00AE7B6F" w:rsidRPr="00DC555B" w:rsidRDefault="00AE7B6F" w:rsidP="00DC555B">
            <w:pPr>
              <w:spacing w:line="360" w:lineRule="auto"/>
              <w:jc w:val="center"/>
              <w:textAlignment w:val="center"/>
              <w:rPr>
                <w:szCs w:val="24"/>
              </w:rPr>
            </w:pPr>
            <w:r w:rsidRPr="00DC555B">
              <w:rPr>
                <w:rFonts w:hint="eastAsia"/>
                <w:szCs w:val="24"/>
              </w:rPr>
              <w:t>数值</w:t>
            </w:r>
          </w:p>
        </w:tc>
      </w:tr>
      <w:tr w:rsidR="00AE7B6F" w:rsidRPr="00DC555B" w14:paraId="6ABBC090" w14:textId="77777777" w:rsidTr="00D0631B">
        <w:trPr>
          <w:trHeight w:val="706"/>
        </w:trPr>
        <w:tc>
          <w:tcPr>
            <w:tcW w:w="2840" w:type="dxa"/>
          </w:tcPr>
          <w:p w14:paraId="6ABBC08D" w14:textId="77777777" w:rsidR="00AE7B6F" w:rsidRPr="00DC555B" w:rsidRDefault="00AE7B6F" w:rsidP="00DC555B">
            <w:pPr>
              <w:spacing w:line="360" w:lineRule="auto"/>
              <w:jc w:val="center"/>
              <w:textAlignment w:val="center"/>
              <w:rPr>
                <w:szCs w:val="24"/>
              </w:rPr>
            </w:pPr>
            <w:r w:rsidRPr="00DC555B">
              <w:rPr>
                <w:rFonts w:hint="eastAsia"/>
                <w:szCs w:val="24"/>
              </w:rPr>
              <w:t>风险</w:t>
            </w:r>
            <w:r w:rsidRPr="00DC555B">
              <w:rPr>
                <w:rFonts w:hint="eastAsia"/>
                <w:szCs w:val="24"/>
              </w:rPr>
              <w:t>1</w:t>
            </w:r>
          </w:p>
        </w:tc>
        <w:tc>
          <w:tcPr>
            <w:tcW w:w="2841" w:type="dxa"/>
          </w:tcPr>
          <w:p w14:paraId="6ABBC08E" w14:textId="77777777" w:rsidR="00AE7B6F" w:rsidRPr="00DC555B" w:rsidRDefault="00AE7B6F" w:rsidP="00DC555B">
            <w:pPr>
              <w:spacing w:line="360" w:lineRule="auto"/>
              <w:jc w:val="center"/>
              <w:textAlignment w:val="center"/>
              <w:rPr>
                <w:szCs w:val="24"/>
              </w:rPr>
            </w:pPr>
            <w:r w:rsidRPr="00DC555B">
              <w:rPr>
                <w:szCs w:val="24"/>
              </w:rPr>
              <w:object w:dxaOrig="360" w:dyaOrig="300" w14:anchorId="6ABBC49E">
                <v:shape id="_x0000_i1434" type="#_x0000_t75" style="width:18.75pt;height:15pt" o:ole="">
                  <v:imagedata r:id="rId740" o:title=""/>
                </v:shape>
                <o:OLEObject Type="Embed" ProgID="Equation.DSMT4" ShapeID="_x0000_i1434" DrawAspect="Content" ObjectID="_1617179750" r:id="rId781"/>
              </w:object>
            </w:r>
            <w:r w:rsidRPr="00DC555B">
              <w:rPr>
                <w:szCs w:val="24"/>
              </w:rPr>
              <w:t xml:space="preserve"> </w:t>
            </w:r>
            <w:r w:rsidRPr="00DC555B">
              <w:rPr>
                <w:szCs w:val="24"/>
              </w:rPr>
              <w:object w:dxaOrig="360" w:dyaOrig="300" w14:anchorId="6ABBC49F">
                <v:shape id="_x0000_i1435" type="#_x0000_t75" style="width:18.75pt;height:15pt" o:ole="">
                  <v:imagedata r:id="rId742" o:title=""/>
                </v:shape>
                <o:OLEObject Type="Embed" ProgID="Equation.DSMT4" ShapeID="_x0000_i1435" DrawAspect="Content" ObjectID="_1617179751" r:id="rId782"/>
              </w:object>
            </w:r>
          </w:p>
        </w:tc>
        <w:tc>
          <w:tcPr>
            <w:tcW w:w="2841" w:type="dxa"/>
          </w:tcPr>
          <w:p w14:paraId="6ABBC08F" w14:textId="77777777" w:rsidR="00AE7B6F" w:rsidRPr="00DC555B" w:rsidRDefault="00AE7B6F" w:rsidP="00DC555B">
            <w:pPr>
              <w:pStyle w:val="a"/>
              <w:ind w:firstLineChars="300" w:firstLine="720"/>
            </w:pPr>
            <w:r w:rsidRPr="00DC555B">
              <w:rPr>
                <w:rFonts w:hint="eastAsia"/>
              </w:rPr>
              <w:t>(0.008 ,0.05)</w:t>
            </w:r>
          </w:p>
        </w:tc>
      </w:tr>
      <w:tr w:rsidR="00AE7B6F" w:rsidRPr="00DC555B" w14:paraId="6ABBC094" w14:textId="77777777" w:rsidTr="00D0631B">
        <w:trPr>
          <w:trHeight w:val="560"/>
        </w:trPr>
        <w:tc>
          <w:tcPr>
            <w:tcW w:w="2840" w:type="dxa"/>
          </w:tcPr>
          <w:p w14:paraId="6ABBC091" w14:textId="77777777" w:rsidR="00AE7B6F" w:rsidRPr="00DC555B" w:rsidRDefault="00AE7B6F" w:rsidP="00DC555B">
            <w:pPr>
              <w:spacing w:line="360" w:lineRule="auto"/>
              <w:jc w:val="center"/>
              <w:textAlignment w:val="center"/>
              <w:rPr>
                <w:szCs w:val="24"/>
              </w:rPr>
            </w:pPr>
            <w:r w:rsidRPr="00DC555B">
              <w:rPr>
                <w:rFonts w:hint="eastAsia"/>
                <w:szCs w:val="24"/>
              </w:rPr>
              <w:t>风险</w:t>
            </w:r>
            <w:r w:rsidRPr="00DC555B">
              <w:rPr>
                <w:rFonts w:hint="eastAsia"/>
                <w:szCs w:val="24"/>
              </w:rPr>
              <w:t>2</w:t>
            </w:r>
          </w:p>
        </w:tc>
        <w:tc>
          <w:tcPr>
            <w:tcW w:w="2841" w:type="dxa"/>
          </w:tcPr>
          <w:p w14:paraId="6ABBC092" w14:textId="77777777" w:rsidR="00AE7B6F" w:rsidRPr="00DC555B" w:rsidRDefault="00AE7B6F" w:rsidP="00DC555B">
            <w:pPr>
              <w:spacing w:line="360" w:lineRule="auto"/>
              <w:jc w:val="center"/>
              <w:textAlignment w:val="center"/>
              <w:rPr>
                <w:szCs w:val="24"/>
              </w:rPr>
            </w:pPr>
            <w:r w:rsidRPr="00DC555B">
              <w:rPr>
                <w:szCs w:val="24"/>
              </w:rPr>
              <w:object w:dxaOrig="380" w:dyaOrig="300" w14:anchorId="6ABBC4A0">
                <v:shape id="_x0000_i1436" type="#_x0000_t75" style="width:18.75pt;height:15pt" o:ole="">
                  <v:imagedata r:id="rId744" o:title=""/>
                </v:shape>
                <o:OLEObject Type="Embed" ProgID="Equation.DSMT4" ShapeID="_x0000_i1436" DrawAspect="Content" ObjectID="_1617179752" r:id="rId783"/>
              </w:object>
            </w:r>
            <w:r w:rsidRPr="00DC555B">
              <w:rPr>
                <w:rFonts w:hint="eastAsia"/>
                <w:szCs w:val="24"/>
              </w:rPr>
              <w:t xml:space="preserve"> </w:t>
            </w:r>
            <w:r w:rsidRPr="00DC555B">
              <w:rPr>
                <w:szCs w:val="24"/>
              </w:rPr>
              <w:object w:dxaOrig="380" w:dyaOrig="300" w14:anchorId="6ABBC4A1">
                <v:shape id="_x0000_i1437" type="#_x0000_t75" style="width:18.75pt;height:15pt" o:ole="">
                  <v:imagedata r:id="rId746" o:title=""/>
                </v:shape>
                <o:OLEObject Type="Embed" ProgID="Equation.DSMT4" ShapeID="_x0000_i1437" DrawAspect="Content" ObjectID="_1617179753" r:id="rId784"/>
              </w:object>
            </w:r>
          </w:p>
        </w:tc>
        <w:tc>
          <w:tcPr>
            <w:tcW w:w="2841" w:type="dxa"/>
          </w:tcPr>
          <w:p w14:paraId="6ABBC093" w14:textId="77777777" w:rsidR="00AE7B6F" w:rsidRPr="00DC555B" w:rsidRDefault="00AE7B6F" w:rsidP="00DC555B">
            <w:pPr>
              <w:pStyle w:val="a"/>
            </w:pPr>
            <w:r w:rsidRPr="00DC555B">
              <w:rPr>
                <w:rFonts w:hint="eastAsia"/>
              </w:rPr>
              <w:t xml:space="preserve">      (0.0008,0.08)</w:t>
            </w:r>
          </w:p>
        </w:tc>
      </w:tr>
      <w:tr w:rsidR="00AE7B6F" w:rsidRPr="00DC555B" w14:paraId="6ABBC098" w14:textId="77777777" w:rsidTr="00D0631B">
        <w:trPr>
          <w:trHeight w:val="569"/>
        </w:trPr>
        <w:tc>
          <w:tcPr>
            <w:tcW w:w="2840" w:type="dxa"/>
          </w:tcPr>
          <w:p w14:paraId="6ABBC095" w14:textId="77777777" w:rsidR="00AE7B6F" w:rsidRPr="00DC555B" w:rsidRDefault="00AE7B6F" w:rsidP="00DC555B">
            <w:pPr>
              <w:spacing w:line="360" w:lineRule="auto"/>
              <w:jc w:val="center"/>
              <w:textAlignment w:val="center"/>
              <w:rPr>
                <w:szCs w:val="24"/>
              </w:rPr>
            </w:pPr>
            <w:r w:rsidRPr="00DC555B">
              <w:rPr>
                <w:rFonts w:hint="eastAsia"/>
                <w:szCs w:val="24"/>
              </w:rPr>
              <w:t>温度（摄氏度）</w:t>
            </w:r>
          </w:p>
        </w:tc>
        <w:tc>
          <w:tcPr>
            <w:tcW w:w="2841" w:type="dxa"/>
          </w:tcPr>
          <w:p w14:paraId="6ABBC096" w14:textId="77777777" w:rsidR="00AE7B6F" w:rsidRPr="00DC555B" w:rsidRDefault="00AE7B6F" w:rsidP="00DC555B">
            <w:pPr>
              <w:pStyle w:val="a"/>
            </w:pPr>
            <w:r w:rsidRPr="00DC555B">
              <w:rPr>
                <w:rFonts w:hint="eastAsia"/>
              </w:rPr>
              <w:t xml:space="preserve">      </w:t>
            </w:r>
            <w:r w:rsidR="00D40E71" w:rsidRPr="00DC555B">
              <w:rPr>
                <w:rFonts w:hint="eastAsia"/>
              </w:rPr>
              <w:t xml:space="preserve"> </w:t>
            </w:r>
            <w:r w:rsidRPr="00DC555B">
              <w:rPr>
                <w:rFonts w:hint="eastAsia"/>
              </w:rPr>
              <w:t xml:space="preserve"> </w:t>
            </w:r>
            <w:r w:rsidR="00D40E71" w:rsidRPr="00DC555B">
              <w:rPr>
                <w:position w:val="-12"/>
              </w:rPr>
              <w:object w:dxaOrig="279" w:dyaOrig="360" w14:anchorId="6ABBC4A2">
                <v:shape id="_x0000_i1438" type="#_x0000_t75" style="width:14.25pt;height:18.75pt" o:ole="">
                  <v:imagedata r:id="rId785" o:title=""/>
                </v:shape>
                <o:OLEObject Type="Embed" ProgID="Equation.DSMT4" ShapeID="_x0000_i1438" DrawAspect="Content" ObjectID="_1617179754" r:id="rId786"/>
              </w:object>
            </w:r>
            <w:r w:rsidR="00D40E71" w:rsidRPr="00DC555B">
              <w:rPr>
                <w:position w:val="-12"/>
              </w:rPr>
              <w:t xml:space="preserve"> </w:t>
            </w:r>
            <w:r w:rsidR="00D40E71" w:rsidRPr="00DC555B">
              <w:rPr>
                <w:position w:val="-12"/>
              </w:rPr>
              <w:object w:dxaOrig="300" w:dyaOrig="360" w14:anchorId="6ABBC4A3">
                <v:shape id="_x0000_i1439" type="#_x0000_t75" style="width:15pt;height:18.75pt" o:ole="">
                  <v:imagedata r:id="rId787" o:title=""/>
                </v:shape>
                <o:OLEObject Type="Embed" ProgID="Equation.DSMT4" ShapeID="_x0000_i1439" DrawAspect="Content" ObjectID="_1617179755" r:id="rId788"/>
              </w:object>
            </w:r>
            <w:r w:rsidR="00D40E71" w:rsidRPr="00DC555B">
              <w:rPr>
                <w:position w:val="-12"/>
              </w:rPr>
              <w:t xml:space="preserve"> </w:t>
            </w:r>
          </w:p>
        </w:tc>
        <w:tc>
          <w:tcPr>
            <w:tcW w:w="2841" w:type="dxa"/>
          </w:tcPr>
          <w:p w14:paraId="6ABBC097" w14:textId="77777777" w:rsidR="00AE7B6F" w:rsidRPr="00DC555B" w:rsidRDefault="00AE7B6F" w:rsidP="00DC555B">
            <w:pPr>
              <w:pStyle w:val="a"/>
              <w:ind w:firstLineChars="400" w:firstLine="960"/>
            </w:pPr>
            <w:r w:rsidRPr="00DC555B">
              <w:rPr>
                <w:rFonts w:hint="eastAsia"/>
              </w:rPr>
              <w:t>(45,55)</w:t>
            </w:r>
          </w:p>
        </w:tc>
      </w:tr>
      <w:tr w:rsidR="00AE7B6F" w:rsidRPr="00DC555B" w14:paraId="6ABBC09C" w14:textId="77777777" w:rsidTr="00D0631B">
        <w:trPr>
          <w:trHeight w:val="492"/>
        </w:trPr>
        <w:tc>
          <w:tcPr>
            <w:tcW w:w="2840" w:type="dxa"/>
          </w:tcPr>
          <w:p w14:paraId="6ABBC099" w14:textId="77777777" w:rsidR="00AE7B6F" w:rsidRPr="00DC555B" w:rsidRDefault="00AE7B6F" w:rsidP="00DC555B">
            <w:pPr>
              <w:spacing w:line="360" w:lineRule="auto"/>
              <w:jc w:val="center"/>
              <w:textAlignment w:val="center"/>
              <w:rPr>
                <w:szCs w:val="24"/>
              </w:rPr>
            </w:pPr>
            <w:r w:rsidRPr="00DC555B">
              <w:rPr>
                <w:rFonts w:hint="eastAsia"/>
                <w:szCs w:val="24"/>
              </w:rPr>
              <w:t>检测时间（天）</w:t>
            </w:r>
          </w:p>
        </w:tc>
        <w:tc>
          <w:tcPr>
            <w:tcW w:w="2841" w:type="dxa"/>
          </w:tcPr>
          <w:p w14:paraId="6ABBC09A" w14:textId="77777777" w:rsidR="00AE7B6F" w:rsidRPr="00DC555B" w:rsidRDefault="00AE7B6F" w:rsidP="00DC555B">
            <w:pPr>
              <w:spacing w:line="360" w:lineRule="auto"/>
              <w:jc w:val="center"/>
              <w:textAlignment w:val="center"/>
              <w:rPr>
                <w:szCs w:val="24"/>
              </w:rPr>
            </w:pPr>
            <w:r w:rsidRPr="00DC555B">
              <w:rPr>
                <w:szCs w:val="24"/>
              </w:rPr>
              <w:object w:dxaOrig="279" w:dyaOrig="300" w14:anchorId="6ABBC4A4">
                <v:shape id="_x0000_i1440" type="#_x0000_t75" style="width:14.25pt;height:15pt" o:ole="">
                  <v:imagedata r:id="rId752" o:title=""/>
                </v:shape>
                <o:OLEObject Type="Embed" ProgID="Equation.DSMT4" ShapeID="_x0000_i1440" DrawAspect="Content" ObjectID="_1617179756" r:id="rId789"/>
              </w:object>
            </w:r>
            <w:r w:rsidRPr="00DC555B">
              <w:rPr>
                <w:szCs w:val="24"/>
              </w:rPr>
              <w:t xml:space="preserve"> </w:t>
            </w:r>
            <w:r w:rsidRPr="00DC555B">
              <w:rPr>
                <w:szCs w:val="24"/>
              </w:rPr>
              <w:object w:dxaOrig="279" w:dyaOrig="300" w14:anchorId="6ABBC4A5">
                <v:shape id="_x0000_i1441" type="#_x0000_t75" style="width:14.25pt;height:15pt" o:ole="">
                  <v:imagedata r:id="rId754" o:title=""/>
                </v:shape>
                <o:OLEObject Type="Embed" ProgID="Equation.DSMT4" ShapeID="_x0000_i1441" DrawAspect="Content" ObjectID="_1617179757" r:id="rId790"/>
              </w:object>
            </w:r>
            <w:r w:rsidRPr="00DC555B">
              <w:rPr>
                <w:rFonts w:hint="eastAsia"/>
                <w:szCs w:val="24"/>
              </w:rPr>
              <w:t xml:space="preserve"> </w:t>
            </w:r>
            <w:r w:rsidRPr="00DC555B">
              <w:rPr>
                <w:szCs w:val="24"/>
              </w:rPr>
              <w:object w:dxaOrig="300" w:dyaOrig="300" w14:anchorId="6ABBC4A6">
                <v:shape id="_x0000_i1442" type="#_x0000_t75" style="width:15pt;height:15pt" o:ole="">
                  <v:imagedata r:id="rId756" o:title=""/>
                </v:shape>
                <o:OLEObject Type="Embed" ProgID="Equation.DSMT4" ShapeID="_x0000_i1442" DrawAspect="Content" ObjectID="_1617179758" r:id="rId791"/>
              </w:object>
            </w:r>
            <w:r w:rsidRPr="00DC555B">
              <w:rPr>
                <w:szCs w:val="24"/>
              </w:rPr>
              <w:t xml:space="preserve"> </w:t>
            </w:r>
            <w:r w:rsidRPr="00DC555B">
              <w:rPr>
                <w:szCs w:val="24"/>
              </w:rPr>
              <w:object w:dxaOrig="300" w:dyaOrig="300" w14:anchorId="6ABBC4A7">
                <v:shape id="_x0000_i1443" type="#_x0000_t75" style="width:15pt;height:15pt" o:ole="">
                  <v:imagedata r:id="rId758" o:title=""/>
                </v:shape>
                <o:OLEObject Type="Embed" ProgID="Equation.DSMT4" ShapeID="_x0000_i1443" DrawAspect="Content" ObjectID="_1617179759" r:id="rId792"/>
              </w:object>
            </w:r>
          </w:p>
        </w:tc>
        <w:tc>
          <w:tcPr>
            <w:tcW w:w="2841" w:type="dxa"/>
          </w:tcPr>
          <w:p w14:paraId="6ABBC09B" w14:textId="77777777" w:rsidR="00AE7B6F" w:rsidRPr="00DC555B" w:rsidRDefault="00AE7B6F" w:rsidP="00DC555B">
            <w:pPr>
              <w:pStyle w:val="a"/>
              <w:ind w:firstLineChars="300" w:firstLine="720"/>
            </w:pPr>
            <w:r w:rsidRPr="00DC555B">
              <w:rPr>
                <w:rFonts w:hint="eastAsia"/>
              </w:rPr>
              <w:t>(10,20,30,40)</w:t>
            </w:r>
          </w:p>
        </w:tc>
      </w:tr>
      <w:tr w:rsidR="00AE7B6F" w:rsidRPr="00DC555B" w14:paraId="6ABBC0A0" w14:textId="77777777" w:rsidTr="00D0631B">
        <w:trPr>
          <w:trHeight w:val="557"/>
        </w:trPr>
        <w:tc>
          <w:tcPr>
            <w:tcW w:w="2840" w:type="dxa"/>
          </w:tcPr>
          <w:p w14:paraId="6ABBC09D" w14:textId="77777777" w:rsidR="00AE7B6F" w:rsidRPr="00DC555B" w:rsidRDefault="00AE7B6F" w:rsidP="00DC555B">
            <w:pPr>
              <w:spacing w:line="360" w:lineRule="auto"/>
              <w:jc w:val="center"/>
              <w:textAlignment w:val="center"/>
              <w:rPr>
                <w:szCs w:val="24"/>
              </w:rPr>
            </w:pPr>
            <w:r w:rsidRPr="00DC555B">
              <w:rPr>
                <w:rFonts w:hint="eastAsia"/>
                <w:szCs w:val="24"/>
              </w:rPr>
              <w:t>样本量</w:t>
            </w:r>
          </w:p>
        </w:tc>
        <w:tc>
          <w:tcPr>
            <w:tcW w:w="2841" w:type="dxa"/>
          </w:tcPr>
          <w:p w14:paraId="6ABBC09E" w14:textId="77777777" w:rsidR="00AE7B6F" w:rsidRPr="00DC555B" w:rsidRDefault="00AE7B6F" w:rsidP="00DC555B">
            <w:pPr>
              <w:spacing w:line="360" w:lineRule="auto"/>
              <w:jc w:val="center"/>
              <w:textAlignment w:val="center"/>
              <w:rPr>
                <w:szCs w:val="24"/>
              </w:rPr>
            </w:pPr>
            <w:r w:rsidRPr="00DC555B">
              <w:rPr>
                <w:szCs w:val="24"/>
              </w:rPr>
              <w:object w:dxaOrig="320" w:dyaOrig="300" w14:anchorId="6ABBC4A8">
                <v:shape id="_x0000_i1444" type="#_x0000_t75" style="width:17.25pt;height:15pt" o:ole="">
                  <v:imagedata r:id="rId760" o:title=""/>
                </v:shape>
                <o:OLEObject Type="Embed" ProgID="Equation.DSMT4" ShapeID="_x0000_i1444" DrawAspect="Content" ObjectID="_1617179760" r:id="rId793"/>
              </w:object>
            </w:r>
            <w:r w:rsidRPr="00DC555B">
              <w:rPr>
                <w:szCs w:val="24"/>
              </w:rPr>
              <w:t xml:space="preserve"> </w:t>
            </w:r>
            <w:r w:rsidRPr="00DC555B">
              <w:rPr>
                <w:szCs w:val="24"/>
              </w:rPr>
              <w:object w:dxaOrig="360" w:dyaOrig="300" w14:anchorId="6ABBC4A9">
                <v:shape id="_x0000_i1445" type="#_x0000_t75" style="width:18.75pt;height:15pt" o:ole="">
                  <v:imagedata r:id="rId762" o:title=""/>
                </v:shape>
                <o:OLEObject Type="Embed" ProgID="Equation.DSMT4" ShapeID="_x0000_i1445" DrawAspect="Content" ObjectID="_1617179761" r:id="rId794"/>
              </w:object>
            </w:r>
            <w:r w:rsidRPr="00DC555B">
              <w:rPr>
                <w:rFonts w:hint="eastAsia"/>
                <w:szCs w:val="24"/>
              </w:rPr>
              <w:t xml:space="preserve"> </w:t>
            </w:r>
            <w:r w:rsidRPr="00DC555B">
              <w:rPr>
                <w:szCs w:val="24"/>
              </w:rPr>
              <w:object w:dxaOrig="340" w:dyaOrig="300" w14:anchorId="6ABBC4AA">
                <v:shape id="_x0000_i1446" type="#_x0000_t75" style="width:16.5pt;height:15pt" o:ole="">
                  <v:imagedata r:id="rId764" o:title=""/>
                </v:shape>
                <o:OLEObject Type="Embed" ProgID="Equation.DSMT4" ShapeID="_x0000_i1446" DrawAspect="Content" ObjectID="_1617179762" r:id="rId795"/>
              </w:object>
            </w:r>
            <w:r w:rsidRPr="00DC555B">
              <w:rPr>
                <w:rFonts w:hint="eastAsia"/>
                <w:szCs w:val="24"/>
              </w:rPr>
              <w:t xml:space="preserve"> </w:t>
            </w:r>
          </w:p>
        </w:tc>
        <w:tc>
          <w:tcPr>
            <w:tcW w:w="2841" w:type="dxa"/>
          </w:tcPr>
          <w:p w14:paraId="6ABBC09F" w14:textId="77777777" w:rsidR="00AE7B6F" w:rsidRPr="00DC555B" w:rsidRDefault="00AE7B6F" w:rsidP="00DC555B">
            <w:pPr>
              <w:pStyle w:val="a"/>
              <w:ind w:firstLineChars="300" w:firstLine="720"/>
            </w:pPr>
            <w:r w:rsidRPr="00DC555B">
              <w:rPr>
                <w:rFonts w:hint="eastAsia"/>
              </w:rPr>
              <w:t>(10, 100,</w:t>
            </w:r>
            <w:r w:rsidR="00067C0F" w:rsidRPr="00DC555B">
              <w:rPr>
                <w:rFonts w:hint="eastAsia"/>
              </w:rPr>
              <w:t xml:space="preserve"> </w:t>
            </w:r>
            <w:r w:rsidRPr="00DC555B">
              <w:rPr>
                <w:rFonts w:hint="eastAsia"/>
              </w:rPr>
              <w:t>1000)</w:t>
            </w:r>
          </w:p>
        </w:tc>
      </w:tr>
    </w:tbl>
    <w:p w14:paraId="6ABBC0A1" w14:textId="77777777" w:rsidR="0079575E" w:rsidRDefault="0079575E" w:rsidP="00DC555B">
      <w:pPr>
        <w:spacing w:line="360" w:lineRule="auto"/>
        <w:ind w:firstLine="420"/>
        <w:textAlignment w:val="center"/>
        <w:rPr>
          <w:rFonts w:ascii="Arial" w:eastAsia="SimSun" w:hAnsi="Arial" w:cs="Arial"/>
          <w:kern w:val="0"/>
          <w:szCs w:val="24"/>
        </w:rPr>
      </w:pPr>
    </w:p>
    <w:p w14:paraId="6ABBC0A2" w14:textId="77777777" w:rsidR="001E6D7A" w:rsidRPr="00DC555B" w:rsidRDefault="00704E1F" w:rsidP="00DC555B">
      <w:pPr>
        <w:spacing w:line="360" w:lineRule="auto"/>
        <w:ind w:firstLine="420"/>
        <w:textAlignment w:val="center"/>
        <w:rPr>
          <w:rFonts w:ascii="Arial" w:hAnsi="Arial" w:cs="Arial"/>
          <w:color w:val="222222"/>
          <w:szCs w:val="24"/>
        </w:rPr>
      </w:pPr>
      <w:r w:rsidRPr="00DC555B">
        <w:rPr>
          <w:rFonts w:ascii="Arial" w:hAnsi="Arial" w:cs="Arial" w:hint="eastAsia"/>
          <w:color w:val="222222"/>
          <w:szCs w:val="24"/>
        </w:rPr>
        <w:t>四、</w:t>
      </w:r>
      <w:r w:rsidR="001E6D7A" w:rsidRPr="00DC555B">
        <w:rPr>
          <w:rFonts w:ascii="Arial" w:hAnsi="Arial" w:cs="Arial" w:hint="eastAsia"/>
          <w:color w:val="222222"/>
          <w:szCs w:val="24"/>
        </w:rPr>
        <w:t>模拟结果分析</w:t>
      </w:r>
    </w:p>
    <w:p w14:paraId="6ABBC0A3" w14:textId="77777777" w:rsidR="00D0631B" w:rsidRPr="00591080" w:rsidRDefault="00D0631B" w:rsidP="00FF1B4C">
      <w:pPr>
        <w:shd w:val="clear" w:color="auto" w:fill="FFFFFF"/>
        <w:spacing w:line="360" w:lineRule="auto"/>
        <w:ind w:firstLine="420"/>
        <w:rPr>
          <w:rFonts w:asciiTheme="minorEastAsia" w:hAnsiTheme="minorEastAsia" w:cs="Arial"/>
          <w:kern w:val="0"/>
          <w:szCs w:val="24"/>
        </w:rPr>
      </w:pPr>
      <w:r w:rsidRPr="00591080">
        <w:rPr>
          <w:rFonts w:asciiTheme="minorEastAsia" w:hAnsiTheme="minorEastAsia" w:cs="Arial" w:hint="eastAsia"/>
          <w:kern w:val="0"/>
          <w:szCs w:val="24"/>
        </w:rPr>
        <w:t>从</w:t>
      </w:r>
      <w:r w:rsidR="004E0142" w:rsidRPr="00591080">
        <w:rPr>
          <w:rFonts w:asciiTheme="minorEastAsia" w:hAnsiTheme="minorEastAsia" w:cs="Arial" w:hint="eastAsia"/>
          <w:kern w:val="0"/>
          <w:szCs w:val="24"/>
        </w:rPr>
        <w:t>表格</w:t>
      </w:r>
      <w:r w:rsidR="007D3109" w:rsidRPr="00591080">
        <w:rPr>
          <w:rFonts w:asciiTheme="minorEastAsia" w:hAnsiTheme="minorEastAsia" w:cs="Arial" w:hint="eastAsia"/>
          <w:kern w:val="0"/>
          <w:szCs w:val="24"/>
        </w:rPr>
        <w:t>（3-5）、（3-6）、（3-7）</w:t>
      </w:r>
      <w:r w:rsidR="004E0142" w:rsidRPr="00591080">
        <w:rPr>
          <w:rFonts w:asciiTheme="minorEastAsia" w:hAnsiTheme="minorEastAsia" w:cs="Arial" w:hint="eastAsia"/>
          <w:kern w:val="0"/>
          <w:szCs w:val="24"/>
        </w:rPr>
        <w:t>的</w:t>
      </w:r>
      <w:r w:rsidRPr="00591080">
        <w:rPr>
          <w:rFonts w:asciiTheme="minorEastAsia" w:hAnsiTheme="minorEastAsia" w:cs="Arial" w:hint="eastAsia"/>
          <w:kern w:val="0"/>
          <w:szCs w:val="24"/>
        </w:rPr>
        <w:t>结果</w:t>
      </w:r>
      <w:r w:rsidR="004E0142" w:rsidRPr="00591080">
        <w:rPr>
          <w:rFonts w:asciiTheme="minorEastAsia" w:hAnsiTheme="minorEastAsia" w:cs="Arial" w:hint="eastAsia"/>
          <w:kern w:val="0"/>
          <w:szCs w:val="24"/>
        </w:rPr>
        <w:t>分别</w:t>
      </w:r>
      <w:r w:rsidR="007D3109" w:rsidRPr="00591080">
        <w:rPr>
          <w:rFonts w:asciiTheme="minorEastAsia" w:hAnsiTheme="minorEastAsia" w:cs="Arial" w:hint="eastAsia"/>
          <w:kern w:val="0"/>
          <w:szCs w:val="24"/>
        </w:rPr>
        <w:t>都可以发现</w:t>
      </w:r>
      <w:r w:rsidRPr="00591080">
        <w:rPr>
          <w:rFonts w:asciiTheme="minorEastAsia" w:hAnsiTheme="minorEastAsia" w:cs="Arial" w:hint="eastAsia"/>
          <w:kern w:val="0"/>
          <w:szCs w:val="24"/>
        </w:rPr>
        <w:t>，</w:t>
      </w:r>
      <w:r w:rsidR="004E0142" w:rsidRPr="00591080">
        <w:rPr>
          <w:rFonts w:asciiTheme="minorEastAsia" w:hAnsiTheme="minorEastAsia" w:hint="eastAsia"/>
          <w:szCs w:val="24"/>
        </w:rPr>
        <w:t>随着样本量的增加，Bias和mse都在减小</w:t>
      </w:r>
      <w:r w:rsidRPr="00591080">
        <w:rPr>
          <w:rFonts w:asciiTheme="minorEastAsia" w:hAnsiTheme="minorEastAsia" w:hint="eastAsia"/>
          <w:szCs w:val="24"/>
        </w:rPr>
        <w:t>，说明EM算法对竞争风险下一次性产品的参数估计是有效的。同时模拟试验分别是对</w:t>
      </w:r>
      <w:r w:rsidRPr="00591080">
        <w:rPr>
          <w:rFonts w:asciiTheme="minorEastAsia" w:hAnsiTheme="minorEastAsia" w:cs="Arial" w:hint="eastAsia"/>
          <w:color w:val="222222"/>
          <w:szCs w:val="24"/>
        </w:rPr>
        <w:t>三组参数值做的，不同的参数值代表不同的可靠性。</w:t>
      </w:r>
      <w:r w:rsidR="004E0142" w:rsidRPr="00591080">
        <w:rPr>
          <w:rFonts w:asciiTheme="minorEastAsia" w:hAnsiTheme="minorEastAsia" w:cs="Arial" w:hint="eastAsia"/>
          <w:color w:val="222222"/>
          <w:szCs w:val="24"/>
        </w:rPr>
        <w:t>同时</w:t>
      </w:r>
      <w:r w:rsidRPr="00591080">
        <w:rPr>
          <w:rFonts w:asciiTheme="minorEastAsia" w:hAnsiTheme="minorEastAsia" w:cs="Arial" w:hint="eastAsia"/>
          <w:color w:val="222222"/>
          <w:szCs w:val="24"/>
        </w:rPr>
        <w:t>通过对三个表格</w:t>
      </w:r>
      <w:r w:rsidR="004E0142" w:rsidRPr="00591080">
        <w:rPr>
          <w:rFonts w:asciiTheme="minorEastAsia" w:hAnsiTheme="minorEastAsia" w:cs="Arial" w:hint="eastAsia"/>
          <w:color w:val="222222"/>
          <w:szCs w:val="24"/>
        </w:rPr>
        <w:t>各个参数的Bias和mse</w:t>
      </w:r>
      <w:r w:rsidRPr="00591080">
        <w:rPr>
          <w:rFonts w:asciiTheme="minorEastAsia" w:hAnsiTheme="minorEastAsia" w:cs="Arial" w:hint="eastAsia"/>
          <w:color w:val="222222"/>
          <w:szCs w:val="24"/>
        </w:rPr>
        <w:t>做对比，可以发现，</w:t>
      </w:r>
      <w:r w:rsidR="004E0142" w:rsidRPr="00591080">
        <w:rPr>
          <w:rFonts w:asciiTheme="minorEastAsia" w:hAnsiTheme="minorEastAsia" w:cs="Arial" w:hint="eastAsia"/>
          <w:color w:val="222222"/>
          <w:szCs w:val="24"/>
        </w:rPr>
        <w:t>表格（3-6），（3-7）的结果比（3-5）好，说明</w:t>
      </w:r>
      <w:r w:rsidRPr="00591080">
        <w:rPr>
          <w:rFonts w:asciiTheme="minorEastAsia" w:hAnsiTheme="minorEastAsia" w:cs="Arial" w:hint="eastAsia"/>
          <w:color w:val="222222"/>
          <w:szCs w:val="24"/>
        </w:rPr>
        <w:t>EM</w:t>
      </w:r>
      <w:r w:rsidR="00340F94" w:rsidRPr="00591080">
        <w:rPr>
          <w:rFonts w:asciiTheme="minorEastAsia" w:hAnsiTheme="minorEastAsia" w:cs="Arial" w:hint="eastAsia"/>
          <w:color w:val="222222"/>
          <w:szCs w:val="24"/>
        </w:rPr>
        <w:t>算法对低可靠性和中的可靠性的设备的表现比高可靠性好。出现</w:t>
      </w:r>
      <w:r w:rsidR="007D3109" w:rsidRPr="00591080">
        <w:rPr>
          <w:rFonts w:asciiTheme="minorEastAsia" w:hAnsiTheme="minorEastAsia" w:cs="Arial" w:hint="eastAsia"/>
          <w:color w:val="222222"/>
          <w:szCs w:val="24"/>
        </w:rPr>
        <w:t>这种结果的可能原因是在可靠性较高的情况下，EM算法性能较差的一个原因是极大似然估计仅依赖于观测数据。具有高可靠性装置的样品会有少量观察到的故障，因此，估计值不会像具有中等或低可靠性装置的样品那样准确。</w:t>
      </w:r>
      <w:r w:rsidR="004E0142" w:rsidRPr="00591080">
        <w:rPr>
          <w:rFonts w:asciiTheme="minorEastAsia" w:hAnsiTheme="minorEastAsia" w:cs="Arial"/>
          <w:kern w:val="0"/>
          <w:szCs w:val="24"/>
        </w:rPr>
        <w:t xml:space="preserve"> </w:t>
      </w:r>
    </w:p>
    <w:p w14:paraId="6ABBC0A4" w14:textId="77777777" w:rsidR="007D3109" w:rsidRPr="00DC555B" w:rsidRDefault="007D3109" w:rsidP="00DC555B">
      <w:pPr>
        <w:shd w:val="clear" w:color="auto" w:fill="FFFFFF"/>
        <w:spacing w:line="360" w:lineRule="auto"/>
        <w:ind w:firstLineChars="1300" w:firstLine="3120"/>
        <w:rPr>
          <w:rFonts w:ascii="Arial" w:eastAsia="SimSun" w:hAnsi="Arial" w:cs="Arial"/>
          <w:kern w:val="0"/>
          <w:szCs w:val="24"/>
        </w:rPr>
      </w:pPr>
    </w:p>
    <w:p w14:paraId="6ABBC0A5" w14:textId="77777777" w:rsidR="00D0631B" w:rsidRPr="00FF1B4C" w:rsidRDefault="007D3109" w:rsidP="00FF1B4C">
      <w:pPr>
        <w:jc w:val="center"/>
        <w:rPr>
          <w:rFonts w:asciiTheme="minorEastAsia" w:hAnsiTheme="minorEastAsia"/>
        </w:rPr>
      </w:pPr>
      <w:r w:rsidRPr="00FF1B4C">
        <w:rPr>
          <w:rFonts w:asciiTheme="minorEastAsia" w:hAnsiTheme="minorEastAsia" w:hint="eastAsia"/>
        </w:rPr>
        <w:t>表</w:t>
      </w:r>
      <w:r w:rsidR="00D65D22">
        <w:rPr>
          <w:rFonts w:asciiTheme="minorEastAsia" w:hAnsiTheme="minorEastAsia" w:hint="eastAsia"/>
        </w:rPr>
        <w:t>（3-5</w:t>
      </w:r>
      <w:r w:rsidRPr="00FF1B4C">
        <w:rPr>
          <w:rFonts w:asciiTheme="minorEastAsia" w:hAnsiTheme="minorEastAsia" w:hint="eastAsia"/>
        </w:rPr>
        <w:t>）</w:t>
      </w:r>
      <w:r w:rsidR="00D0631B" w:rsidRPr="00FF1B4C">
        <w:rPr>
          <w:rFonts w:asciiTheme="minorEastAsia" w:hAnsiTheme="minorEastAsia" w:hint="eastAsia"/>
        </w:rPr>
        <w:t>EM</w:t>
      </w:r>
      <w:r w:rsidR="00D65D22">
        <w:rPr>
          <w:rFonts w:asciiTheme="minorEastAsia" w:hAnsiTheme="minorEastAsia" w:hint="eastAsia"/>
        </w:rPr>
        <w:t>方法低</w:t>
      </w:r>
      <w:r w:rsidR="00D0631B" w:rsidRPr="00FF1B4C">
        <w:rPr>
          <w:rFonts w:asciiTheme="minorEastAsia" w:hAnsiTheme="minorEastAsia" w:hint="eastAsia"/>
        </w:rPr>
        <w:t>可靠性设备模拟结果</w:t>
      </w:r>
    </w:p>
    <w:p w14:paraId="6ABBC0A6" w14:textId="77777777" w:rsidR="005D314C" w:rsidRPr="00DC555B" w:rsidRDefault="005D314C" w:rsidP="0079575E">
      <w:pPr>
        <w:shd w:val="clear" w:color="auto" w:fill="FFFFFF"/>
        <w:spacing w:line="360" w:lineRule="auto"/>
        <w:rPr>
          <w:rFonts w:ascii="Arial" w:eastAsia="SimSun" w:hAnsi="Arial" w:cs="Arial"/>
          <w:kern w:val="0"/>
          <w:szCs w:val="24"/>
        </w:rPr>
      </w:pPr>
    </w:p>
    <w:tbl>
      <w:tblPr>
        <w:tblStyle w:val="TableGrid"/>
        <w:tblW w:w="7641" w:type="dxa"/>
        <w:jc w:val="center"/>
        <w:tblLook w:val="04A0" w:firstRow="1" w:lastRow="0" w:firstColumn="1" w:lastColumn="0" w:noHBand="0" w:noVBand="1"/>
      </w:tblPr>
      <w:tblGrid>
        <w:gridCol w:w="2547"/>
        <w:gridCol w:w="2547"/>
        <w:gridCol w:w="2547"/>
      </w:tblGrid>
      <w:tr w:rsidR="005D314C" w:rsidRPr="00DC555B" w14:paraId="6ABBC0AA" w14:textId="77777777" w:rsidTr="00FF1B4C">
        <w:trPr>
          <w:trHeight w:val="330"/>
          <w:jc w:val="center"/>
        </w:trPr>
        <w:tc>
          <w:tcPr>
            <w:tcW w:w="2547" w:type="dxa"/>
            <w:noWrap/>
            <w:hideMark/>
          </w:tcPr>
          <w:p w14:paraId="6ABBC0A7" w14:textId="77777777" w:rsidR="005D314C" w:rsidRPr="00DC555B" w:rsidRDefault="005D314C" w:rsidP="0079575E">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a10</w:t>
            </w:r>
          </w:p>
        </w:tc>
        <w:tc>
          <w:tcPr>
            <w:tcW w:w="2547" w:type="dxa"/>
            <w:noWrap/>
            <w:hideMark/>
          </w:tcPr>
          <w:p w14:paraId="6ABBC0A8" w14:textId="77777777" w:rsidR="005D314C" w:rsidRPr="00DC555B" w:rsidRDefault="005D314C" w:rsidP="0079575E">
            <w:pPr>
              <w:spacing w:line="360" w:lineRule="auto"/>
              <w:ind w:firstLineChars="400" w:firstLine="960"/>
              <w:rPr>
                <w:rFonts w:ascii="SimSun" w:eastAsia="SimSun" w:hAnsi="SimSun" w:cs="SimSun"/>
                <w:color w:val="000000"/>
                <w:kern w:val="0"/>
                <w:szCs w:val="24"/>
              </w:rPr>
            </w:pPr>
            <w:r w:rsidRPr="00DC555B">
              <w:rPr>
                <w:rFonts w:ascii="SimSun" w:eastAsia="SimSun" w:hAnsi="SimSun" w:cs="SimSun" w:hint="eastAsia"/>
                <w:color w:val="000000"/>
                <w:kern w:val="0"/>
                <w:szCs w:val="24"/>
              </w:rPr>
              <w:t>Bias</w:t>
            </w:r>
          </w:p>
        </w:tc>
        <w:tc>
          <w:tcPr>
            <w:tcW w:w="2547" w:type="dxa"/>
            <w:noWrap/>
            <w:hideMark/>
          </w:tcPr>
          <w:p w14:paraId="6ABBC0A9" w14:textId="77777777" w:rsidR="005D314C" w:rsidRPr="00DC555B" w:rsidRDefault="005D314C" w:rsidP="0079575E">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Mse</w:t>
            </w:r>
          </w:p>
        </w:tc>
      </w:tr>
      <w:tr w:rsidR="005D314C" w:rsidRPr="00DC555B" w14:paraId="6ABBC0AE" w14:textId="77777777" w:rsidTr="00FF1B4C">
        <w:trPr>
          <w:trHeight w:val="330"/>
          <w:jc w:val="center"/>
        </w:trPr>
        <w:tc>
          <w:tcPr>
            <w:tcW w:w="2547" w:type="dxa"/>
            <w:noWrap/>
            <w:hideMark/>
          </w:tcPr>
          <w:p w14:paraId="6ABBC0AB" w14:textId="77777777" w:rsidR="005D314C" w:rsidRPr="00DC555B" w:rsidRDefault="005D314C" w:rsidP="0079575E">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w:t>
            </w:r>
          </w:p>
        </w:tc>
        <w:tc>
          <w:tcPr>
            <w:tcW w:w="2547" w:type="dxa"/>
            <w:noWrap/>
          </w:tcPr>
          <w:p w14:paraId="6ABBC0AC" w14:textId="77777777" w:rsidR="005D314C" w:rsidRPr="00DC555B" w:rsidRDefault="0053176E" w:rsidP="0079575E">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0.06713011</w:t>
            </w:r>
          </w:p>
        </w:tc>
        <w:tc>
          <w:tcPr>
            <w:tcW w:w="2547" w:type="dxa"/>
            <w:noWrap/>
          </w:tcPr>
          <w:p w14:paraId="6ABBC0AD" w14:textId="77777777" w:rsidR="005D314C" w:rsidRPr="00DC555B" w:rsidRDefault="0053176E" w:rsidP="0079575E">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0.00260639</w:t>
            </w:r>
          </w:p>
        </w:tc>
      </w:tr>
      <w:tr w:rsidR="005D314C" w:rsidRPr="00DC555B" w14:paraId="6ABBC0B2" w14:textId="77777777" w:rsidTr="00FF1B4C">
        <w:trPr>
          <w:trHeight w:val="330"/>
          <w:jc w:val="center"/>
        </w:trPr>
        <w:tc>
          <w:tcPr>
            <w:tcW w:w="2547" w:type="dxa"/>
            <w:noWrap/>
            <w:hideMark/>
          </w:tcPr>
          <w:p w14:paraId="6ABBC0AF" w14:textId="77777777" w:rsidR="005D314C" w:rsidRPr="00DC555B" w:rsidRDefault="005D314C" w:rsidP="0079575E">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w:t>
            </w:r>
          </w:p>
        </w:tc>
        <w:tc>
          <w:tcPr>
            <w:tcW w:w="2547" w:type="dxa"/>
            <w:noWrap/>
          </w:tcPr>
          <w:p w14:paraId="6ABBC0B0" w14:textId="77777777" w:rsidR="005D314C" w:rsidRPr="00DC555B" w:rsidRDefault="0053176E" w:rsidP="0079575E">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0.5214698</w:t>
            </w:r>
          </w:p>
        </w:tc>
        <w:tc>
          <w:tcPr>
            <w:tcW w:w="2547" w:type="dxa"/>
            <w:noWrap/>
          </w:tcPr>
          <w:p w14:paraId="6ABBC0B1" w14:textId="77777777" w:rsidR="005D314C" w:rsidRPr="00DC555B" w:rsidRDefault="0053176E" w:rsidP="0079575E">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7.72E-06</w:t>
            </w:r>
          </w:p>
        </w:tc>
      </w:tr>
      <w:tr w:rsidR="005D314C" w:rsidRPr="00DC555B" w14:paraId="6ABBC0B6" w14:textId="77777777" w:rsidTr="00FF1B4C">
        <w:trPr>
          <w:trHeight w:val="330"/>
          <w:jc w:val="center"/>
        </w:trPr>
        <w:tc>
          <w:tcPr>
            <w:tcW w:w="2547" w:type="dxa"/>
            <w:noWrap/>
            <w:hideMark/>
          </w:tcPr>
          <w:p w14:paraId="6ABBC0B3" w14:textId="77777777" w:rsidR="005D314C" w:rsidRPr="00DC555B" w:rsidRDefault="005D314C" w:rsidP="0079575E">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k=1000</w:t>
            </w:r>
          </w:p>
        </w:tc>
        <w:tc>
          <w:tcPr>
            <w:tcW w:w="2547" w:type="dxa"/>
            <w:noWrap/>
          </w:tcPr>
          <w:p w14:paraId="6ABBC0B4" w14:textId="77777777" w:rsidR="005D314C" w:rsidRPr="00DC555B" w:rsidRDefault="005C4042" w:rsidP="0079575E">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0.008160697</w:t>
            </w:r>
          </w:p>
        </w:tc>
        <w:tc>
          <w:tcPr>
            <w:tcW w:w="2547" w:type="dxa"/>
            <w:noWrap/>
          </w:tcPr>
          <w:p w14:paraId="6ABBC0B5" w14:textId="77777777" w:rsidR="005D314C" w:rsidRPr="00DC555B" w:rsidRDefault="005C4042" w:rsidP="0079575E">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1.25E-06</w:t>
            </w:r>
          </w:p>
        </w:tc>
      </w:tr>
      <w:tr w:rsidR="005D314C" w:rsidRPr="00DC555B" w14:paraId="6ABBC0BA" w14:textId="77777777" w:rsidTr="00FF1B4C">
        <w:trPr>
          <w:trHeight w:val="330"/>
          <w:jc w:val="center"/>
        </w:trPr>
        <w:tc>
          <w:tcPr>
            <w:tcW w:w="2547" w:type="dxa"/>
            <w:noWrap/>
            <w:hideMark/>
          </w:tcPr>
          <w:p w14:paraId="6ABBC0B7" w14:textId="77777777" w:rsidR="005D314C" w:rsidRPr="00DC555B" w:rsidRDefault="005D314C" w:rsidP="0079575E">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a11</w:t>
            </w:r>
          </w:p>
        </w:tc>
        <w:tc>
          <w:tcPr>
            <w:tcW w:w="2547" w:type="dxa"/>
            <w:noWrap/>
            <w:hideMark/>
          </w:tcPr>
          <w:p w14:paraId="6ABBC0B8" w14:textId="77777777" w:rsidR="005D314C" w:rsidRPr="00DC555B" w:rsidRDefault="005D314C" w:rsidP="0079575E">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Bias</w:t>
            </w:r>
          </w:p>
        </w:tc>
        <w:tc>
          <w:tcPr>
            <w:tcW w:w="2547" w:type="dxa"/>
            <w:noWrap/>
            <w:hideMark/>
          </w:tcPr>
          <w:p w14:paraId="6ABBC0B9" w14:textId="77777777" w:rsidR="005D314C" w:rsidRPr="00DC555B" w:rsidRDefault="005D314C" w:rsidP="0079575E">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Mse</w:t>
            </w:r>
          </w:p>
        </w:tc>
      </w:tr>
      <w:tr w:rsidR="005D314C" w:rsidRPr="00DC555B" w14:paraId="6ABBC0BE" w14:textId="77777777" w:rsidTr="00FF1B4C">
        <w:trPr>
          <w:trHeight w:val="330"/>
          <w:jc w:val="center"/>
        </w:trPr>
        <w:tc>
          <w:tcPr>
            <w:tcW w:w="2547" w:type="dxa"/>
            <w:noWrap/>
            <w:hideMark/>
          </w:tcPr>
          <w:p w14:paraId="6ABBC0BB" w14:textId="77777777" w:rsidR="005D314C" w:rsidRPr="00DC555B" w:rsidRDefault="005D314C" w:rsidP="0079575E">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w:t>
            </w:r>
          </w:p>
        </w:tc>
        <w:tc>
          <w:tcPr>
            <w:tcW w:w="2547" w:type="dxa"/>
            <w:noWrap/>
          </w:tcPr>
          <w:p w14:paraId="6ABBC0BC" w14:textId="77777777" w:rsidR="005D314C" w:rsidRPr="00DC555B" w:rsidRDefault="0053176E" w:rsidP="0079575E">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-0.1490013</w:t>
            </w:r>
          </w:p>
        </w:tc>
        <w:tc>
          <w:tcPr>
            <w:tcW w:w="2547" w:type="dxa"/>
            <w:noWrap/>
          </w:tcPr>
          <w:p w14:paraId="6ABBC0BD" w14:textId="77777777" w:rsidR="005D314C" w:rsidRPr="00DC555B" w:rsidRDefault="0053176E" w:rsidP="0079575E">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0.01677677</w:t>
            </w:r>
          </w:p>
        </w:tc>
      </w:tr>
      <w:tr w:rsidR="005D314C" w:rsidRPr="00DC555B" w14:paraId="6ABBC0C2" w14:textId="77777777" w:rsidTr="00FF1B4C">
        <w:trPr>
          <w:trHeight w:val="330"/>
          <w:jc w:val="center"/>
        </w:trPr>
        <w:tc>
          <w:tcPr>
            <w:tcW w:w="2547" w:type="dxa"/>
            <w:noWrap/>
            <w:hideMark/>
          </w:tcPr>
          <w:p w14:paraId="6ABBC0BF" w14:textId="77777777" w:rsidR="005D314C" w:rsidRPr="00DC555B" w:rsidRDefault="005D314C" w:rsidP="0079575E">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w:t>
            </w:r>
          </w:p>
        </w:tc>
        <w:tc>
          <w:tcPr>
            <w:tcW w:w="2547" w:type="dxa"/>
            <w:noWrap/>
          </w:tcPr>
          <w:p w14:paraId="6ABBC0C0" w14:textId="77777777" w:rsidR="005D314C" w:rsidRPr="00DC555B" w:rsidRDefault="005C4042" w:rsidP="0079575E">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-0.07453453</w:t>
            </w:r>
          </w:p>
        </w:tc>
        <w:tc>
          <w:tcPr>
            <w:tcW w:w="2547" w:type="dxa"/>
            <w:noWrap/>
          </w:tcPr>
          <w:p w14:paraId="6ABBC0C1" w14:textId="77777777" w:rsidR="005D314C" w:rsidRPr="00DC555B" w:rsidRDefault="005C4042" w:rsidP="0079575E">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0.01563452</w:t>
            </w:r>
          </w:p>
        </w:tc>
      </w:tr>
      <w:tr w:rsidR="005D314C" w:rsidRPr="00DC555B" w14:paraId="6ABBC0C6" w14:textId="77777777" w:rsidTr="00FF1B4C">
        <w:trPr>
          <w:trHeight w:val="330"/>
          <w:jc w:val="center"/>
        </w:trPr>
        <w:tc>
          <w:tcPr>
            <w:tcW w:w="2547" w:type="dxa"/>
            <w:noWrap/>
            <w:hideMark/>
          </w:tcPr>
          <w:p w14:paraId="6ABBC0C3"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k=1000</w:t>
            </w:r>
          </w:p>
        </w:tc>
        <w:tc>
          <w:tcPr>
            <w:tcW w:w="2547" w:type="dxa"/>
            <w:noWrap/>
          </w:tcPr>
          <w:p w14:paraId="6ABBC0C4" w14:textId="77777777" w:rsidR="005D314C" w:rsidRPr="00DC555B" w:rsidRDefault="005C4042"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-0.01882079</w:t>
            </w:r>
          </w:p>
        </w:tc>
        <w:tc>
          <w:tcPr>
            <w:tcW w:w="2547" w:type="dxa"/>
            <w:noWrap/>
          </w:tcPr>
          <w:p w14:paraId="6ABBC0C5" w14:textId="77777777" w:rsidR="005D314C" w:rsidRPr="00DC555B" w:rsidRDefault="005C4042"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0.000454794</w:t>
            </w:r>
          </w:p>
        </w:tc>
      </w:tr>
      <w:tr w:rsidR="005D314C" w:rsidRPr="00DC555B" w14:paraId="6ABBC0CA" w14:textId="77777777" w:rsidTr="00FF1B4C">
        <w:trPr>
          <w:trHeight w:val="330"/>
          <w:jc w:val="center"/>
        </w:trPr>
        <w:tc>
          <w:tcPr>
            <w:tcW w:w="2547" w:type="dxa"/>
            <w:noWrap/>
            <w:hideMark/>
          </w:tcPr>
          <w:p w14:paraId="6ABBC0C7"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a20</w:t>
            </w:r>
          </w:p>
        </w:tc>
        <w:tc>
          <w:tcPr>
            <w:tcW w:w="2547" w:type="dxa"/>
            <w:noWrap/>
            <w:hideMark/>
          </w:tcPr>
          <w:p w14:paraId="6ABBC0C8"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Bias</w:t>
            </w:r>
          </w:p>
        </w:tc>
        <w:tc>
          <w:tcPr>
            <w:tcW w:w="2547" w:type="dxa"/>
            <w:noWrap/>
            <w:hideMark/>
          </w:tcPr>
          <w:p w14:paraId="6ABBC0C9"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Mse</w:t>
            </w:r>
          </w:p>
        </w:tc>
      </w:tr>
      <w:tr w:rsidR="005D314C" w:rsidRPr="00DC555B" w14:paraId="6ABBC0CE" w14:textId="77777777" w:rsidTr="00FF1B4C">
        <w:trPr>
          <w:trHeight w:val="330"/>
          <w:jc w:val="center"/>
        </w:trPr>
        <w:tc>
          <w:tcPr>
            <w:tcW w:w="2547" w:type="dxa"/>
            <w:noWrap/>
            <w:hideMark/>
          </w:tcPr>
          <w:p w14:paraId="6ABBC0CB"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w:t>
            </w:r>
          </w:p>
        </w:tc>
        <w:tc>
          <w:tcPr>
            <w:tcW w:w="2547" w:type="dxa"/>
            <w:noWrap/>
          </w:tcPr>
          <w:p w14:paraId="6ABBC0CC" w14:textId="77777777" w:rsidR="005D314C" w:rsidRPr="00DC555B" w:rsidRDefault="0053176E"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0.09963202</w:t>
            </w:r>
          </w:p>
        </w:tc>
        <w:tc>
          <w:tcPr>
            <w:tcW w:w="2547" w:type="dxa"/>
            <w:noWrap/>
          </w:tcPr>
          <w:p w14:paraId="6ABBC0CD" w14:textId="77777777" w:rsidR="005D314C" w:rsidRPr="00DC555B" w:rsidRDefault="0053176E"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0.001784866</w:t>
            </w:r>
          </w:p>
        </w:tc>
      </w:tr>
      <w:tr w:rsidR="005D314C" w:rsidRPr="00DC555B" w14:paraId="6ABBC0D2" w14:textId="77777777" w:rsidTr="00FF1B4C">
        <w:trPr>
          <w:trHeight w:val="330"/>
          <w:jc w:val="center"/>
        </w:trPr>
        <w:tc>
          <w:tcPr>
            <w:tcW w:w="2547" w:type="dxa"/>
            <w:noWrap/>
            <w:hideMark/>
          </w:tcPr>
          <w:p w14:paraId="6ABBC0CF"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w:t>
            </w:r>
          </w:p>
        </w:tc>
        <w:tc>
          <w:tcPr>
            <w:tcW w:w="2547" w:type="dxa"/>
            <w:noWrap/>
          </w:tcPr>
          <w:p w14:paraId="6ABBC0D0" w14:textId="77777777" w:rsidR="005D314C" w:rsidRPr="00DC555B" w:rsidRDefault="005C4042"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0.3242708</w:t>
            </w:r>
          </w:p>
        </w:tc>
        <w:tc>
          <w:tcPr>
            <w:tcW w:w="2547" w:type="dxa"/>
            <w:noWrap/>
          </w:tcPr>
          <w:p w14:paraId="6ABBC0D1" w14:textId="77777777" w:rsidR="005D314C" w:rsidRPr="00DC555B" w:rsidRDefault="005C4042"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0.001312167</w:t>
            </w:r>
          </w:p>
        </w:tc>
      </w:tr>
      <w:tr w:rsidR="005D314C" w:rsidRPr="00DC555B" w14:paraId="6ABBC0D6" w14:textId="77777777" w:rsidTr="00FF1B4C">
        <w:trPr>
          <w:trHeight w:val="330"/>
          <w:jc w:val="center"/>
        </w:trPr>
        <w:tc>
          <w:tcPr>
            <w:tcW w:w="2547" w:type="dxa"/>
            <w:noWrap/>
            <w:hideMark/>
          </w:tcPr>
          <w:p w14:paraId="6ABBC0D3"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k=1000</w:t>
            </w:r>
          </w:p>
        </w:tc>
        <w:tc>
          <w:tcPr>
            <w:tcW w:w="2547" w:type="dxa"/>
            <w:noWrap/>
          </w:tcPr>
          <w:p w14:paraId="6ABBC0D4" w14:textId="77777777" w:rsidR="005D314C" w:rsidRPr="00DC555B" w:rsidRDefault="005C4042"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7.38E-04</w:t>
            </w:r>
          </w:p>
        </w:tc>
        <w:tc>
          <w:tcPr>
            <w:tcW w:w="2547" w:type="dxa"/>
            <w:noWrap/>
          </w:tcPr>
          <w:p w14:paraId="6ABBC0D5" w14:textId="77777777" w:rsidR="005D314C" w:rsidRPr="00DC555B" w:rsidRDefault="005C4042"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5.38E-04</w:t>
            </w:r>
          </w:p>
        </w:tc>
      </w:tr>
      <w:tr w:rsidR="005D314C" w:rsidRPr="00DC555B" w14:paraId="6ABBC0DA" w14:textId="77777777" w:rsidTr="00FF1B4C">
        <w:trPr>
          <w:trHeight w:val="330"/>
          <w:jc w:val="center"/>
        </w:trPr>
        <w:tc>
          <w:tcPr>
            <w:tcW w:w="2547" w:type="dxa"/>
            <w:noWrap/>
            <w:hideMark/>
          </w:tcPr>
          <w:p w14:paraId="6ABBC0D7"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a21</w:t>
            </w:r>
          </w:p>
        </w:tc>
        <w:tc>
          <w:tcPr>
            <w:tcW w:w="2547" w:type="dxa"/>
            <w:noWrap/>
            <w:hideMark/>
          </w:tcPr>
          <w:p w14:paraId="6ABBC0D8" w14:textId="77777777" w:rsidR="005D314C" w:rsidRPr="00DC555B" w:rsidRDefault="005D314C" w:rsidP="00DC555B">
            <w:pPr>
              <w:spacing w:line="360" w:lineRule="auto"/>
              <w:jc w:val="center"/>
              <w:rPr>
                <w:rFonts w:ascii="SimSun" w:eastAsia="SimSun" w:hAnsi="SimSun" w:cs="SimSun"/>
                <w:b/>
                <w:color w:val="000000"/>
                <w:kern w:val="0"/>
                <w:szCs w:val="24"/>
              </w:rPr>
            </w:pPr>
            <w:r w:rsidRPr="00DC555B">
              <w:rPr>
                <w:rFonts w:ascii="SimSun" w:eastAsia="SimSun" w:hAnsi="SimSun" w:cs="SimSun" w:hint="eastAsia"/>
                <w:color w:val="000000"/>
                <w:kern w:val="0"/>
                <w:szCs w:val="24"/>
              </w:rPr>
              <w:t>Bias</w:t>
            </w:r>
          </w:p>
        </w:tc>
        <w:tc>
          <w:tcPr>
            <w:tcW w:w="2547" w:type="dxa"/>
            <w:noWrap/>
            <w:hideMark/>
          </w:tcPr>
          <w:p w14:paraId="6ABBC0D9"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Mse</w:t>
            </w:r>
          </w:p>
        </w:tc>
      </w:tr>
      <w:tr w:rsidR="005D314C" w:rsidRPr="00DC555B" w14:paraId="6ABBC0DE" w14:textId="77777777" w:rsidTr="00FF1B4C">
        <w:trPr>
          <w:trHeight w:val="330"/>
          <w:jc w:val="center"/>
        </w:trPr>
        <w:tc>
          <w:tcPr>
            <w:tcW w:w="2547" w:type="dxa"/>
            <w:noWrap/>
            <w:hideMark/>
          </w:tcPr>
          <w:p w14:paraId="6ABBC0DB"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w:t>
            </w:r>
          </w:p>
        </w:tc>
        <w:tc>
          <w:tcPr>
            <w:tcW w:w="2547" w:type="dxa"/>
            <w:noWrap/>
          </w:tcPr>
          <w:p w14:paraId="6ABBC0DC" w14:textId="77777777" w:rsidR="005D314C" w:rsidRPr="00DC555B" w:rsidRDefault="0053176E"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-0.1377993</w:t>
            </w:r>
          </w:p>
        </w:tc>
        <w:tc>
          <w:tcPr>
            <w:tcW w:w="2547" w:type="dxa"/>
            <w:noWrap/>
          </w:tcPr>
          <w:p w14:paraId="6ABBC0DD" w14:textId="77777777" w:rsidR="005D314C" w:rsidRPr="00DC555B" w:rsidRDefault="0053176E"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0.02302749</w:t>
            </w:r>
          </w:p>
        </w:tc>
      </w:tr>
      <w:tr w:rsidR="005D314C" w:rsidRPr="00DC555B" w14:paraId="6ABBC0E2" w14:textId="77777777" w:rsidTr="00FF1B4C">
        <w:trPr>
          <w:trHeight w:val="330"/>
          <w:jc w:val="center"/>
        </w:trPr>
        <w:tc>
          <w:tcPr>
            <w:tcW w:w="2547" w:type="dxa"/>
            <w:noWrap/>
            <w:hideMark/>
          </w:tcPr>
          <w:p w14:paraId="6ABBC0DF"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w:t>
            </w:r>
          </w:p>
        </w:tc>
        <w:tc>
          <w:tcPr>
            <w:tcW w:w="2547" w:type="dxa"/>
            <w:noWrap/>
          </w:tcPr>
          <w:p w14:paraId="6ABBC0E0" w14:textId="77777777" w:rsidR="005D314C" w:rsidRPr="00DC555B" w:rsidRDefault="005C4042"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-0.1133759</w:t>
            </w:r>
          </w:p>
        </w:tc>
        <w:tc>
          <w:tcPr>
            <w:tcW w:w="2547" w:type="dxa"/>
            <w:noWrap/>
          </w:tcPr>
          <w:p w14:paraId="6ABBC0E1" w14:textId="77777777" w:rsidR="005D314C" w:rsidRPr="00DC555B" w:rsidRDefault="005C4042"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0.01307263</w:t>
            </w:r>
          </w:p>
        </w:tc>
      </w:tr>
      <w:tr w:rsidR="005D314C" w:rsidRPr="00DC555B" w14:paraId="6ABBC0E6" w14:textId="77777777" w:rsidTr="00FF1B4C">
        <w:trPr>
          <w:trHeight w:val="330"/>
          <w:jc w:val="center"/>
        </w:trPr>
        <w:tc>
          <w:tcPr>
            <w:tcW w:w="2547" w:type="dxa"/>
            <w:noWrap/>
            <w:hideMark/>
          </w:tcPr>
          <w:p w14:paraId="6ABBC0E3"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k=1000</w:t>
            </w:r>
          </w:p>
        </w:tc>
        <w:tc>
          <w:tcPr>
            <w:tcW w:w="2547" w:type="dxa"/>
            <w:noWrap/>
          </w:tcPr>
          <w:p w14:paraId="6ABBC0E4" w14:textId="77777777" w:rsidR="005D314C" w:rsidRPr="00DC555B" w:rsidRDefault="005C4042"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-0.01675625</w:t>
            </w:r>
          </w:p>
        </w:tc>
        <w:tc>
          <w:tcPr>
            <w:tcW w:w="2547" w:type="dxa"/>
            <w:noWrap/>
          </w:tcPr>
          <w:p w14:paraId="6ABBC0E5" w14:textId="77777777" w:rsidR="005D314C" w:rsidRPr="00DC555B" w:rsidRDefault="005C4042"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0.000468646</w:t>
            </w:r>
          </w:p>
        </w:tc>
      </w:tr>
    </w:tbl>
    <w:p w14:paraId="6ABBC0E7" w14:textId="77777777" w:rsidR="007D3109" w:rsidRPr="00DC555B" w:rsidRDefault="007D3109" w:rsidP="00DC555B">
      <w:pPr>
        <w:shd w:val="clear" w:color="auto" w:fill="FFFFFF"/>
        <w:spacing w:line="360" w:lineRule="auto"/>
        <w:ind w:firstLineChars="900" w:firstLine="2160"/>
        <w:rPr>
          <w:szCs w:val="24"/>
        </w:rPr>
      </w:pPr>
    </w:p>
    <w:p w14:paraId="6ABBC0E8" w14:textId="77777777" w:rsidR="005D314C" w:rsidRDefault="007D3109" w:rsidP="00FF1B4C">
      <w:pPr>
        <w:jc w:val="center"/>
        <w:rPr>
          <w:rFonts w:asciiTheme="minorEastAsia" w:hAnsiTheme="minorEastAsia"/>
        </w:rPr>
      </w:pPr>
      <w:r w:rsidRPr="00FF1B4C">
        <w:rPr>
          <w:rFonts w:asciiTheme="minorEastAsia" w:hAnsiTheme="minorEastAsia" w:hint="eastAsia"/>
        </w:rPr>
        <w:t>表</w:t>
      </w:r>
      <w:r w:rsidR="00D65D22">
        <w:rPr>
          <w:rFonts w:asciiTheme="minorEastAsia" w:hAnsiTheme="minorEastAsia" w:hint="eastAsia"/>
        </w:rPr>
        <w:t>（</w:t>
      </w:r>
      <w:r w:rsidRPr="00FF1B4C">
        <w:rPr>
          <w:rFonts w:asciiTheme="minorEastAsia" w:hAnsiTheme="minorEastAsia" w:hint="eastAsia"/>
        </w:rPr>
        <w:t>3-</w:t>
      </w:r>
      <w:r w:rsidR="00D65D22">
        <w:rPr>
          <w:rFonts w:asciiTheme="minorEastAsia" w:hAnsiTheme="minorEastAsia" w:hint="eastAsia"/>
        </w:rPr>
        <w:t>6</w:t>
      </w:r>
      <w:r w:rsidRPr="00FF1B4C">
        <w:rPr>
          <w:rFonts w:asciiTheme="minorEastAsia" w:hAnsiTheme="minorEastAsia" w:hint="eastAsia"/>
        </w:rPr>
        <w:t>）</w:t>
      </w:r>
      <w:r w:rsidR="00D0631B" w:rsidRPr="00FF1B4C">
        <w:rPr>
          <w:rFonts w:asciiTheme="minorEastAsia" w:hAnsiTheme="minorEastAsia" w:hint="eastAsia"/>
        </w:rPr>
        <w:t>EM方法</w:t>
      </w:r>
      <w:r w:rsidR="00D65D22">
        <w:rPr>
          <w:rFonts w:asciiTheme="minorEastAsia" w:hAnsiTheme="minorEastAsia" w:hint="eastAsia"/>
        </w:rPr>
        <w:t>中</w:t>
      </w:r>
      <w:r w:rsidR="00D0631B" w:rsidRPr="00FF1B4C">
        <w:rPr>
          <w:rFonts w:asciiTheme="minorEastAsia" w:hAnsiTheme="minorEastAsia" w:hint="eastAsia"/>
        </w:rPr>
        <w:t>等可靠性设备模拟结果</w:t>
      </w:r>
    </w:p>
    <w:p w14:paraId="6ABBC0E9" w14:textId="77777777" w:rsidR="00D65D22" w:rsidRPr="00D65D22" w:rsidRDefault="00D65D22" w:rsidP="00FF1B4C">
      <w:pPr>
        <w:jc w:val="center"/>
        <w:rPr>
          <w:rFonts w:asciiTheme="minorEastAsia" w:hAnsiTheme="minorEastAsia"/>
        </w:rPr>
      </w:pPr>
    </w:p>
    <w:tbl>
      <w:tblPr>
        <w:tblStyle w:val="TableGrid"/>
        <w:tblW w:w="7650" w:type="dxa"/>
        <w:jc w:val="center"/>
        <w:tblLook w:val="04A0" w:firstRow="1" w:lastRow="0" w:firstColumn="1" w:lastColumn="0" w:noHBand="0" w:noVBand="1"/>
      </w:tblPr>
      <w:tblGrid>
        <w:gridCol w:w="2550"/>
        <w:gridCol w:w="2550"/>
        <w:gridCol w:w="2550"/>
      </w:tblGrid>
      <w:tr w:rsidR="005D314C" w:rsidRPr="00DC555B" w14:paraId="6ABBC0ED" w14:textId="77777777" w:rsidTr="00FF1B4C">
        <w:trPr>
          <w:trHeight w:val="374"/>
          <w:jc w:val="center"/>
        </w:trPr>
        <w:tc>
          <w:tcPr>
            <w:tcW w:w="2550" w:type="dxa"/>
            <w:noWrap/>
            <w:hideMark/>
          </w:tcPr>
          <w:p w14:paraId="6ABBC0EA"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a10</w:t>
            </w:r>
          </w:p>
        </w:tc>
        <w:tc>
          <w:tcPr>
            <w:tcW w:w="2550" w:type="dxa"/>
            <w:noWrap/>
            <w:hideMark/>
          </w:tcPr>
          <w:p w14:paraId="6ABBC0EB" w14:textId="77777777" w:rsidR="005D314C" w:rsidRPr="00DC555B" w:rsidRDefault="005D314C" w:rsidP="0079575E">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Bias</w:t>
            </w:r>
          </w:p>
        </w:tc>
        <w:tc>
          <w:tcPr>
            <w:tcW w:w="2550" w:type="dxa"/>
            <w:noWrap/>
            <w:hideMark/>
          </w:tcPr>
          <w:p w14:paraId="6ABBC0EC" w14:textId="77777777" w:rsidR="005D314C" w:rsidRPr="00DC555B" w:rsidRDefault="005D314C" w:rsidP="0079575E">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Mse</w:t>
            </w:r>
          </w:p>
        </w:tc>
      </w:tr>
      <w:tr w:rsidR="005D314C" w:rsidRPr="00DC555B" w14:paraId="6ABBC0F1" w14:textId="77777777" w:rsidTr="00FF1B4C">
        <w:trPr>
          <w:trHeight w:val="374"/>
          <w:jc w:val="center"/>
        </w:trPr>
        <w:tc>
          <w:tcPr>
            <w:tcW w:w="2550" w:type="dxa"/>
            <w:noWrap/>
            <w:hideMark/>
          </w:tcPr>
          <w:p w14:paraId="6ABBC0EE"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w:t>
            </w:r>
          </w:p>
        </w:tc>
        <w:tc>
          <w:tcPr>
            <w:tcW w:w="2550" w:type="dxa"/>
            <w:noWrap/>
            <w:hideMark/>
          </w:tcPr>
          <w:p w14:paraId="6ABBC0EF" w14:textId="77777777" w:rsidR="005D314C" w:rsidRPr="00DC555B" w:rsidRDefault="00B5661A"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0.07566878</w:t>
            </w:r>
          </w:p>
        </w:tc>
        <w:tc>
          <w:tcPr>
            <w:tcW w:w="2550" w:type="dxa"/>
            <w:noWrap/>
            <w:hideMark/>
          </w:tcPr>
          <w:p w14:paraId="6ABBC0F0" w14:textId="77777777" w:rsidR="005D314C" w:rsidRPr="00DC555B" w:rsidRDefault="00B5661A"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5.27E-05</w:t>
            </w:r>
          </w:p>
        </w:tc>
      </w:tr>
      <w:tr w:rsidR="005D314C" w:rsidRPr="00DC555B" w14:paraId="6ABBC0F5" w14:textId="77777777" w:rsidTr="00FF1B4C">
        <w:trPr>
          <w:trHeight w:val="374"/>
          <w:jc w:val="center"/>
        </w:trPr>
        <w:tc>
          <w:tcPr>
            <w:tcW w:w="2550" w:type="dxa"/>
            <w:noWrap/>
            <w:hideMark/>
          </w:tcPr>
          <w:p w14:paraId="6ABBC0F2"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w:t>
            </w:r>
          </w:p>
        </w:tc>
        <w:tc>
          <w:tcPr>
            <w:tcW w:w="2550" w:type="dxa"/>
            <w:noWrap/>
            <w:hideMark/>
          </w:tcPr>
          <w:p w14:paraId="6ABBC0F3" w14:textId="77777777" w:rsidR="005D314C" w:rsidRPr="00DC555B" w:rsidRDefault="0083784A"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-0.007254021</w:t>
            </w:r>
          </w:p>
        </w:tc>
        <w:tc>
          <w:tcPr>
            <w:tcW w:w="2550" w:type="dxa"/>
            <w:noWrap/>
            <w:hideMark/>
          </w:tcPr>
          <w:p w14:paraId="6ABBC0F4" w14:textId="77777777" w:rsidR="005D314C" w:rsidRPr="00DC555B" w:rsidRDefault="0083784A"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2.26E-05</w:t>
            </w:r>
          </w:p>
        </w:tc>
      </w:tr>
      <w:tr w:rsidR="005D314C" w:rsidRPr="00DC555B" w14:paraId="6ABBC0F9" w14:textId="77777777" w:rsidTr="00FF1B4C">
        <w:trPr>
          <w:trHeight w:val="374"/>
          <w:jc w:val="center"/>
        </w:trPr>
        <w:tc>
          <w:tcPr>
            <w:tcW w:w="2550" w:type="dxa"/>
            <w:noWrap/>
            <w:hideMark/>
          </w:tcPr>
          <w:p w14:paraId="6ABBC0F6"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k=1000</w:t>
            </w:r>
          </w:p>
        </w:tc>
        <w:tc>
          <w:tcPr>
            <w:tcW w:w="2550" w:type="dxa"/>
            <w:noWrap/>
            <w:hideMark/>
          </w:tcPr>
          <w:p w14:paraId="6ABBC0F7" w14:textId="77777777" w:rsidR="005D314C" w:rsidRPr="00DC555B" w:rsidRDefault="0083784A"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0.008160697</w:t>
            </w:r>
          </w:p>
        </w:tc>
        <w:tc>
          <w:tcPr>
            <w:tcW w:w="2550" w:type="dxa"/>
            <w:noWrap/>
            <w:hideMark/>
          </w:tcPr>
          <w:p w14:paraId="6ABBC0F8" w14:textId="77777777" w:rsidR="005D314C" w:rsidRPr="00DC555B" w:rsidRDefault="0083784A"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1.25E-06</w:t>
            </w:r>
          </w:p>
        </w:tc>
      </w:tr>
      <w:tr w:rsidR="005D314C" w:rsidRPr="00DC555B" w14:paraId="6ABBC0FD" w14:textId="77777777" w:rsidTr="00FF1B4C">
        <w:trPr>
          <w:trHeight w:val="374"/>
          <w:jc w:val="center"/>
        </w:trPr>
        <w:tc>
          <w:tcPr>
            <w:tcW w:w="2550" w:type="dxa"/>
            <w:noWrap/>
            <w:hideMark/>
          </w:tcPr>
          <w:p w14:paraId="6ABBC0FA"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a11</w:t>
            </w:r>
          </w:p>
        </w:tc>
        <w:tc>
          <w:tcPr>
            <w:tcW w:w="2550" w:type="dxa"/>
            <w:noWrap/>
            <w:hideMark/>
          </w:tcPr>
          <w:p w14:paraId="6ABBC0FB"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Bias</w:t>
            </w:r>
          </w:p>
        </w:tc>
        <w:tc>
          <w:tcPr>
            <w:tcW w:w="2550" w:type="dxa"/>
            <w:noWrap/>
            <w:hideMark/>
          </w:tcPr>
          <w:p w14:paraId="6ABBC0FC"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Mse</w:t>
            </w:r>
          </w:p>
        </w:tc>
      </w:tr>
      <w:tr w:rsidR="005D314C" w:rsidRPr="00DC555B" w14:paraId="6ABBC101" w14:textId="77777777" w:rsidTr="00FF1B4C">
        <w:trPr>
          <w:trHeight w:val="374"/>
          <w:jc w:val="center"/>
        </w:trPr>
        <w:tc>
          <w:tcPr>
            <w:tcW w:w="2550" w:type="dxa"/>
            <w:noWrap/>
            <w:hideMark/>
          </w:tcPr>
          <w:p w14:paraId="6ABBC0FE"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w:t>
            </w:r>
          </w:p>
        </w:tc>
        <w:tc>
          <w:tcPr>
            <w:tcW w:w="2550" w:type="dxa"/>
            <w:noWrap/>
            <w:hideMark/>
          </w:tcPr>
          <w:p w14:paraId="6ABBC0FF" w14:textId="77777777" w:rsidR="005D314C" w:rsidRPr="00DC555B" w:rsidRDefault="00B5661A"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-0.04775704</w:t>
            </w:r>
          </w:p>
        </w:tc>
        <w:tc>
          <w:tcPr>
            <w:tcW w:w="2550" w:type="dxa"/>
            <w:noWrap/>
            <w:hideMark/>
          </w:tcPr>
          <w:p w14:paraId="6ABBC100" w14:textId="77777777" w:rsidR="005D314C" w:rsidRPr="00DC555B" w:rsidRDefault="00B5661A"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0.002273206</w:t>
            </w:r>
          </w:p>
        </w:tc>
      </w:tr>
      <w:tr w:rsidR="005D314C" w:rsidRPr="00DC555B" w14:paraId="6ABBC105" w14:textId="77777777" w:rsidTr="00FF1B4C">
        <w:trPr>
          <w:trHeight w:val="374"/>
          <w:jc w:val="center"/>
        </w:trPr>
        <w:tc>
          <w:tcPr>
            <w:tcW w:w="2550" w:type="dxa"/>
            <w:noWrap/>
            <w:hideMark/>
          </w:tcPr>
          <w:p w14:paraId="6ABBC102"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w:t>
            </w:r>
          </w:p>
        </w:tc>
        <w:tc>
          <w:tcPr>
            <w:tcW w:w="2550" w:type="dxa"/>
            <w:noWrap/>
            <w:hideMark/>
          </w:tcPr>
          <w:p w14:paraId="6ABBC103" w14:textId="77777777" w:rsidR="005D314C" w:rsidRPr="00DC555B" w:rsidRDefault="0083784A"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0.03354695</w:t>
            </w:r>
          </w:p>
        </w:tc>
        <w:tc>
          <w:tcPr>
            <w:tcW w:w="2550" w:type="dxa"/>
            <w:noWrap/>
            <w:hideMark/>
          </w:tcPr>
          <w:p w14:paraId="6ABBC104" w14:textId="77777777" w:rsidR="005D314C" w:rsidRPr="00DC555B" w:rsidRDefault="0083784A"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0.001233939</w:t>
            </w:r>
          </w:p>
        </w:tc>
      </w:tr>
      <w:tr w:rsidR="005D314C" w:rsidRPr="00DC555B" w14:paraId="6ABBC109" w14:textId="77777777" w:rsidTr="00FF1B4C">
        <w:trPr>
          <w:trHeight w:val="374"/>
          <w:jc w:val="center"/>
        </w:trPr>
        <w:tc>
          <w:tcPr>
            <w:tcW w:w="2550" w:type="dxa"/>
            <w:noWrap/>
            <w:hideMark/>
          </w:tcPr>
          <w:p w14:paraId="6ABBC106"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k=1000</w:t>
            </w:r>
          </w:p>
        </w:tc>
        <w:tc>
          <w:tcPr>
            <w:tcW w:w="2550" w:type="dxa"/>
            <w:noWrap/>
            <w:hideMark/>
          </w:tcPr>
          <w:p w14:paraId="6ABBC107" w14:textId="77777777" w:rsidR="005D314C" w:rsidRPr="00DC555B" w:rsidRDefault="0083784A"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-0.01882079</w:t>
            </w:r>
          </w:p>
        </w:tc>
        <w:tc>
          <w:tcPr>
            <w:tcW w:w="2550" w:type="dxa"/>
            <w:noWrap/>
            <w:hideMark/>
          </w:tcPr>
          <w:p w14:paraId="6ABBC108" w14:textId="77777777" w:rsidR="005D314C" w:rsidRPr="00DC555B" w:rsidRDefault="0083784A"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0.000454794</w:t>
            </w:r>
          </w:p>
        </w:tc>
      </w:tr>
      <w:tr w:rsidR="005D314C" w:rsidRPr="00DC555B" w14:paraId="6ABBC10D" w14:textId="77777777" w:rsidTr="00FF1B4C">
        <w:trPr>
          <w:trHeight w:val="374"/>
          <w:jc w:val="center"/>
        </w:trPr>
        <w:tc>
          <w:tcPr>
            <w:tcW w:w="2550" w:type="dxa"/>
            <w:noWrap/>
            <w:hideMark/>
          </w:tcPr>
          <w:p w14:paraId="6ABBC10A"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a20</w:t>
            </w:r>
          </w:p>
        </w:tc>
        <w:tc>
          <w:tcPr>
            <w:tcW w:w="2550" w:type="dxa"/>
            <w:noWrap/>
            <w:hideMark/>
          </w:tcPr>
          <w:p w14:paraId="6ABBC10B"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Bias</w:t>
            </w:r>
          </w:p>
        </w:tc>
        <w:tc>
          <w:tcPr>
            <w:tcW w:w="2550" w:type="dxa"/>
            <w:noWrap/>
            <w:hideMark/>
          </w:tcPr>
          <w:p w14:paraId="6ABBC10C"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Mse</w:t>
            </w:r>
          </w:p>
        </w:tc>
      </w:tr>
      <w:tr w:rsidR="005D314C" w:rsidRPr="00DC555B" w14:paraId="6ABBC111" w14:textId="77777777" w:rsidTr="00FF1B4C">
        <w:trPr>
          <w:trHeight w:val="374"/>
          <w:jc w:val="center"/>
        </w:trPr>
        <w:tc>
          <w:tcPr>
            <w:tcW w:w="2550" w:type="dxa"/>
            <w:noWrap/>
            <w:hideMark/>
          </w:tcPr>
          <w:p w14:paraId="6ABBC10E"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w:t>
            </w:r>
          </w:p>
        </w:tc>
        <w:tc>
          <w:tcPr>
            <w:tcW w:w="2550" w:type="dxa"/>
            <w:noWrap/>
            <w:hideMark/>
          </w:tcPr>
          <w:p w14:paraId="6ABBC10F" w14:textId="77777777" w:rsidR="005D314C" w:rsidRPr="00DC555B" w:rsidRDefault="00AB536C"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0.02482817</w:t>
            </w:r>
          </w:p>
        </w:tc>
        <w:tc>
          <w:tcPr>
            <w:tcW w:w="2550" w:type="dxa"/>
            <w:noWrap/>
            <w:hideMark/>
          </w:tcPr>
          <w:p w14:paraId="6ABBC110" w14:textId="77777777" w:rsidR="005D314C" w:rsidRPr="00DC555B" w:rsidRDefault="00D94465"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0.000618835</w:t>
            </w:r>
          </w:p>
        </w:tc>
      </w:tr>
      <w:tr w:rsidR="005D314C" w:rsidRPr="00DC555B" w14:paraId="6ABBC115" w14:textId="77777777" w:rsidTr="00FF1B4C">
        <w:trPr>
          <w:trHeight w:val="374"/>
          <w:jc w:val="center"/>
        </w:trPr>
        <w:tc>
          <w:tcPr>
            <w:tcW w:w="2550" w:type="dxa"/>
            <w:noWrap/>
            <w:hideMark/>
          </w:tcPr>
          <w:p w14:paraId="6ABBC112"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w:t>
            </w:r>
          </w:p>
        </w:tc>
        <w:tc>
          <w:tcPr>
            <w:tcW w:w="2550" w:type="dxa"/>
            <w:noWrap/>
            <w:hideMark/>
          </w:tcPr>
          <w:p w14:paraId="6ABBC113" w14:textId="77777777" w:rsidR="005D314C" w:rsidRPr="00DC555B" w:rsidRDefault="0083784A"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-8.47E-05</w:t>
            </w:r>
          </w:p>
        </w:tc>
        <w:tc>
          <w:tcPr>
            <w:tcW w:w="2550" w:type="dxa"/>
            <w:noWrap/>
            <w:hideMark/>
          </w:tcPr>
          <w:p w14:paraId="6ABBC114" w14:textId="77777777" w:rsidR="005D314C" w:rsidRPr="00DC555B" w:rsidRDefault="0083784A"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7.23E-04</w:t>
            </w:r>
          </w:p>
        </w:tc>
      </w:tr>
      <w:tr w:rsidR="005D314C" w:rsidRPr="00DC555B" w14:paraId="6ABBC119" w14:textId="77777777" w:rsidTr="00FF1B4C">
        <w:trPr>
          <w:trHeight w:val="374"/>
          <w:jc w:val="center"/>
        </w:trPr>
        <w:tc>
          <w:tcPr>
            <w:tcW w:w="2550" w:type="dxa"/>
            <w:noWrap/>
            <w:hideMark/>
          </w:tcPr>
          <w:p w14:paraId="6ABBC116"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k=1000</w:t>
            </w:r>
          </w:p>
        </w:tc>
        <w:tc>
          <w:tcPr>
            <w:tcW w:w="2550" w:type="dxa"/>
            <w:noWrap/>
            <w:hideMark/>
          </w:tcPr>
          <w:p w14:paraId="6ABBC117" w14:textId="77777777" w:rsidR="005D314C" w:rsidRPr="00DC555B" w:rsidRDefault="0083784A"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7.38E-04</w:t>
            </w:r>
          </w:p>
        </w:tc>
        <w:tc>
          <w:tcPr>
            <w:tcW w:w="2550" w:type="dxa"/>
            <w:noWrap/>
            <w:hideMark/>
          </w:tcPr>
          <w:p w14:paraId="6ABBC118" w14:textId="77777777" w:rsidR="005D314C" w:rsidRPr="00DC555B" w:rsidRDefault="0083784A"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5.38E-04</w:t>
            </w:r>
          </w:p>
        </w:tc>
      </w:tr>
      <w:tr w:rsidR="005D314C" w:rsidRPr="00DC555B" w14:paraId="6ABBC11D" w14:textId="77777777" w:rsidTr="00FF1B4C">
        <w:trPr>
          <w:trHeight w:val="374"/>
          <w:jc w:val="center"/>
        </w:trPr>
        <w:tc>
          <w:tcPr>
            <w:tcW w:w="2550" w:type="dxa"/>
            <w:noWrap/>
            <w:hideMark/>
          </w:tcPr>
          <w:p w14:paraId="6ABBC11A"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a21</w:t>
            </w:r>
          </w:p>
        </w:tc>
        <w:tc>
          <w:tcPr>
            <w:tcW w:w="2550" w:type="dxa"/>
            <w:noWrap/>
            <w:hideMark/>
          </w:tcPr>
          <w:p w14:paraId="6ABBC11B"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Bias</w:t>
            </w:r>
          </w:p>
        </w:tc>
        <w:tc>
          <w:tcPr>
            <w:tcW w:w="2550" w:type="dxa"/>
            <w:noWrap/>
            <w:hideMark/>
          </w:tcPr>
          <w:p w14:paraId="6ABBC11C"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Mse</w:t>
            </w:r>
          </w:p>
        </w:tc>
      </w:tr>
      <w:tr w:rsidR="005D314C" w:rsidRPr="00DC555B" w14:paraId="6ABBC121" w14:textId="77777777" w:rsidTr="00FF1B4C">
        <w:trPr>
          <w:trHeight w:val="374"/>
          <w:jc w:val="center"/>
        </w:trPr>
        <w:tc>
          <w:tcPr>
            <w:tcW w:w="2550" w:type="dxa"/>
            <w:noWrap/>
            <w:hideMark/>
          </w:tcPr>
          <w:p w14:paraId="6ABBC11E"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w:t>
            </w:r>
          </w:p>
        </w:tc>
        <w:tc>
          <w:tcPr>
            <w:tcW w:w="2550" w:type="dxa"/>
            <w:noWrap/>
            <w:hideMark/>
          </w:tcPr>
          <w:p w14:paraId="6ABBC11F" w14:textId="77777777" w:rsidR="005D314C" w:rsidRPr="00DC555B" w:rsidRDefault="0083784A"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-0.05858868</w:t>
            </w:r>
          </w:p>
        </w:tc>
        <w:tc>
          <w:tcPr>
            <w:tcW w:w="2550" w:type="dxa"/>
            <w:noWrap/>
            <w:hideMark/>
          </w:tcPr>
          <w:p w14:paraId="6ABBC120" w14:textId="77777777" w:rsidR="005D314C" w:rsidRPr="00DC555B" w:rsidRDefault="00AB536C"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0.00303356</w:t>
            </w:r>
          </w:p>
        </w:tc>
      </w:tr>
      <w:tr w:rsidR="005D314C" w:rsidRPr="00DC555B" w14:paraId="6ABBC125" w14:textId="77777777" w:rsidTr="00FF1B4C">
        <w:trPr>
          <w:trHeight w:val="374"/>
          <w:jc w:val="center"/>
        </w:trPr>
        <w:tc>
          <w:tcPr>
            <w:tcW w:w="2550" w:type="dxa"/>
            <w:noWrap/>
            <w:hideMark/>
          </w:tcPr>
          <w:p w14:paraId="6ABBC122"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w:t>
            </w:r>
          </w:p>
        </w:tc>
        <w:tc>
          <w:tcPr>
            <w:tcW w:w="2550" w:type="dxa"/>
            <w:noWrap/>
            <w:hideMark/>
          </w:tcPr>
          <w:p w14:paraId="6ABBC123" w14:textId="77777777" w:rsidR="005D314C" w:rsidRPr="00DC555B" w:rsidRDefault="0083784A"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-0.003732709</w:t>
            </w:r>
          </w:p>
        </w:tc>
        <w:tc>
          <w:tcPr>
            <w:tcW w:w="2550" w:type="dxa"/>
            <w:noWrap/>
            <w:hideMark/>
          </w:tcPr>
          <w:p w14:paraId="6ABBC124" w14:textId="77777777" w:rsidR="005D314C" w:rsidRPr="00DC555B" w:rsidRDefault="0083784A"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0.001131308</w:t>
            </w:r>
          </w:p>
        </w:tc>
      </w:tr>
      <w:tr w:rsidR="005D314C" w:rsidRPr="00DC555B" w14:paraId="6ABBC129" w14:textId="77777777" w:rsidTr="00FF1B4C">
        <w:trPr>
          <w:trHeight w:val="374"/>
          <w:jc w:val="center"/>
        </w:trPr>
        <w:tc>
          <w:tcPr>
            <w:tcW w:w="2550" w:type="dxa"/>
            <w:noWrap/>
            <w:hideMark/>
          </w:tcPr>
          <w:p w14:paraId="6ABBC126"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k=1000</w:t>
            </w:r>
          </w:p>
        </w:tc>
        <w:tc>
          <w:tcPr>
            <w:tcW w:w="2550" w:type="dxa"/>
            <w:noWrap/>
            <w:hideMark/>
          </w:tcPr>
          <w:p w14:paraId="6ABBC127" w14:textId="77777777" w:rsidR="005D314C" w:rsidRPr="00DC555B" w:rsidRDefault="0083784A"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-0.01675625</w:t>
            </w:r>
          </w:p>
        </w:tc>
        <w:tc>
          <w:tcPr>
            <w:tcW w:w="2550" w:type="dxa"/>
            <w:noWrap/>
            <w:hideMark/>
          </w:tcPr>
          <w:p w14:paraId="6ABBC128" w14:textId="77777777" w:rsidR="005D314C" w:rsidRPr="00DC555B" w:rsidRDefault="0083784A" w:rsidP="00DC555B">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0.000468646</w:t>
            </w:r>
          </w:p>
        </w:tc>
      </w:tr>
    </w:tbl>
    <w:p w14:paraId="6ABBC12A" w14:textId="77777777" w:rsidR="00D65D22" w:rsidRDefault="00D65D22" w:rsidP="00D65D22">
      <w:pPr>
        <w:jc w:val="center"/>
        <w:rPr>
          <w:rFonts w:asciiTheme="minorEastAsia" w:hAnsiTheme="minorEastAsia"/>
        </w:rPr>
      </w:pPr>
    </w:p>
    <w:p w14:paraId="6ABBC12B" w14:textId="77777777" w:rsidR="00D65D22" w:rsidRPr="00FF1B4C" w:rsidRDefault="00D65D22" w:rsidP="00D65D22">
      <w:pPr>
        <w:jc w:val="center"/>
        <w:rPr>
          <w:rFonts w:asciiTheme="minorEastAsia" w:hAnsiTheme="minorEastAsia"/>
        </w:rPr>
      </w:pPr>
      <w:r w:rsidRPr="00FF1B4C">
        <w:rPr>
          <w:rFonts w:asciiTheme="minorEastAsia" w:hAnsiTheme="minorEastAsia" w:hint="eastAsia"/>
        </w:rPr>
        <w:t>表</w:t>
      </w:r>
      <w:r>
        <w:rPr>
          <w:rFonts w:asciiTheme="minorEastAsia" w:hAnsiTheme="minorEastAsia" w:hint="eastAsia"/>
        </w:rPr>
        <w:t>（3-7</w:t>
      </w:r>
      <w:r w:rsidRPr="00FF1B4C">
        <w:rPr>
          <w:rFonts w:asciiTheme="minorEastAsia" w:hAnsiTheme="minorEastAsia" w:hint="eastAsia"/>
        </w:rPr>
        <w:t>） EM</w:t>
      </w:r>
      <w:r>
        <w:rPr>
          <w:rFonts w:asciiTheme="minorEastAsia" w:hAnsiTheme="minorEastAsia" w:hint="eastAsia"/>
        </w:rPr>
        <w:t>方法低</w:t>
      </w:r>
      <w:r w:rsidRPr="00FF1B4C">
        <w:rPr>
          <w:rFonts w:asciiTheme="minorEastAsia" w:hAnsiTheme="minorEastAsia" w:hint="eastAsia"/>
        </w:rPr>
        <w:t>可靠性设备模拟结果</w:t>
      </w:r>
    </w:p>
    <w:p w14:paraId="6ABBC12C" w14:textId="77777777" w:rsidR="00D65D22" w:rsidRPr="00DC555B" w:rsidRDefault="00D65D22" w:rsidP="00D65D22">
      <w:pPr>
        <w:shd w:val="clear" w:color="auto" w:fill="FFFFFF"/>
        <w:spacing w:line="360" w:lineRule="auto"/>
        <w:ind w:firstLineChars="900" w:firstLine="2160"/>
        <w:rPr>
          <w:rFonts w:ascii="Arial" w:eastAsia="SimSun" w:hAnsi="Arial" w:cs="Arial"/>
          <w:kern w:val="0"/>
          <w:szCs w:val="24"/>
        </w:rPr>
      </w:pPr>
    </w:p>
    <w:tbl>
      <w:tblPr>
        <w:tblStyle w:val="TableGrid"/>
        <w:tblW w:w="7842" w:type="dxa"/>
        <w:tblInd w:w="392" w:type="dxa"/>
        <w:tblLook w:val="04A0" w:firstRow="1" w:lastRow="0" w:firstColumn="1" w:lastColumn="0" w:noHBand="0" w:noVBand="1"/>
      </w:tblPr>
      <w:tblGrid>
        <w:gridCol w:w="2350"/>
        <w:gridCol w:w="2746"/>
        <w:gridCol w:w="2746"/>
      </w:tblGrid>
      <w:tr w:rsidR="00D65D22" w:rsidRPr="00DC555B" w14:paraId="6ABBC130" w14:textId="77777777" w:rsidTr="00591080">
        <w:trPr>
          <w:trHeight w:val="515"/>
        </w:trPr>
        <w:tc>
          <w:tcPr>
            <w:tcW w:w="2350" w:type="dxa"/>
            <w:noWrap/>
            <w:hideMark/>
          </w:tcPr>
          <w:p w14:paraId="6ABBC12D"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a10</w:t>
            </w:r>
          </w:p>
        </w:tc>
        <w:tc>
          <w:tcPr>
            <w:tcW w:w="2746" w:type="dxa"/>
            <w:noWrap/>
            <w:hideMark/>
          </w:tcPr>
          <w:p w14:paraId="6ABBC12E" w14:textId="77777777" w:rsidR="00D65D22" w:rsidRPr="00DC555B" w:rsidRDefault="00D65D22" w:rsidP="00591080">
            <w:pPr>
              <w:spacing w:line="360" w:lineRule="auto"/>
              <w:ind w:firstLineChars="400" w:firstLine="960"/>
              <w:rPr>
                <w:rFonts w:ascii="SimSun" w:eastAsia="SimSun" w:hAnsi="SimSun" w:cs="SimSun"/>
                <w:color w:val="000000"/>
                <w:kern w:val="0"/>
                <w:szCs w:val="24"/>
              </w:rPr>
            </w:pPr>
            <w:r w:rsidRPr="00DC555B">
              <w:rPr>
                <w:rFonts w:ascii="SimSun" w:eastAsia="SimSun" w:hAnsi="SimSun" w:cs="SimSun" w:hint="eastAsia"/>
                <w:color w:val="000000"/>
                <w:kern w:val="0"/>
                <w:szCs w:val="24"/>
              </w:rPr>
              <w:t>Bias</w:t>
            </w:r>
          </w:p>
        </w:tc>
        <w:tc>
          <w:tcPr>
            <w:tcW w:w="2746" w:type="dxa"/>
            <w:noWrap/>
            <w:hideMark/>
          </w:tcPr>
          <w:p w14:paraId="6ABBC12F" w14:textId="77777777" w:rsidR="00D65D22" w:rsidRPr="00DC555B" w:rsidRDefault="00D65D22" w:rsidP="00591080">
            <w:pPr>
              <w:spacing w:line="360" w:lineRule="auto"/>
              <w:ind w:firstLineChars="500" w:firstLine="1200"/>
              <w:rPr>
                <w:rFonts w:ascii="SimSun" w:eastAsia="SimSun" w:hAnsi="SimSun" w:cs="SimSun"/>
                <w:color w:val="000000"/>
                <w:kern w:val="0"/>
                <w:szCs w:val="24"/>
              </w:rPr>
            </w:pPr>
            <w:r w:rsidRPr="00DC555B">
              <w:rPr>
                <w:rFonts w:ascii="SimSun" w:eastAsia="SimSun" w:hAnsi="SimSun" w:cs="SimSun" w:hint="eastAsia"/>
                <w:color w:val="000000"/>
                <w:kern w:val="0"/>
                <w:szCs w:val="24"/>
              </w:rPr>
              <w:t>Mse</w:t>
            </w:r>
          </w:p>
        </w:tc>
      </w:tr>
      <w:tr w:rsidR="00D65D22" w:rsidRPr="00DC555B" w14:paraId="6ABBC134" w14:textId="77777777" w:rsidTr="00591080">
        <w:trPr>
          <w:trHeight w:val="515"/>
        </w:trPr>
        <w:tc>
          <w:tcPr>
            <w:tcW w:w="2350" w:type="dxa"/>
            <w:noWrap/>
            <w:hideMark/>
          </w:tcPr>
          <w:p w14:paraId="6ABBC131"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w:t>
            </w:r>
          </w:p>
        </w:tc>
        <w:tc>
          <w:tcPr>
            <w:tcW w:w="2746" w:type="dxa"/>
            <w:noWrap/>
            <w:hideMark/>
          </w:tcPr>
          <w:p w14:paraId="6ABBC132" w14:textId="77777777" w:rsidR="00D65D22" w:rsidRPr="00DC555B" w:rsidRDefault="00D65D22" w:rsidP="00591080">
            <w:pPr>
              <w:spacing w:line="360" w:lineRule="auto"/>
              <w:jc w:val="center"/>
              <w:rPr>
                <w:rFonts w:ascii="DengXian" w:eastAsia="SimSun" w:hAnsi="DengXian" w:cs="SimSun" w:hint="eastAsia"/>
                <w:color w:val="000000"/>
                <w:szCs w:val="24"/>
              </w:rPr>
            </w:pPr>
            <w:r w:rsidRPr="00DC555B">
              <w:rPr>
                <w:rFonts w:ascii="SimSun" w:eastAsia="SimSun" w:hAnsi="SimSun" w:cs="SimSun" w:hint="eastAsia"/>
                <w:color w:val="000000"/>
                <w:kern w:val="0"/>
                <w:szCs w:val="24"/>
              </w:rPr>
              <w:t>0.3778399</w:t>
            </w:r>
          </w:p>
        </w:tc>
        <w:tc>
          <w:tcPr>
            <w:tcW w:w="2746" w:type="dxa"/>
            <w:noWrap/>
            <w:hideMark/>
          </w:tcPr>
          <w:p w14:paraId="6ABBC133"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2.62E-03</w:t>
            </w:r>
          </w:p>
        </w:tc>
      </w:tr>
      <w:tr w:rsidR="00D65D22" w:rsidRPr="00DC555B" w14:paraId="6ABBC138" w14:textId="77777777" w:rsidTr="00591080">
        <w:trPr>
          <w:trHeight w:val="515"/>
        </w:trPr>
        <w:tc>
          <w:tcPr>
            <w:tcW w:w="2350" w:type="dxa"/>
            <w:noWrap/>
            <w:hideMark/>
          </w:tcPr>
          <w:p w14:paraId="6ABBC135"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w:t>
            </w:r>
          </w:p>
        </w:tc>
        <w:tc>
          <w:tcPr>
            <w:tcW w:w="2746" w:type="dxa"/>
            <w:noWrap/>
            <w:hideMark/>
          </w:tcPr>
          <w:p w14:paraId="6ABBC136"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0.02779</w:t>
            </w:r>
          </w:p>
        </w:tc>
        <w:tc>
          <w:tcPr>
            <w:tcW w:w="2746" w:type="dxa"/>
            <w:noWrap/>
            <w:hideMark/>
          </w:tcPr>
          <w:p w14:paraId="6ABBC137"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3.97E-06</w:t>
            </w:r>
          </w:p>
        </w:tc>
      </w:tr>
      <w:tr w:rsidR="00D65D22" w:rsidRPr="00DC555B" w14:paraId="6ABBC13C" w14:textId="77777777" w:rsidTr="00591080">
        <w:trPr>
          <w:trHeight w:val="515"/>
        </w:trPr>
        <w:tc>
          <w:tcPr>
            <w:tcW w:w="2350" w:type="dxa"/>
            <w:noWrap/>
            <w:hideMark/>
          </w:tcPr>
          <w:p w14:paraId="6ABBC139"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k=1000</w:t>
            </w:r>
          </w:p>
        </w:tc>
        <w:tc>
          <w:tcPr>
            <w:tcW w:w="2746" w:type="dxa"/>
            <w:noWrap/>
            <w:hideMark/>
          </w:tcPr>
          <w:p w14:paraId="6ABBC13A"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0.000757712</w:t>
            </w:r>
          </w:p>
        </w:tc>
        <w:tc>
          <w:tcPr>
            <w:tcW w:w="2746" w:type="dxa"/>
            <w:noWrap/>
            <w:hideMark/>
          </w:tcPr>
          <w:p w14:paraId="6ABBC13B"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7.08E-07</w:t>
            </w:r>
          </w:p>
        </w:tc>
      </w:tr>
      <w:tr w:rsidR="00D65D22" w:rsidRPr="00DC555B" w14:paraId="6ABBC140" w14:textId="77777777" w:rsidTr="00591080">
        <w:trPr>
          <w:trHeight w:val="515"/>
        </w:trPr>
        <w:tc>
          <w:tcPr>
            <w:tcW w:w="2350" w:type="dxa"/>
            <w:noWrap/>
            <w:hideMark/>
          </w:tcPr>
          <w:p w14:paraId="6ABBC13D"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a11</w:t>
            </w:r>
          </w:p>
        </w:tc>
        <w:tc>
          <w:tcPr>
            <w:tcW w:w="2746" w:type="dxa"/>
            <w:noWrap/>
            <w:hideMark/>
          </w:tcPr>
          <w:p w14:paraId="6ABBC13E"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Bias</w:t>
            </w:r>
          </w:p>
        </w:tc>
        <w:tc>
          <w:tcPr>
            <w:tcW w:w="2746" w:type="dxa"/>
            <w:noWrap/>
            <w:hideMark/>
          </w:tcPr>
          <w:p w14:paraId="6ABBC13F"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Mse</w:t>
            </w:r>
          </w:p>
        </w:tc>
      </w:tr>
      <w:tr w:rsidR="00D65D22" w:rsidRPr="00DC555B" w14:paraId="6ABBC144" w14:textId="77777777" w:rsidTr="00591080">
        <w:trPr>
          <w:trHeight w:val="515"/>
        </w:trPr>
        <w:tc>
          <w:tcPr>
            <w:tcW w:w="2350" w:type="dxa"/>
            <w:noWrap/>
            <w:hideMark/>
          </w:tcPr>
          <w:p w14:paraId="6ABBC141"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w:t>
            </w:r>
          </w:p>
        </w:tc>
        <w:tc>
          <w:tcPr>
            <w:tcW w:w="2746" w:type="dxa"/>
            <w:noWrap/>
            <w:hideMark/>
          </w:tcPr>
          <w:p w14:paraId="6ABBC142"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-0.08903344</w:t>
            </w:r>
          </w:p>
        </w:tc>
        <w:tc>
          <w:tcPr>
            <w:tcW w:w="2746" w:type="dxa"/>
            <w:noWrap/>
            <w:hideMark/>
          </w:tcPr>
          <w:p w14:paraId="6ABBC143"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0.02160765</w:t>
            </w:r>
          </w:p>
        </w:tc>
      </w:tr>
      <w:tr w:rsidR="00D65D22" w:rsidRPr="00DC555B" w14:paraId="6ABBC148" w14:textId="77777777" w:rsidTr="00591080">
        <w:trPr>
          <w:trHeight w:val="515"/>
        </w:trPr>
        <w:tc>
          <w:tcPr>
            <w:tcW w:w="2350" w:type="dxa"/>
            <w:noWrap/>
            <w:hideMark/>
          </w:tcPr>
          <w:p w14:paraId="6ABBC145"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w:t>
            </w:r>
          </w:p>
        </w:tc>
        <w:tc>
          <w:tcPr>
            <w:tcW w:w="2746" w:type="dxa"/>
            <w:noWrap/>
            <w:hideMark/>
          </w:tcPr>
          <w:p w14:paraId="6ABBC146"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-0.03596178</w:t>
            </w:r>
          </w:p>
        </w:tc>
        <w:tc>
          <w:tcPr>
            <w:tcW w:w="2746" w:type="dxa"/>
            <w:noWrap/>
            <w:hideMark/>
          </w:tcPr>
          <w:p w14:paraId="6ABBC147"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0.001806834</w:t>
            </w:r>
          </w:p>
        </w:tc>
      </w:tr>
      <w:tr w:rsidR="00D65D22" w:rsidRPr="00DC555B" w14:paraId="6ABBC14C" w14:textId="77777777" w:rsidTr="00591080">
        <w:trPr>
          <w:trHeight w:val="515"/>
        </w:trPr>
        <w:tc>
          <w:tcPr>
            <w:tcW w:w="2350" w:type="dxa"/>
            <w:noWrap/>
            <w:hideMark/>
          </w:tcPr>
          <w:p w14:paraId="6ABBC149"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k=1000</w:t>
            </w:r>
          </w:p>
        </w:tc>
        <w:tc>
          <w:tcPr>
            <w:tcW w:w="2746" w:type="dxa"/>
            <w:noWrap/>
            <w:hideMark/>
          </w:tcPr>
          <w:p w14:paraId="6ABBC14A"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-0.0345813</w:t>
            </w:r>
          </w:p>
        </w:tc>
        <w:tc>
          <w:tcPr>
            <w:tcW w:w="2746" w:type="dxa"/>
            <w:noWrap/>
            <w:hideMark/>
          </w:tcPr>
          <w:p w14:paraId="6ABBC14B"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0.001218141</w:t>
            </w:r>
          </w:p>
        </w:tc>
      </w:tr>
      <w:tr w:rsidR="00D65D22" w:rsidRPr="00DC555B" w14:paraId="6ABBC150" w14:textId="77777777" w:rsidTr="00591080">
        <w:trPr>
          <w:trHeight w:val="515"/>
        </w:trPr>
        <w:tc>
          <w:tcPr>
            <w:tcW w:w="2350" w:type="dxa"/>
            <w:noWrap/>
            <w:hideMark/>
          </w:tcPr>
          <w:p w14:paraId="6ABBC14D"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a20</w:t>
            </w:r>
          </w:p>
        </w:tc>
        <w:tc>
          <w:tcPr>
            <w:tcW w:w="2746" w:type="dxa"/>
            <w:noWrap/>
            <w:hideMark/>
          </w:tcPr>
          <w:p w14:paraId="6ABBC14E"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Bias</w:t>
            </w:r>
          </w:p>
        </w:tc>
        <w:tc>
          <w:tcPr>
            <w:tcW w:w="2746" w:type="dxa"/>
            <w:noWrap/>
            <w:hideMark/>
          </w:tcPr>
          <w:p w14:paraId="6ABBC14F"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Mse</w:t>
            </w:r>
          </w:p>
        </w:tc>
      </w:tr>
      <w:tr w:rsidR="00D65D22" w:rsidRPr="00DC555B" w14:paraId="6ABBC154" w14:textId="77777777" w:rsidTr="00591080">
        <w:trPr>
          <w:trHeight w:val="515"/>
        </w:trPr>
        <w:tc>
          <w:tcPr>
            <w:tcW w:w="2350" w:type="dxa"/>
            <w:noWrap/>
            <w:hideMark/>
          </w:tcPr>
          <w:p w14:paraId="6ABBC151"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w:t>
            </w:r>
          </w:p>
        </w:tc>
        <w:tc>
          <w:tcPr>
            <w:tcW w:w="2746" w:type="dxa"/>
            <w:noWrap/>
            <w:hideMark/>
          </w:tcPr>
          <w:p w14:paraId="6ABBC152"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0.3156968</w:t>
            </w:r>
          </w:p>
        </w:tc>
        <w:tc>
          <w:tcPr>
            <w:tcW w:w="2746" w:type="dxa"/>
            <w:noWrap/>
            <w:hideMark/>
          </w:tcPr>
          <w:p w14:paraId="6ABBC153"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0.005278099</w:t>
            </w:r>
          </w:p>
        </w:tc>
      </w:tr>
      <w:tr w:rsidR="00D65D22" w:rsidRPr="00DC555B" w14:paraId="6ABBC158" w14:textId="77777777" w:rsidTr="00591080">
        <w:trPr>
          <w:trHeight w:val="515"/>
        </w:trPr>
        <w:tc>
          <w:tcPr>
            <w:tcW w:w="2350" w:type="dxa"/>
            <w:noWrap/>
            <w:hideMark/>
          </w:tcPr>
          <w:p w14:paraId="6ABBC155"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w:t>
            </w:r>
          </w:p>
        </w:tc>
        <w:tc>
          <w:tcPr>
            <w:tcW w:w="2746" w:type="dxa"/>
            <w:noWrap/>
            <w:hideMark/>
          </w:tcPr>
          <w:p w14:paraId="6ABBC156"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0.02120507</w:t>
            </w:r>
          </w:p>
        </w:tc>
        <w:tc>
          <w:tcPr>
            <w:tcW w:w="2746" w:type="dxa"/>
            <w:noWrap/>
            <w:hideMark/>
          </w:tcPr>
          <w:p w14:paraId="6ABBC157"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5.30E-06</w:t>
            </w:r>
          </w:p>
        </w:tc>
      </w:tr>
      <w:tr w:rsidR="00D65D22" w:rsidRPr="00DC555B" w14:paraId="6ABBC15C" w14:textId="77777777" w:rsidTr="00591080">
        <w:trPr>
          <w:trHeight w:val="515"/>
        </w:trPr>
        <w:tc>
          <w:tcPr>
            <w:tcW w:w="2350" w:type="dxa"/>
            <w:noWrap/>
            <w:hideMark/>
          </w:tcPr>
          <w:p w14:paraId="6ABBC159"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k=1000</w:t>
            </w:r>
          </w:p>
        </w:tc>
        <w:tc>
          <w:tcPr>
            <w:tcW w:w="2746" w:type="dxa"/>
            <w:noWrap/>
            <w:hideMark/>
          </w:tcPr>
          <w:p w14:paraId="6ABBC15A"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0.001789577</w:t>
            </w:r>
          </w:p>
        </w:tc>
        <w:tc>
          <w:tcPr>
            <w:tcW w:w="2746" w:type="dxa"/>
            <w:noWrap/>
            <w:hideMark/>
          </w:tcPr>
          <w:p w14:paraId="6ABBC15B"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3.28E-06</w:t>
            </w:r>
          </w:p>
        </w:tc>
      </w:tr>
      <w:tr w:rsidR="00D65D22" w:rsidRPr="00DC555B" w14:paraId="6ABBC160" w14:textId="77777777" w:rsidTr="00591080">
        <w:trPr>
          <w:trHeight w:val="515"/>
        </w:trPr>
        <w:tc>
          <w:tcPr>
            <w:tcW w:w="2350" w:type="dxa"/>
            <w:noWrap/>
            <w:hideMark/>
          </w:tcPr>
          <w:p w14:paraId="6ABBC15D"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a21</w:t>
            </w:r>
          </w:p>
        </w:tc>
        <w:tc>
          <w:tcPr>
            <w:tcW w:w="2746" w:type="dxa"/>
            <w:noWrap/>
            <w:hideMark/>
          </w:tcPr>
          <w:p w14:paraId="6ABBC15E" w14:textId="77777777" w:rsidR="00D65D22" w:rsidRPr="00DC555B" w:rsidRDefault="00D65D22" w:rsidP="00591080">
            <w:pPr>
              <w:spacing w:line="360" w:lineRule="auto"/>
              <w:jc w:val="center"/>
              <w:rPr>
                <w:rFonts w:ascii="SimSun" w:eastAsia="SimSun" w:hAnsi="SimSun" w:cs="SimSun"/>
                <w:b/>
                <w:color w:val="000000"/>
                <w:kern w:val="0"/>
                <w:szCs w:val="24"/>
              </w:rPr>
            </w:pPr>
            <w:r w:rsidRPr="00DC555B">
              <w:rPr>
                <w:rFonts w:ascii="SimSun" w:eastAsia="SimSun" w:hAnsi="SimSun" w:cs="SimSun" w:hint="eastAsia"/>
                <w:color w:val="000000"/>
                <w:kern w:val="0"/>
                <w:szCs w:val="24"/>
              </w:rPr>
              <w:t>Bias</w:t>
            </w:r>
          </w:p>
        </w:tc>
        <w:tc>
          <w:tcPr>
            <w:tcW w:w="2746" w:type="dxa"/>
            <w:noWrap/>
            <w:hideMark/>
          </w:tcPr>
          <w:p w14:paraId="6ABBC15F"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Mse</w:t>
            </w:r>
          </w:p>
        </w:tc>
      </w:tr>
      <w:tr w:rsidR="00D65D22" w:rsidRPr="00DC555B" w14:paraId="6ABBC164" w14:textId="77777777" w:rsidTr="00591080">
        <w:trPr>
          <w:trHeight w:val="515"/>
        </w:trPr>
        <w:tc>
          <w:tcPr>
            <w:tcW w:w="2350" w:type="dxa"/>
            <w:noWrap/>
            <w:hideMark/>
          </w:tcPr>
          <w:p w14:paraId="6ABBC161"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w:t>
            </w:r>
          </w:p>
        </w:tc>
        <w:tc>
          <w:tcPr>
            <w:tcW w:w="2746" w:type="dxa"/>
            <w:noWrap/>
            <w:hideMark/>
          </w:tcPr>
          <w:p w14:paraId="6ABBC162"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-0.1237051</w:t>
            </w:r>
          </w:p>
        </w:tc>
        <w:tc>
          <w:tcPr>
            <w:tcW w:w="2746" w:type="dxa"/>
            <w:noWrap/>
            <w:hideMark/>
          </w:tcPr>
          <w:p w14:paraId="6ABBC163"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0.02620902</w:t>
            </w:r>
          </w:p>
        </w:tc>
      </w:tr>
      <w:tr w:rsidR="00D65D22" w:rsidRPr="00DC555B" w14:paraId="6ABBC168" w14:textId="77777777" w:rsidTr="00591080">
        <w:trPr>
          <w:trHeight w:val="515"/>
        </w:trPr>
        <w:tc>
          <w:tcPr>
            <w:tcW w:w="2350" w:type="dxa"/>
            <w:noWrap/>
            <w:hideMark/>
          </w:tcPr>
          <w:p w14:paraId="6ABBC165"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w:t>
            </w:r>
          </w:p>
        </w:tc>
        <w:tc>
          <w:tcPr>
            <w:tcW w:w="2746" w:type="dxa"/>
            <w:noWrap/>
            <w:hideMark/>
          </w:tcPr>
          <w:p w14:paraId="6ABBC166"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-0.07029674</w:t>
            </w:r>
          </w:p>
        </w:tc>
        <w:tc>
          <w:tcPr>
            <w:tcW w:w="2746" w:type="dxa"/>
            <w:noWrap/>
            <w:hideMark/>
          </w:tcPr>
          <w:p w14:paraId="6ABBC167"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0.005337716</w:t>
            </w:r>
          </w:p>
        </w:tc>
      </w:tr>
      <w:tr w:rsidR="00D65D22" w:rsidRPr="00DC555B" w14:paraId="6ABBC16C" w14:textId="77777777" w:rsidTr="00591080">
        <w:trPr>
          <w:trHeight w:val="515"/>
        </w:trPr>
        <w:tc>
          <w:tcPr>
            <w:tcW w:w="2350" w:type="dxa"/>
            <w:noWrap/>
            <w:hideMark/>
          </w:tcPr>
          <w:p w14:paraId="6ABBC169"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k=1000</w:t>
            </w:r>
          </w:p>
        </w:tc>
        <w:tc>
          <w:tcPr>
            <w:tcW w:w="2746" w:type="dxa"/>
            <w:noWrap/>
            <w:hideMark/>
          </w:tcPr>
          <w:p w14:paraId="6ABBC16A"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-0.06890881</w:t>
            </w:r>
          </w:p>
        </w:tc>
        <w:tc>
          <w:tcPr>
            <w:tcW w:w="2746" w:type="dxa"/>
            <w:noWrap/>
            <w:hideMark/>
          </w:tcPr>
          <w:p w14:paraId="6ABBC16B" w14:textId="77777777" w:rsidR="00D65D22" w:rsidRPr="00DC555B" w:rsidRDefault="00D65D22" w:rsidP="00591080">
            <w:pPr>
              <w:spacing w:line="360" w:lineRule="auto"/>
              <w:jc w:val="center"/>
              <w:rPr>
                <w:rFonts w:ascii="SimSun" w:eastAsia="SimSun" w:hAnsi="SimSun" w:cs="SimSun"/>
                <w:color w:val="000000"/>
                <w:kern w:val="0"/>
                <w:szCs w:val="24"/>
              </w:rPr>
            </w:pPr>
            <w:r w:rsidRPr="00DC555B">
              <w:rPr>
                <w:rFonts w:ascii="SimSun" w:eastAsia="SimSun" w:hAnsi="SimSun" w:cs="SimSun"/>
                <w:color w:val="000000"/>
                <w:kern w:val="0"/>
                <w:szCs w:val="24"/>
              </w:rPr>
              <w:t>0.004761498</w:t>
            </w:r>
          </w:p>
        </w:tc>
      </w:tr>
    </w:tbl>
    <w:p w14:paraId="6ABBC16D" w14:textId="77777777" w:rsidR="00871516" w:rsidRPr="00DC555B" w:rsidRDefault="00871516" w:rsidP="00DC555B">
      <w:pPr>
        <w:spacing w:line="360" w:lineRule="auto"/>
        <w:rPr>
          <w:szCs w:val="24"/>
        </w:rPr>
      </w:pPr>
    </w:p>
    <w:p w14:paraId="6ABBC16E" w14:textId="77777777" w:rsidR="002D0F82" w:rsidRPr="00DC555B" w:rsidRDefault="0029684A" w:rsidP="00DC555B">
      <w:pPr>
        <w:pStyle w:val="Heading1"/>
      </w:pPr>
      <w:bookmarkStart w:id="52" w:name="_Toc5829584"/>
      <w:r w:rsidRPr="00DC555B">
        <w:rPr>
          <w:rFonts w:hint="eastAsia"/>
        </w:rPr>
        <w:t>第四章</w:t>
      </w:r>
      <w:r w:rsidRPr="00DC555B">
        <w:rPr>
          <w:rFonts w:hint="eastAsia"/>
        </w:rPr>
        <w:t xml:space="preserve">  </w:t>
      </w:r>
      <w:r w:rsidRPr="00DC555B">
        <w:rPr>
          <w:rFonts w:hint="eastAsia"/>
        </w:rPr>
        <w:t>一次性产品竞争风险下的</w:t>
      </w:r>
      <w:r w:rsidR="007D3109" w:rsidRPr="00DC555B">
        <w:rPr>
          <w:rFonts w:hint="eastAsia"/>
        </w:rPr>
        <w:t>统计分析——基于贝叶斯估计</w:t>
      </w:r>
      <w:bookmarkEnd w:id="52"/>
    </w:p>
    <w:p w14:paraId="6ABBC16F" w14:textId="77777777" w:rsidR="008C6474" w:rsidRPr="00DC555B" w:rsidRDefault="00DC555B" w:rsidP="00DC555B">
      <w:pPr>
        <w:pStyle w:val="Heading2"/>
        <w:ind w:firstLine="420"/>
      </w:pPr>
      <w:bookmarkStart w:id="53" w:name="_Toc5829585"/>
      <w:r>
        <w:rPr>
          <w:rFonts w:hint="eastAsia"/>
        </w:rPr>
        <w:t>第一节</w:t>
      </w:r>
      <w:r>
        <w:rPr>
          <w:rFonts w:hint="eastAsia"/>
        </w:rPr>
        <w:t xml:space="preserve">  </w:t>
      </w:r>
      <w:r w:rsidR="008C6474" w:rsidRPr="00DC555B">
        <w:rPr>
          <w:rFonts w:hint="eastAsia"/>
        </w:rPr>
        <w:t>贝叶斯估计</w:t>
      </w:r>
      <w:bookmarkEnd w:id="53"/>
    </w:p>
    <w:p w14:paraId="6ABBC170" w14:textId="77777777" w:rsidR="00DC555B" w:rsidRDefault="00DC555B" w:rsidP="00DC555B">
      <w:pPr>
        <w:snapToGrid w:val="0"/>
        <w:spacing w:line="360" w:lineRule="auto"/>
        <w:ind w:firstLineChars="200" w:firstLine="480"/>
        <w:rPr>
          <w:szCs w:val="24"/>
        </w:rPr>
      </w:pPr>
    </w:p>
    <w:p w14:paraId="6ABBC171" w14:textId="77777777" w:rsidR="008C6474" w:rsidRPr="00DC555B" w:rsidRDefault="008C6474" w:rsidP="00DC555B">
      <w:pPr>
        <w:snapToGrid w:val="0"/>
        <w:spacing w:line="360" w:lineRule="auto"/>
        <w:ind w:firstLineChars="200" w:firstLine="480"/>
        <w:rPr>
          <w:szCs w:val="24"/>
        </w:rPr>
      </w:pPr>
      <w:r w:rsidRPr="00DC555B">
        <w:rPr>
          <w:rFonts w:hint="eastAsia"/>
          <w:szCs w:val="24"/>
        </w:rPr>
        <w:t>一、似然函数</w:t>
      </w:r>
    </w:p>
    <w:p w14:paraId="6ABBC172" w14:textId="77777777" w:rsidR="00C600E4" w:rsidRPr="00DC555B" w:rsidRDefault="0029684A" w:rsidP="00DC555B">
      <w:pPr>
        <w:snapToGrid w:val="0"/>
        <w:spacing w:line="360" w:lineRule="auto"/>
        <w:ind w:firstLineChars="200" w:firstLine="480"/>
        <w:rPr>
          <w:rFonts w:asciiTheme="minorEastAsia" w:hAnsiTheme="minorEastAsia" w:cs="Arial"/>
          <w:kern w:val="0"/>
          <w:szCs w:val="24"/>
        </w:rPr>
      </w:pPr>
      <w:r w:rsidRPr="00DC555B">
        <w:rPr>
          <w:rFonts w:hint="eastAsia"/>
          <w:szCs w:val="24"/>
        </w:rPr>
        <w:t>本章我们将使用贝叶斯估计对本模型的参数进行估计，由</w:t>
      </w:r>
      <w:r w:rsidRPr="00DC555B">
        <w:rPr>
          <w:rFonts w:hint="eastAsia"/>
          <w:szCs w:val="24"/>
        </w:rPr>
        <w:t>3.1</w:t>
      </w:r>
      <w:r w:rsidRPr="00DC555B">
        <w:rPr>
          <w:rFonts w:hint="eastAsia"/>
          <w:szCs w:val="24"/>
        </w:rPr>
        <w:t>节模型阐述可知一次性产品的</w:t>
      </w:r>
      <w:r w:rsidR="00B906BE" w:rsidRPr="00DC555B">
        <w:rPr>
          <w:rFonts w:hint="eastAsia"/>
          <w:szCs w:val="24"/>
        </w:rPr>
        <w:t>真实寿命是观测不到的，</w:t>
      </w:r>
      <w:r w:rsidR="00781074" w:rsidRPr="00DC555B">
        <w:rPr>
          <w:rFonts w:hint="eastAsia"/>
          <w:szCs w:val="24"/>
        </w:rPr>
        <w:t>因此我们采用在时间点检测产品，统计产品的状态数量的试验方法，结合步进应力寿命试验对竞争风险下的一次性产品建立模型。</w:t>
      </w:r>
      <w:r w:rsidR="00B906BE" w:rsidRPr="00DC555B">
        <w:rPr>
          <w:rFonts w:hint="eastAsia"/>
          <w:szCs w:val="24"/>
        </w:rPr>
        <w:t>可观测的数据只有</w:t>
      </w:r>
      <w:r w:rsidR="00781074" w:rsidRPr="00DC555B">
        <w:rPr>
          <w:rFonts w:hint="eastAsia"/>
          <w:szCs w:val="24"/>
        </w:rPr>
        <w:t>温度（</w:t>
      </w:r>
      <w:r w:rsidR="00781074" w:rsidRPr="00DC555B">
        <w:rPr>
          <w:rFonts w:ascii="Arial" w:eastAsia="SimSun" w:hAnsi="Arial" w:cs="Arial" w:hint="eastAsia"/>
          <w:kern w:val="0"/>
          <w:szCs w:val="24"/>
        </w:rPr>
        <w:t>j=1,2</w:t>
      </w:r>
      <w:r w:rsidR="00781074" w:rsidRPr="00DC555B">
        <w:rPr>
          <w:rFonts w:hint="eastAsia"/>
          <w:szCs w:val="24"/>
        </w:rPr>
        <w:t>），</w:t>
      </w:r>
      <w:r w:rsidR="00B906BE" w:rsidRPr="00DC555B">
        <w:rPr>
          <w:rFonts w:hint="eastAsia"/>
          <w:szCs w:val="24"/>
        </w:rPr>
        <w:t>检测时间</w:t>
      </w:r>
      <w:r w:rsidR="00781074" w:rsidRPr="00DC555B">
        <w:rPr>
          <w:position w:val="-16"/>
          <w:szCs w:val="24"/>
        </w:rPr>
        <w:object w:dxaOrig="260" w:dyaOrig="420" w14:anchorId="6ABBC4AB">
          <v:shape id="_x0000_i1447" type="#_x0000_t75" style="width:13.5pt;height:21pt" o:ole="">
            <v:imagedata r:id="rId796" o:title=""/>
          </v:shape>
          <o:OLEObject Type="Embed" ProgID="Equation.DSMT4" ShapeID="_x0000_i1447" DrawAspect="Content" ObjectID="_1617179763" r:id="rId797"/>
        </w:object>
      </w:r>
      <w:r w:rsidR="00781074" w:rsidRPr="00DC555B">
        <w:rPr>
          <w:szCs w:val="24"/>
        </w:rPr>
        <w:t>（</w:t>
      </w:r>
      <w:r w:rsidR="00781074" w:rsidRPr="00DC555B">
        <w:rPr>
          <w:rFonts w:ascii="Arial" w:eastAsia="SimSun" w:hAnsi="Arial" w:cs="Arial" w:hint="eastAsia"/>
          <w:kern w:val="0"/>
          <w:szCs w:val="24"/>
        </w:rPr>
        <w:t>i=1</w:t>
      </w:r>
      <w:r w:rsidR="00781074" w:rsidRPr="00DC555B">
        <w:rPr>
          <w:rFonts w:ascii="Arial" w:eastAsia="SimSun" w:hAnsi="Arial" w:cs="Arial" w:hint="eastAsia"/>
          <w:kern w:val="0"/>
          <w:szCs w:val="24"/>
        </w:rPr>
        <w:t>……</w:t>
      </w:r>
      <w:r w:rsidR="008C6474" w:rsidRPr="00DC555B">
        <w:rPr>
          <w:rFonts w:ascii="Arial" w:eastAsia="SimSun" w:hAnsi="Arial" w:cs="Arial"/>
          <w:kern w:val="0"/>
          <w:position w:val="-14"/>
          <w:szCs w:val="24"/>
        </w:rPr>
        <w:object w:dxaOrig="320" w:dyaOrig="380" w14:anchorId="6ABBC4AC">
          <v:shape id="_x0000_i1448" type="#_x0000_t75" style="width:15.75pt;height:18.75pt" o:ole="">
            <v:imagedata r:id="rId798" o:title=""/>
          </v:shape>
          <o:OLEObject Type="Embed" ProgID="Equation.DSMT4" ShapeID="_x0000_i1448" DrawAspect="Content" ObjectID="_1617179764" r:id="rId799"/>
        </w:object>
      </w:r>
      <w:r w:rsidR="008C6474" w:rsidRPr="00DC555B">
        <w:rPr>
          <w:rFonts w:ascii="Arial" w:eastAsia="SimSun" w:hAnsi="Arial" w:cs="Arial"/>
          <w:kern w:val="0"/>
          <w:szCs w:val="24"/>
        </w:rPr>
        <w:t>，</w:t>
      </w:r>
      <w:r w:rsidR="00781074" w:rsidRPr="00DC555B">
        <w:rPr>
          <w:rFonts w:ascii="Arial" w:eastAsia="SimSun" w:hAnsi="Arial" w:cs="Arial" w:hint="eastAsia"/>
          <w:kern w:val="0"/>
          <w:szCs w:val="24"/>
        </w:rPr>
        <w:t>j=1,2</w:t>
      </w:r>
      <w:r w:rsidR="00781074" w:rsidRPr="00DC555B">
        <w:rPr>
          <w:szCs w:val="24"/>
        </w:rPr>
        <w:t>）</w:t>
      </w:r>
      <w:r w:rsidR="00B906BE" w:rsidRPr="00DC555B">
        <w:rPr>
          <w:rFonts w:hint="eastAsia"/>
          <w:szCs w:val="24"/>
        </w:rPr>
        <w:t>，以及产品在检测时间点的状态</w:t>
      </w:r>
      <w:r w:rsidR="00C6751A" w:rsidRPr="00DC555B">
        <w:rPr>
          <w:rFonts w:hint="eastAsia"/>
          <w:szCs w:val="24"/>
        </w:rPr>
        <w:t>（</w:t>
      </w:r>
      <w:r w:rsidR="006E6EE5" w:rsidRPr="00DC555B">
        <w:rPr>
          <w:rFonts w:ascii="Arial" w:eastAsia="SimSun" w:hAnsi="Arial" w:cs="Arial"/>
          <w:kern w:val="0"/>
          <w:position w:val="-14"/>
          <w:szCs w:val="24"/>
        </w:rPr>
        <w:object w:dxaOrig="380" w:dyaOrig="380" w14:anchorId="6ABBC4AD">
          <v:shape id="_x0000_i1449" type="#_x0000_t75" style="width:18.75pt;height:18.75pt" o:ole="">
            <v:imagedata r:id="rId800" o:title=""/>
          </v:shape>
          <o:OLEObject Type="Embed" ProgID="Equation.DSMT4" ShapeID="_x0000_i1449" DrawAspect="Content" ObjectID="_1617179765" r:id="rId801"/>
        </w:object>
      </w:r>
      <w:r w:rsidR="00C6751A" w:rsidRPr="00DC555B">
        <w:rPr>
          <w:rFonts w:ascii="Arial" w:eastAsia="SimSun" w:hAnsi="Arial" w:cs="Arial"/>
          <w:kern w:val="0"/>
          <w:szCs w:val="24"/>
        </w:rPr>
        <w:t>=</w:t>
      </w:r>
      <w:r w:rsidR="00C6751A" w:rsidRPr="00DC555B">
        <w:rPr>
          <w:rFonts w:ascii="Arial" w:eastAsia="SimSun" w:hAnsi="Arial" w:cs="Arial" w:hint="eastAsia"/>
          <w:kern w:val="0"/>
          <w:szCs w:val="24"/>
        </w:rPr>
        <w:t>0</w:t>
      </w:r>
      <w:r w:rsidR="00C6751A" w:rsidRPr="00DC555B">
        <w:rPr>
          <w:rFonts w:ascii="Arial" w:eastAsia="SimSun" w:hAnsi="Arial" w:cs="Arial" w:hint="eastAsia"/>
          <w:kern w:val="0"/>
          <w:szCs w:val="24"/>
        </w:rPr>
        <w:t>，</w:t>
      </w:r>
      <w:r w:rsidR="00C6751A" w:rsidRPr="00DC555B">
        <w:rPr>
          <w:rFonts w:ascii="Arial" w:eastAsia="SimSun" w:hAnsi="Arial" w:cs="Arial" w:hint="eastAsia"/>
          <w:kern w:val="0"/>
          <w:szCs w:val="24"/>
        </w:rPr>
        <w:t>1</w:t>
      </w:r>
      <w:r w:rsidR="00C6751A" w:rsidRPr="00DC555B">
        <w:rPr>
          <w:rFonts w:ascii="Arial" w:eastAsia="SimSun" w:hAnsi="Arial" w:cs="Arial" w:hint="eastAsia"/>
          <w:kern w:val="0"/>
          <w:szCs w:val="24"/>
        </w:rPr>
        <w:t>，</w:t>
      </w:r>
      <w:r w:rsidR="00C6751A" w:rsidRPr="00DC555B">
        <w:rPr>
          <w:rFonts w:ascii="Arial" w:eastAsia="SimSun" w:hAnsi="Arial" w:cs="Arial" w:hint="eastAsia"/>
          <w:kern w:val="0"/>
          <w:szCs w:val="24"/>
        </w:rPr>
        <w:t>2</w:t>
      </w:r>
      <w:r w:rsidR="00C6751A" w:rsidRPr="00DC555B">
        <w:rPr>
          <w:rFonts w:hint="eastAsia"/>
          <w:szCs w:val="24"/>
        </w:rPr>
        <w:t>），从而得到每个检测时间以及对应的温度下产品检测状态的数量</w:t>
      </w:r>
      <w:r w:rsidR="006E6EE5" w:rsidRPr="00DC555B">
        <w:rPr>
          <w:position w:val="-16"/>
          <w:szCs w:val="24"/>
        </w:rPr>
        <w:object w:dxaOrig="279" w:dyaOrig="420" w14:anchorId="6ABBC4AE">
          <v:shape id="_x0000_i1450" type="#_x0000_t75" style="width:14.25pt;height:21pt" o:ole="">
            <v:imagedata r:id="rId802" o:title=""/>
          </v:shape>
          <o:OLEObject Type="Embed" ProgID="Equation.DSMT4" ShapeID="_x0000_i1450" DrawAspect="Content" ObjectID="_1617179766" r:id="rId803"/>
        </w:object>
      </w:r>
      <w:r w:rsidR="006E6EE5" w:rsidRPr="00DC555B">
        <w:rPr>
          <w:rFonts w:hint="eastAsia"/>
          <w:szCs w:val="24"/>
        </w:rPr>
        <w:t>,</w:t>
      </w:r>
      <w:r w:rsidR="006E6EE5" w:rsidRPr="00DC555B">
        <w:rPr>
          <w:position w:val="-16"/>
          <w:szCs w:val="24"/>
        </w:rPr>
        <w:object w:dxaOrig="360" w:dyaOrig="420" w14:anchorId="6ABBC4AF">
          <v:shape id="_x0000_i1451" type="#_x0000_t75" style="width:18.75pt;height:21pt" o:ole="">
            <v:imagedata r:id="rId804" o:title=""/>
          </v:shape>
          <o:OLEObject Type="Embed" ProgID="Equation.DSMT4" ShapeID="_x0000_i1451" DrawAspect="Content" ObjectID="_1617179767" r:id="rId805"/>
        </w:object>
      </w:r>
      <w:r w:rsidR="006E6EE5" w:rsidRPr="00DC555B">
        <w:rPr>
          <w:rFonts w:hint="eastAsia"/>
          <w:szCs w:val="24"/>
        </w:rPr>
        <w:t>,</w:t>
      </w:r>
      <w:r w:rsidR="006E6EE5" w:rsidRPr="00DC555B">
        <w:rPr>
          <w:position w:val="-16"/>
          <w:szCs w:val="24"/>
        </w:rPr>
        <w:object w:dxaOrig="380" w:dyaOrig="420" w14:anchorId="6ABBC4B0">
          <v:shape id="_x0000_i1452" type="#_x0000_t75" style="width:18.75pt;height:21pt" o:ole="">
            <v:imagedata r:id="rId806" o:title=""/>
          </v:shape>
          <o:OLEObject Type="Embed" ProgID="Equation.DSMT4" ShapeID="_x0000_i1452" DrawAspect="Content" ObjectID="_1617179768" r:id="rId807"/>
        </w:object>
      </w:r>
      <w:r w:rsidR="00B906BE" w:rsidRPr="00DC555B">
        <w:rPr>
          <w:rFonts w:hint="eastAsia"/>
          <w:szCs w:val="24"/>
        </w:rPr>
        <w:t>。</w:t>
      </w:r>
      <w:r w:rsidR="006E6EE5" w:rsidRPr="00DC555B">
        <w:rPr>
          <w:rFonts w:hint="eastAsia"/>
          <w:szCs w:val="24"/>
        </w:rPr>
        <w:t>在模型中我们</w:t>
      </w:r>
      <w:r w:rsidR="00C600E4" w:rsidRPr="00DC555B">
        <w:rPr>
          <w:rFonts w:asciiTheme="minorEastAsia" w:hAnsiTheme="minorEastAsia" w:cs="Arial" w:hint="eastAsia"/>
          <w:kern w:val="0"/>
          <w:szCs w:val="24"/>
        </w:rPr>
        <w:t>并且假设有两个竞争风险，这两个竞争风险是相互独立的，</w:t>
      </w:r>
      <w:r w:rsidR="006E6EE5" w:rsidRPr="00DC555B">
        <w:rPr>
          <w:rFonts w:asciiTheme="minorEastAsia" w:hAnsiTheme="minorEastAsia" w:cs="Arial" w:hint="eastAsia"/>
          <w:kern w:val="0"/>
          <w:szCs w:val="24"/>
        </w:rPr>
        <w:t>假定产品竞争失效时间服从指数分布，</w:t>
      </w:r>
      <w:r w:rsidR="00C600E4" w:rsidRPr="00DC555B">
        <w:rPr>
          <w:rFonts w:asciiTheme="minorEastAsia" w:hAnsiTheme="minorEastAsia" w:cs="Arial" w:hint="eastAsia"/>
          <w:kern w:val="0"/>
          <w:szCs w:val="24"/>
        </w:rPr>
        <w:t>即</w:t>
      </w:r>
    </w:p>
    <w:p w14:paraId="6ABBC173" w14:textId="77777777" w:rsidR="006E6EE5" w:rsidRPr="00DC555B" w:rsidRDefault="00C600E4" w:rsidP="00DC555B">
      <w:pPr>
        <w:snapToGrid w:val="0"/>
        <w:spacing w:line="360" w:lineRule="auto"/>
        <w:rPr>
          <w:rFonts w:ascii="Arial" w:eastAsia="SimSun" w:hAnsi="Arial" w:cs="Arial"/>
          <w:kern w:val="0"/>
          <w:szCs w:val="24"/>
        </w:rPr>
      </w:pPr>
      <w:r w:rsidRPr="00DC555B">
        <w:rPr>
          <w:rFonts w:asciiTheme="minorEastAsia" w:hAnsiTheme="minorEastAsia" w:cs="Arial"/>
          <w:kern w:val="0"/>
          <w:position w:val="-14"/>
          <w:szCs w:val="24"/>
        </w:rPr>
        <w:object w:dxaOrig="2000" w:dyaOrig="380" w14:anchorId="6ABBC4B1">
          <v:shape id="_x0000_i1453" type="#_x0000_t75" style="width:99.75pt;height:18.75pt" o:ole="">
            <v:imagedata r:id="rId808" o:title=""/>
          </v:shape>
          <o:OLEObject Type="Embed" ProgID="Equation.DSMT4" ShapeID="_x0000_i1453" DrawAspect="Content" ObjectID="_1617179769" r:id="rId809"/>
        </w:object>
      </w:r>
      <w:r w:rsidRPr="00DC555B">
        <w:rPr>
          <w:rFonts w:asciiTheme="minorEastAsia" w:hAnsiTheme="minorEastAsia" w:cs="Arial"/>
          <w:kern w:val="0"/>
          <w:szCs w:val="24"/>
        </w:rPr>
        <w:t>，并且</w:t>
      </w:r>
      <w:r w:rsidRPr="00DC555B">
        <w:rPr>
          <w:rFonts w:asciiTheme="minorEastAsia" w:hAnsiTheme="minorEastAsia" w:cs="Arial"/>
          <w:kern w:val="0"/>
          <w:position w:val="-12"/>
          <w:szCs w:val="24"/>
        </w:rPr>
        <w:object w:dxaOrig="1939" w:dyaOrig="340" w14:anchorId="6ABBC4B2">
          <v:shape id="_x0000_i1454" type="#_x0000_t75" style="width:96.75pt;height:16.5pt" o:ole="">
            <v:imagedata r:id="rId810" o:title=""/>
          </v:shape>
          <o:OLEObject Type="Embed" ProgID="Equation.DSMT4" ShapeID="_x0000_i1454" DrawAspect="Content" ObjectID="_1617179770" r:id="rId811"/>
        </w:object>
      </w:r>
      <w:r w:rsidRPr="00DC555B">
        <w:rPr>
          <w:rFonts w:asciiTheme="minorEastAsia" w:hAnsiTheme="minorEastAsia" w:cs="Arial"/>
          <w:kern w:val="0"/>
          <w:szCs w:val="24"/>
        </w:rPr>
        <w:t>（</w:t>
      </w:r>
      <w:r w:rsidRPr="00DC555B">
        <w:rPr>
          <w:rFonts w:asciiTheme="minorEastAsia" w:hAnsiTheme="minorEastAsia" w:cs="Arial" w:hint="eastAsia"/>
          <w:kern w:val="0"/>
          <w:szCs w:val="24"/>
        </w:rPr>
        <w:t>r=1,2</w:t>
      </w:r>
      <w:r w:rsidRPr="00DC555B">
        <w:rPr>
          <w:rFonts w:asciiTheme="minorEastAsia" w:hAnsiTheme="minorEastAsia" w:cs="Arial"/>
          <w:kern w:val="0"/>
          <w:szCs w:val="24"/>
        </w:rPr>
        <w:t>）</w:t>
      </w:r>
      <w:r w:rsidRPr="00DC555B">
        <w:rPr>
          <w:rFonts w:asciiTheme="minorEastAsia" w:hAnsiTheme="minorEastAsia" w:cs="Arial" w:hint="eastAsia"/>
          <w:kern w:val="0"/>
          <w:szCs w:val="24"/>
        </w:rPr>
        <w:t>。</w:t>
      </w:r>
      <w:r w:rsidR="006E6EE5" w:rsidRPr="00DC555B">
        <w:rPr>
          <w:rFonts w:asciiTheme="minorEastAsia" w:hAnsiTheme="minorEastAsia" w:cs="Arial" w:hint="eastAsia"/>
          <w:kern w:val="0"/>
          <w:szCs w:val="24"/>
        </w:rPr>
        <w:t>由公式（</w:t>
      </w:r>
      <w:r w:rsidR="007D3109" w:rsidRPr="00DC555B">
        <w:rPr>
          <w:rFonts w:asciiTheme="minorEastAsia" w:hAnsiTheme="minorEastAsia" w:cs="Arial" w:hint="eastAsia"/>
          <w:kern w:val="0"/>
          <w:szCs w:val="24"/>
        </w:rPr>
        <w:t>3-6</w:t>
      </w:r>
      <w:r w:rsidR="006E6EE5" w:rsidRPr="00DC555B">
        <w:rPr>
          <w:rFonts w:asciiTheme="minorEastAsia" w:hAnsiTheme="minorEastAsia" w:cs="Arial" w:hint="eastAsia"/>
          <w:kern w:val="0"/>
          <w:szCs w:val="24"/>
        </w:rPr>
        <w:t>）</w:t>
      </w:r>
      <w:r w:rsidR="007D3109" w:rsidRPr="00DC555B">
        <w:rPr>
          <w:rFonts w:asciiTheme="minorEastAsia" w:hAnsiTheme="minorEastAsia" w:cs="Arial" w:hint="eastAsia"/>
          <w:kern w:val="0"/>
          <w:szCs w:val="24"/>
        </w:rPr>
        <w:t>、（3-7）、（3-8）</w:t>
      </w:r>
      <w:r w:rsidR="006E6EE5" w:rsidRPr="00DC555B">
        <w:rPr>
          <w:rFonts w:asciiTheme="minorEastAsia" w:hAnsiTheme="minorEastAsia" w:cs="Arial" w:hint="eastAsia"/>
          <w:kern w:val="0"/>
          <w:szCs w:val="24"/>
        </w:rPr>
        <w:t>可以得到</w:t>
      </w:r>
      <w:r w:rsidR="006E6EE5" w:rsidRPr="00DC555B">
        <w:rPr>
          <w:rFonts w:ascii="Arial" w:eastAsia="SimSun" w:hAnsi="Arial" w:cs="Arial" w:hint="eastAsia"/>
          <w:kern w:val="0"/>
          <w:szCs w:val="24"/>
        </w:rPr>
        <w:t>生存概率</w:t>
      </w:r>
      <w:r w:rsidR="008C6474" w:rsidRPr="00DC555B">
        <w:rPr>
          <w:rFonts w:ascii="Arial" w:eastAsia="SimSun" w:hAnsi="Arial" w:cs="Arial"/>
          <w:kern w:val="0"/>
          <w:position w:val="-16"/>
          <w:szCs w:val="24"/>
        </w:rPr>
        <w:object w:dxaOrig="380" w:dyaOrig="420" w14:anchorId="6ABBC4B3">
          <v:shape id="_x0000_i1455" type="#_x0000_t75" style="width:18.75pt;height:21pt" o:ole="">
            <v:imagedata r:id="rId812" o:title=""/>
          </v:shape>
          <o:OLEObject Type="Embed" ProgID="Equation.DSMT4" ShapeID="_x0000_i1455" DrawAspect="Content" ObjectID="_1617179771" r:id="rId813"/>
        </w:object>
      </w:r>
      <w:r w:rsidR="007D3109" w:rsidRPr="00DC555B">
        <w:rPr>
          <w:rFonts w:ascii="Arial" w:eastAsia="SimSun" w:hAnsi="Arial" w:cs="Arial" w:hint="eastAsia"/>
          <w:kern w:val="0"/>
          <w:szCs w:val="24"/>
        </w:rPr>
        <w:t>、</w:t>
      </w:r>
      <w:r w:rsidR="006E6EE5" w:rsidRPr="00DC555B">
        <w:rPr>
          <w:rFonts w:ascii="Arial" w:eastAsia="SimSun" w:hAnsi="Arial" w:cs="Arial" w:hint="eastAsia"/>
          <w:kern w:val="0"/>
          <w:szCs w:val="24"/>
        </w:rPr>
        <w:t>由于原因</w:t>
      </w:r>
      <w:r w:rsidR="006E6EE5" w:rsidRPr="00DC555B">
        <w:rPr>
          <w:rFonts w:ascii="Arial" w:eastAsia="SimSun" w:hAnsi="Arial" w:cs="Arial" w:hint="eastAsia"/>
          <w:kern w:val="0"/>
          <w:szCs w:val="24"/>
        </w:rPr>
        <w:t>1</w:t>
      </w:r>
      <w:r w:rsidR="006E6EE5" w:rsidRPr="00DC555B">
        <w:rPr>
          <w:rFonts w:ascii="Arial" w:eastAsia="SimSun" w:hAnsi="Arial" w:cs="Arial" w:hint="eastAsia"/>
          <w:kern w:val="0"/>
          <w:szCs w:val="24"/>
        </w:rPr>
        <w:t>失效的概率</w:t>
      </w:r>
      <w:r w:rsidR="008C6474" w:rsidRPr="00DC555B">
        <w:rPr>
          <w:rFonts w:ascii="Arial" w:eastAsia="SimSun" w:hAnsi="Arial" w:cs="Arial"/>
          <w:kern w:val="0"/>
          <w:position w:val="-16"/>
          <w:szCs w:val="24"/>
        </w:rPr>
        <w:object w:dxaOrig="360" w:dyaOrig="420" w14:anchorId="6ABBC4B4">
          <v:shape id="_x0000_i1456" type="#_x0000_t75" style="width:18.75pt;height:21pt" o:ole="">
            <v:imagedata r:id="rId814" o:title=""/>
          </v:shape>
          <o:OLEObject Type="Embed" ProgID="Equation.DSMT4" ShapeID="_x0000_i1456" DrawAspect="Content" ObjectID="_1617179772" r:id="rId815"/>
        </w:object>
      </w:r>
      <w:r w:rsidR="007D3109" w:rsidRPr="00DC555B">
        <w:rPr>
          <w:rFonts w:ascii="Arial" w:eastAsia="SimSun" w:hAnsi="Arial" w:cs="Arial" w:hint="eastAsia"/>
          <w:kern w:val="0"/>
          <w:szCs w:val="24"/>
        </w:rPr>
        <w:t>、</w:t>
      </w:r>
      <w:r w:rsidR="006E6EE5" w:rsidRPr="00DC555B">
        <w:rPr>
          <w:rFonts w:ascii="Arial" w:eastAsia="SimSun" w:hAnsi="Arial" w:cs="Arial" w:hint="eastAsia"/>
          <w:kern w:val="0"/>
          <w:szCs w:val="24"/>
        </w:rPr>
        <w:t>由于原因</w:t>
      </w:r>
      <w:r w:rsidR="006E6EE5" w:rsidRPr="00DC555B">
        <w:rPr>
          <w:rFonts w:ascii="Arial" w:eastAsia="SimSun" w:hAnsi="Arial" w:cs="Arial" w:hint="eastAsia"/>
          <w:kern w:val="0"/>
          <w:szCs w:val="24"/>
        </w:rPr>
        <w:t>2</w:t>
      </w:r>
      <w:r w:rsidR="006E6EE5" w:rsidRPr="00DC555B">
        <w:rPr>
          <w:rFonts w:ascii="Arial" w:eastAsia="SimSun" w:hAnsi="Arial" w:cs="Arial" w:hint="eastAsia"/>
          <w:kern w:val="0"/>
          <w:szCs w:val="24"/>
        </w:rPr>
        <w:t>失效的概率</w:t>
      </w:r>
      <w:r w:rsidR="008C6474" w:rsidRPr="00DC555B">
        <w:rPr>
          <w:rFonts w:ascii="Arial" w:eastAsia="SimSun" w:hAnsi="Arial" w:cs="Arial"/>
          <w:kern w:val="0"/>
          <w:position w:val="-16"/>
          <w:szCs w:val="24"/>
        </w:rPr>
        <w:object w:dxaOrig="380" w:dyaOrig="420" w14:anchorId="6ABBC4B5">
          <v:shape id="_x0000_i1457" type="#_x0000_t75" style="width:18.75pt;height:21pt" o:ole="">
            <v:imagedata r:id="rId816" o:title=""/>
          </v:shape>
          <o:OLEObject Type="Embed" ProgID="Equation.DSMT4" ShapeID="_x0000_i1457" DrawAspect="Content" ObjectID="_1617179773" r:id="rId817"/>
        </w:object>
      </w:r>
      <w:r w:rsidR="006E6EE5" w:rsidRPr="00DC555B">
        <w:rPr>
          <w:rFonts w:ascii="Arial" w:eastAsia="SimSun" w:hAnsi="Arial" w:cs="Arial"/>
          <w:kern w:val="0"/>
          <w:szCs w:val="24"/>
        </w:rPr>
        <w:t>，此时参数</w:t>
      </w:r>
      <w:r w:rsidR="00E8349E" w:rsidRPr="00DC555B">
        <w:rPr>
          <w:rFonts w:ascii="Arial" w:eastAsia="SimSun" w:hAnsi="Arial" w:cs="Arial"/>
          <w:kern w:val="0"/>
          <w:position w:val="-12"/>
          <w:szCs w:val="24"/>
        </w:rPr>
        <w:object w:dxaOrig="2120" w:dyaOrig="360" w14:anchorId="6ABBC4B6">
          <v:shape id="_x0000_i1458" type="#_x0000_t75" style="width:106.5pt;height:18.75pt" o:ole="">
            <v:imagedata r:id="rId818" o:title=""/>
          </v:shape>
          <o:OLEObject Type="Embed" ProgID="Equation.DSMT4" ShapeID="_x0000_i1458" DrawAspect="Content" ObjectID="_1617179774" r:id="rId819"/>
        </w:object>
      </w:r>
      <w:r w:rsidR="001846C5" w:rsidRPr="00DC555B">
        <w:rPr>
          <w:rFonts w:ascii="Arial" w:eastAsia="SimSun" w:hAnsi="Arial" w:cs="Arial" w:hint="eastAsia"/>
          <w:kern w:val="0"/>
          <w:szCs w:val="24"/>
        </w:rPr>
        <w:t>的似然函数可以表示为：</w:t>
      </w:r>
    </w:p>
    <w:p w14:paraId="6ABBC174" w14:textId="77777777" w:rsidR="001846C5" w:rsidRPr="00DC555B" w:rsidRDefault="00D65D22" w:rsidP="00D65D22">
      <w:pPr>
        <w:pStyle w:val="a"/>
      </w:pPr>
      <w:r>
        <w:rPr>
          <w:rFonts w:hint="eastAsia"/>
        </w:rPr>
        <w:tab/>
      </w:r>
      <w:r w:rsidR="008C6474" w:rsidRPr="00DC555B">
        <w:object w:dxaOrig="3440" w:dyaOrig="760" w14:anchorId="6ABBC4B7">
          <v:shape id="_x0000_i1459" type="#_x0000_t75" style="width:171.75pt;height:37.5pt" o:ole="">
            <v:imagedata r:id="rId820" o:title=""/>
          </v:shape>
          <o:OLEObject Type="Embed" ProgID="Equation.DSMT4" ShapeID="_x0000_i1459" DrawAspect="Content" ObjectID="_1617179775" r:id="rId821"/>
        </w:object>
      </w:r>
      <w:r w:rsidR="008C6474" w:rsidRPr="00D65D22">
        <w:rPr>
          <w:rFonts w:hint="eastAsia"/>
        </w:rPr>
        <w:t xml:space="preserve">   </w:t>
      </w:r>
      <w:r w:rsidR="008C6474" w:rsidRPr="00D65D22">
        <w:rPr>
          <w:rFonts w:hint="eastAsia"/>
        </w:rPr>
        <w:t>（</w:t>
      </w:r>
      <w:r w:rsidR="008C6474" w:rsidRPr="00D65D22">
        <w:rPr>
          <w:rFonts w:hint="eastAsia"/>
        </w:rPr>
        <w:t>i=1</w:t>
      </w:r>
      <w:r w:rsidR="008C6474" w:rsidRPr="00D65D22">
        <w:rPr>
          <w:rFonts w:hint="eastAsia"/>
        </w:rPr>
        <w:t>……</w:t>
      </w:r>
      <w:r w:rsidR="008C6474" w:rsidRPr="00D65D22">
        <w:object w:dxaOrig="340" w:dyaOrig="420" w14:anchorId="6ABBC4B8">
          <v:shape id="_x0000_i1460" type="#_x0000_t75" style="width:16.5pt;height:21pt" o:ole="">
            <v:imagedata r:id="rId822" o:title=""/>
          </v:shape>
          <o:OLEObject Type="Embed" ProgID="Equation.DSMT4" ShapeID="_x0000_i1460" DrawAspect="Content" ObjectID="_1617179776" r:id="rId823"/>
        </w:object>
      </w:r>
      <w:r w:rsidR="008C6474" w:rsidRPr="00D65D22">
        <w:t>，</w:t>
      </w:r>
      <w:r w:rsidR="008C6474" w:rsidRPr="00D65D22">
        <w:rPr>
          <w:rFonts w:hint="eastAsia"/>
        </w:rPr>
        <w:t>j=1,2</w:t>
      </w:r>
      <w:r w:rsidR="008C6474" w:rsidRPr="00DC555B">
        <w:rPr>
          <w:rFonts w:hint="eastAsia"/>
        </w:rPr>
        <w:t>）</w:t>
      </w:r>
      <w:r>
        <w:rPr>
          <w:rFonts w:hint="eastAsia"/>
        </w:rPr>
        <w:tab/>
      </w:r>
      <w:r w:rsidR="00611655" w:rsidRPr="00D65D22">
        <w:rPr>
          <w:rFonts w:asciiTheme="minorEastAsia" w:hAnsiTheme="minorEastAsia" w:hint="eastAsia"/>
        </w:rPr>
        <w:t>（4-1）</w:t>
      </w:r>
    </w:p>
    <w:p w14:paraId="6ABBC175" w14:textId="77777777" w:rsidR="0029684A" w:rsidRPr="00DC555B" w:rsidRDefault="00D65D22" w:rsidP="00D65D22">
      <w:pPr>
        <w:pStyle w:val="a"/>
      </w:pPr>
      <w:r>
        <w:rPr>
          <w:rFonts w:hint="eastAsia"/>
        </w:rPr>
        <w:tab/>
      </w:r>
      <w:r w:rsidR="008C6474" w:rsidRPr="00DC555B">
        <w:rPr>
          <w:rFonts w:hint="eastAsia"/>
        </w:rPr>
        <w:t>其中：</w:t>
      </w:r>
      <w:r w:rsidR="008C6474" w:rsidRPr="00DC555B">
        <w:object w:dxaOrig="5880" w:dyaOrig="480" w14:anchorId="6ABBC4B9">
          <v:shape id="_x0000_i1461" type="#_x0000_t75" style="width:293.25pt;height:24.75pt" o:ole="">
            <v:imagedata r:id="rId824" o:title=""/>
          </v:shape>
          <o:OLEObject Type="Embed" ProgID="Equation.DSMT4" ShapeID="_x0000_i1461" DrawAspect="Content" ObjectID="_1617179777" r:id="rId825"/>
        </w:object>
      </w:r>
      <w:r>
        <w:rPr>
          <w:rFonts w:hint="eastAsia"/>
        </w:rPr>
        <w:tab/>
      </w:r>
      <w:r w:rsidR="00611655" w:rsidRPr="00D65D22">
        <w:rPr>
          <w:rFonts w:asciiTheme="minorEastAsia" w:hAnsiTheme="minorEastAsia"/>
        </w:rPr>
        <w:t>（</w:t>
      </w:r>
      <w:r w:rsidR="00611655" w:rsidRPr="00D65D22">
        <w:rPr>
          <w:rFonts w:asciiTheme="minorEastAsia" w:hAnsiTheme="minorEastAsia" w:hint="eastAsia"/>
        </w:rPr>
        <w:t>4-2</w:t>
      </w:r>
      <w:r w:rsidR="00611655" w:rsidRPr="00D65D22">
        <w:rPr>
          <w:rFonts w:asciiTheme="minorEastAsia" w:hAnsiTheme="minorEastAsia"/>
        </w:rPr>
        <w:t>）</w:t>
      </w:r>
    </w:p>
    <w:p w14:paraId="6ABBC176" w14:textId="77777777" w:rsidR="008C6474" w:rsidRPr="00DC555B" w:rsidRDefault="00D65D22" w:rsidP="00D65D22">
      <w:pPr>
        <w:pStyle w:val="a"/>
      </w:pPr>
      <w:r>
        <w:rPr>
          <w:rFonts w:hint="eastAsia"/>
        </w:rPr>
        <w:tab/>
      </w:r>
      <w:r w:rsidR="008C6474" w:rsidRPr="00DC555B">
        <w:object w:dxaOrig="4080" w:dyaOrig="800" w14:anchorId="6ABBC4BA">
          <v:shape id="_x0000_i1462" type="#_x0000_t75" style="width:204pt;height:39.75pt" o:ole="">
            <v:imagedata r:id="rId826" o:title=""/>
          </v:shape>
          <o:OLEObject Type="Embed" ProgID="Equation.DSMT4" ShapeID="_x0000_i1462" DrawAspect="Content" ObjectID="_1617179778" r:id="rId827"/>
        </w:object>
      </w:r>
      <w:r w:rsidR="00611655" w:rsidRPr="00DC555B">
        <w:rPr>
          <w:rFonts w:hint="eastAsia"/>
        </w:rPr>
        <w:t xml:space="preserve">  </w:t>
      </w:r>
      <w:r>
        <w:rPr>
          <w:rFonts w:hint="eastAsia"/>
        </w:rPr>
        <w:tab/>
      </w:r>
      <w:r w:rsidR="00611655" w:rsidRPr="00DC555B">
        <w:rPr>
          <w:rFonts w:hint="eastAsia"/>
        </w:rPr>
        <w:t xml:space="preserve"> </w:t>
      </w:r>
      <w:r w:rsidR="00611655" w:rsidRPr="00D65D22">
        <w:rPr>
          <w:rFonts w:asciiTheme="minorEastAsia" w:hAnsiTheme="minorEastAsia"/>
        </w:rPr>
        <w:t>（</w:t>
      </w:r>
      <w:r w:rsidR="00611655" w:rsidRPr="00D65D22">
        <w:rPr>
          <w:rFonts w:asciiTheme="minorEastAsia" w:hAnsiTheme="minorEastAsia" w:hint="eastAsia"/>
        </w:rPr>
        <w:t>4-3</w:t>
      </w:r>
      <w:r w:rsidR="00611655" w:rsidRPr="00D65D22">
        <w:rPr>
          <w:rFonts w:asciiTheme="minorEastAsia" w:hAnsiTheme="minorEastAsia"/>
        </w:rPr>
        <w:t>）</w:t>
      </w:r>
    </w:p>
    <w:p w14:paraId="6ABBC177" w14:textId="77777777" w:rsidR="008C6474" w:rsidRPr="00DC555B" w:rsidRDefault="00D65D22" w:rsidP="00D65D22">
      <w:pPr>
        <w:pStyle w:val="a"/>
      </w:pPr>
      <w:r>
        <w:rPr>
          <w:rFonts w:hint="eastAsia"/>
        </w:rPr>
        <w:tab/>
      </w:r>
      <w:r w:rsidR="008C6474" w:rsidRPr="00DC555B">
        <w:object w:dxaOrig="4120" w:dyaOrig="800" w14:anchorId="6ABBC4BB">
          <v:shape id="_x0000_i1463" type="#_x0000_t75" style="width:206.25pt;height:39.75pt" o:ole="">
            <v:imagedata r:id="rId828" o:title=""/>
          </v:shape>
          <o:OLEObject Type="Embed" ProgID="Equation.DSMT4" ShapeID="_x0000_i1463" DrawAspect="Content" ObjectID="_1617179779" r:id="rId829"/>
        </w:object>
      </w:r>
      <w:r w:rsidR="00611655" w:rsidRPr="00DC555B">
        <w:rPr>
          <w:rFonts w:hint="eastAsia"/>
        </w:rPr>
        <w:t xml:space="preserve">  </w:t>
      </w:r>
      <w:r>
        <w:rPr>
          <w:rFonts w:hint="eastAsia"/>
        </w:rPr>
        <w:tab/>
      </w:r>
      <w:r w:rsidR="00611655" w:rsidRPr="00D65D22">
        <w:rPr>
          <w:rFonts w:asciiTheme="minorEastAsia" w:hAnsiTheme="minorEastAsia"/>
        </w:rPr>
        <w:t>（</w:t>
      </w:r>
      <w:r w:rsidR="00611655" w:rsidRPr="00D65D22">
        <w:rPr>
          <w:rFonts w:asciiTheme="minorEastAsia" w:hAnsiTheme="minorEastAsia" w:hint="eastAsia"/>
        </w:rPr>
        <w:t>4-4</w:t>
      </w:r>
      <w:r w:rsidR="00611655" w:rsidRPr="00D65D22">
        <w:rPr>
          <w:rFonts w:asciiTheme="minorEastAsia" w:hAnsiTheme="minorEastAsia"/>
        </w:rPr>
        <w:t>）</w:t>
      </w:r>
    </w:p>
    <w:p w14:paraId="6ABBC178" w14:textId="77777777" w:rsidR="008C6474" w:rsidRPr="00591080" w:rsidRDefault="008C6474" w:rsidP="00FF1B4C">
      <w:pPr>
        <w:spacing w:line="360" w:lineRule="auto"/>
        <w:ind w:firstLine="420"/>
        <w:textAlignment w:val="center"/>
        <w:rPr>
          <w:rFonts w:asciiTheme="minorEastAsia" w:hAnsiTheme="minorEastAsia"/>
          <w:szCs w:val="24"/>
        </w:rPr>
      </w:pPr>
      <w:r w:rsidRPr="00591080">
        <w:rPr>
          <w:rFonts w:asciiTheme="minorEastAsia" w:hAnsiTheme="minorEastAsia" w:hint="eastAsia"/>
          <w:szCs w:val="24"/>
        </w:rPr>
        <w:t>并且由3.1节公式</w:t>
      </w:r>
      <w:r w:rsidR="007D3109" w:rsidRPr="00591080">
        <w:rPr>
          <w:rFonts w:asciiTheme="minorEastAsia" w:hAnsiTheme="minorEastAsia" w:hint="eastAsia"/>
          <w:szCs w:val="24"/>
        </w:rPr>
        <w:t>（3-9）</w:t>
      </w:r>
      <w:r w:rsidRPr="00591080">
        <w:rPr>
          <w:rFonts w:asciiTheme="minorEastAsia" w:hAnsiTheme="minorEastAsia" w:hint="eastAsia"/>
          <w:szCs w:val="24"/>
        </w:rPr>
        <w:t>可知，当j=2时，要进行数据折算，即</w:t>
      </w:r>
    </w:p>
    <w:p w14:paraId="6ABBC179" w14:textId="77777777" w:rsidR="008C6474" w:rsidRPr="00DC555B" w:rsidRDefault="00D65D22" w:rsidP="00D65D22">
      <w:pPr>
        <w:pStyle w:val="a"/>
      </w:pPr>
      <w:r>
        <w:rPr>
          <w:rFonts w:hint="eastAsia"/>
        </w:rPr>
        <w:tab/>
      </w:r>
      <w:r w:rsidR="008C6474" w:rsidRPr="00DC555B">
        <w:object w:dxaOrig="2320" w:dyaOrig="960" w14:anchorId="6ABBC4BC">
          <v:shape id="_x0000_i1464" type="#_x0000_t75" style="width:116.25pt;height:47.25pt" o:ole="">
            <v:imagedata r:id="rId830" o:title=""/>
          </v:shape>
          <o:OLEObject Type="Embed" ProgID="Equation.DSMT4" ShapeID="_x0000_i1464" DrawAspect="Content" ObjectID="_1617179780" r:id="rId831"/>
        </w:object>
      </w:r>
      <w:r>
        <w:rPr>
          <w:rFonts w:hint="eastAsia"/>
        </w:rPr>
        <w:tab/>
      </w:r>
      <w:r w:rsidR="00611655" w:rsidRPr="00DC555B">
        <w:t>（</w:t>
      </w:r>
      <w:r w:rsidR="00611655" w:rsidRPr="00D65D22">
        <w:rPr>
          <w:rFonts w:asciiTheme="minorEastAsia" w:hAnsiTheme="minorEastAsia" w:hint="eastAsia"/>
        </w:rPr>
        <w:t>4-5</w:t>
      </w:r>
      <w:r w:rsidR="00611655" w:rsidRPr="00DC555B">
        <w:t>）</w:t>
      </w:r>
    </w:p>
    <w:p w14:paraId="6ABBC17A" w14:textId="77777777" w:rsidR="00C600E4" w:rsidRPr="00DC555B" w:rsidRDefault="00C600E4" w:rsidP="00DC555B">
      <w:pPr>
        <w:spacing w:line="360" w:lineRule="auto"/>
        <w:textAlignment w:val="center"/>
        <w:rPr>
          <w:szCs w:val="24"/>
        </w:rPr>
      </w:pPr>
    </w:p>
    <w:p w14:paraId="6ABBC17B" w14:textId="77777777" w:rsidR="00290E2F" w:rsidRPr="00DC555B" w:rsidRDefault="00C600E4" w:rsidP="00DC555B">
      <w:pPr>
        <w:snapToGrid w:val="0"/>
        <w:spacing w:line="360" w:lineRule="auto"/>
        <w:ind w:firstLine="420"/>
        <w:rPr>
          <w:szCs w:val="24"/>
        </w:rPr>
      </w:pPr>
      <w:r w:rsidRPr="00DC555B">
        <w:rPr>
          <w:rFonts w:hint="eastAsia"/>
          <w:szCs w:val="24"/>
        </w:rPr>
        <w:t>二、先验分布的选择</w:t>
      </w:r>
    </w:p>
    <w:p w14:paraId="6ABBC17C" w14:textId="77777777" w:rsidR="00C600E4" w:rsidRPr="00DC555B" w:rsidRDefault="00290E2F" w:rsidP="00DC555B">
      <w:pPr>
        <w:snapToGrid w:val="0"/>
        <w:spacing w:line="360" w:lineRule="auto"/>
        <w:ind w:firstLine="420"/>
        <w:rPr>
          <w:szCs w:val="24"/>
        </w:rPr>
      </w:pPr>
      <w:r w:rsidRPr="00DC555B">
        <w:rPr>
          <w:rFonts w:hint="eastAsia"/>
          <w:szCs w:val="24"/>
        </w:rPr>
        <w:t>对于本研究中的参数</w:t>
      </w:r>
      <w:r w:rsidR="005E47B4" w:rsidRPr="00DC555B">
        <w:rPr>
          <w:position w:val="-12"/>
          <w:szCs w:val="24"/>
        </w:rPr>
        <w:object w:dxaOrig="2120" w:dyaOrig="360" w14:anchorId="6ABBC4BD">
          <v:shape id="_x0000_i1465" type="#_x0000_t75" style="width:106.5pt;height:18.75pt" o:ole="">
            <v:imagedata r:id="rId832" o:title=""/>
          </v:shape>
          <o:OLEObject Type="Embed" ProgID="Equation.DSMT4" ShapeID="_x0000_i1465" DrawAspect="Content" ObjectID="_1617179781" r:id="rId833"/>
        </w:object>
      </w:r>
      <w:r w:rsidR="00FC2A0C" w:rsidRPr="00DC555B">
        <w:rPr>
          <w:rFonts w:hint="eastAsia"/>
          <w:szCs w:val="24"/>
        </w:rPr>
        <w:t>，我们对四个参数设置同样的</w:t>
      </w:r>
      <w:r w:rsidR="00ED1D11" w:rsidRPr="00DC555B">
        <w:rPr>
          <w:rFonts w:hint="eastAsia"/>
          <w:szCs w:val="24"/>
        </w:rPr>
        <w:t>先验分布，</w:t>
      </w:r>
      <w:r w:rsidR="00FC2A0C" w:rsidRPr="00DC555B">
        <w:rPr>
          <w:rFonts w:hint="eastAsia"/>
          <w:szCs w:val="24"/>
        </w:rPr>
        <w:t>服从（</w:t>
      </w:r>
      <w:r w:rsidR="00FC2A0C" w:rsidRPr="00DC555B">
        <w:rPr>
          <w:rFonts w:hint="eastAsia"/>
          <w:szCs w:val="24"/>
        </w:rPr>
        <w:t>0</w:t>
      </w:r>
      <w:r w:rsidR="00FC2A0C" w:rsidRPr="00DC555B">
        <w:rPr>
          <w:rFonts w:hint="eastAsia"/>
          <w:szCs w:val="24"/>
        </w:rPr>
        <w:t>，</w:t>
      </w:r>
      <w:r w:rsidR="00FC2A0C" w:rsidRPr="00DC555B">
        <w:rPr>
          <w:rFonts w:hint="eastAsia"/>
          <w:szCs w:val="24"/>
        </w:rPr>
        <w:t>0.1</w:t>
      </w:r>
      <w:r w:rsidR="00FC2A0C" w:rsidRPr="00DC555B">
        <w:rPr>
          <w:rFonts w:hint="eastAsia"/>
          <w:szCs w:val="24"/>
        </w:rPr>
        <w:t>）</w:t>
      </w:r>
      <w:r w:rsidR="00ED1D11" w:rsidRPr="00DC555B">
        <w:rPr>
          <w:rFonts w:hint="eastAsia"/>
          <w:szCs w:val="24"/>
        </w:rPr>
        <w:t>均匀分布</w:t>
      </w:r>
      <w:r w:rsidRPr="00DC555B">
        <w:rPr>
          <w:rFonts w:hint="eastAsia"/>
          <w:szCs w:val="24"/>
        </w:rPr>
        <w:t>。</w:t>
      </w:r>
      <w:r w:rsidR="005E47B4" w:rsidRPr="00DC555B">
        <w:rPr>
          <w:rFonts w:hint="eastAsia"/>
          <w:szCs w:val="24"/>
        </w:rPr>
        <w:t>选择此先验分布的原因是由</w:t>
      </w:r>
      <w:r w:rsidR="005E47B4" w:rsidRPr="00DC555B">
        <w:rPr>
          <w:rFonts w:hint="eastAsia"/>
          <w:szCs w:val="24"/>
        </w:rPr>
        <w:t>3.1</w:t>
      </w:r>
      <w:r w:rsidR="005E47B4" w:rsidRPr="00DC555B">
        <w:rPr>
          <w:rFonts w:hint="eastAsia"/>
          <w:szCs w:val="24"/>
        </w:rPr>
        <w:t>中我们模型的</w:t>
      </w:r>
      <w:r w:rsidRPr="00DC555B">
        <w:rPr>
          <w:rFonts w:hint="eastAsia"/>
          <w:szCs w:val="24"/>
        </w:rPr>
        <w:t>研究背景可以知道</w:t>
      </w:r>
      <w:r w:rsidR="005E47B4" w:rsidRPr="00DC555B">
        <w:rPr>
          <w:rFonts w:hint="eastAsia"/>
          <w:szCs w:val="24"/>
        </w:rPr>
        <w:t>：</w:t>
      </w:r>
    </w:p>
    <w:p w14:paraId="6ABBC17D" w14:textId="448320A2" w:rsidR="005E47B4" w:rsidRPr="00DC555B" w:rsidRDefault="005E47B4" w:rsidP="00DC555B">
      <w:pPr>
        <w:snapToGrid w:val="0"/>
        <w:spacing w:line="360" w:lineRule="auto"/>
        <w:ind w:firstLineChars="200" w:firstLine="480"/>
        <w:rPr>
          <w:szCs w:val="24"/>
        </w:rPr>
      </w:pPr>
      <w:r w:rsidRPr="00DC555B">
        <w:rPr>
          <w:rFonts w:hint="eastAsia"/>
          <w:szCs w:val="24"/>
        </w:rPr>
        <w:t>1.</w:t>
      </w:r>
      <w:ins w:id="54" w:author="Miao Cai" w:date="2019-04-19T09:48:00Z">
        <w:r w:rsidR="00C5512C">
          <w:rPr>
            <w:szCs w:val="24"/>
          </w:rPr>
          <w:t xml:space="preserve"> </w:t>
        </w:r>
      </w:ins>
      <w:r w:rsidRPr="00DC555B">
        <w:rPr>
          <w:rFonts w:hint="eastAsia"/>
          <w:szCs w:val="24"/>
        </w:rPr>
        <w:t>参数</w:t>
      </w:r>
      <w:r w:rsidRPr="00DC555B">
        <w:rPr>
          <w:position w:val="-12"/>
          <w:szCs w:val="24"/>
        </w:rPr>
        <w:object w:dxaOrig="1560" w:dyaOrig="360" w14:anchorId="6ABBC4BE">
          <v:shape id="_x0000_i1466" type="#_x0000_t75" style="width:78pt;height:18.75pt" o:ole="">
            <v:imagedata r:id="rId834" o:title=""/>
          </v:shape>
          <o:OLEObject Type="Embed" ProgID="Equation.DSMT4" ShapeID="_x0000_i1466" DrawAspect="Content" ObjectID="_1617179782" r:id="rId835"/>
        </w:object>
      </w:r>
      <w:r w:rsidRPr="00DC555B">
        <w:rPr>
          <w:szCs w:val="24"/>
        </w:rPr>
        <w:t>均必须为正数；</w:t>
      </w:r>
    </w:p>
    <w:p w14:paraId="6ABBC17E" w14:textId="77777777" w:rsidR="005E47B4" w:rsidRPr="00DC555B" w:rsidRDefault="005E47B4" w:rsidP="00DC555B">
      <w:pPr>
        <w:snapToGrid w:val="0"/>
        <w:spacing w:line="360" w:lineRule="auto"/>
        <w:ind w:firstLineChars="200" w:firstLine="480"/>
        <w:rPr>
          <w:szCs w:val="24"/>
        </w:rPr>
      </w:pPr>
      <w:r w:rsidRPr="00DC555B">
        <w:rPr>
          <w:rFonts w:hint="eastAsia"/>
          <w:szCs w:val="24"/>
        </w:rPr>
        <w:t xml:space="preserve">2. </w:t>
      </w:r>
      <w:r w:rsidR="00FC2A0C" w:rsidRPr="00DC555B">
        <w:rPr>
          <w:rFonts w:hint="eastAsia"/>
          <w:szCs w:val="24"/>
        </w:rPr>
        <w:t>对于</w:t>
      </w:r>
      <w:r w:rsidRPr="00DC555B">
        <w:rPr>
          <w:rFonts w:hint="eastAsia"/>
          <w:szCs w:val="24"/>
        </w:rPr>
        <w:t>参数值</w:t>
      </w:r>
      <w:r w:rsidRPr="00DC555B">
        <w:rPr>
          <w:position w:val="-12"/>
          <w:szCs w:val="24"/>
        </w:rPr>
        <w:object w:dxaOrig="1560" w:dyaOrig="360" w14:anchorId="6ABBC4BF">
          <v:shape id="_x0000_i1467" type="#_x0000_t75" style="width:78pt;height:18.75pt" o:ole="">
            <v:imagedata r:id="rId836" o:title=""/>
          </v:shape>
          <o:OLEObject Type="Embed" ProgID="Equation.DSMT4" ShapeID="_x0000_i1467" DrawAspect="Content" ObjectID="_1617179783" r:id="rId837"/>
        </w:object>
      </w:r>
      <w:r w:rsidR="00ED1D11" w:rsidRPr="00DC555B">
        <w:rPr>
          <w:rFonts w:hint="eastAsia"/>
          <w:szCs w:val="24"/>
        </w:rPr>
        <w:t>一般都</w:t>
      </w:r>
      <w:r w:rsidRPr="00DC555B">
        <w:rPr>
          <w:rFonts w:hint="eastAsia"/>
          <w:szCs w:val="24"/>
        </w:rPr>
        <w:t>较小</w:t>
      </w:r>
    </w:p>
    <w:p w14:paraId="6ABBC17F" w14:textId="77777777" w:rsidR="00ED1D11" w:rsidRPr="00DC555B" w:rsidRDefault="00ED1D11" w:rsidP="00DC555B">
      <w:pPr>
        <w:spacing w:line="360" w:lineRule="auto"/>
        <w:textAlignment w:val="center"/>
        <w:rPr>
          <w:szCs w:val="24"/>
        </w:rPr>
      </w:pPr>
    </w:p>
    <w:p w14:paraId="6ABBC180" w14:textId="77777777" w:rsidR="009B19A8" w:rsidRPr="00DC555B" w:rsidRDefault="00F330CE" w:rsidP="00DC555B">
      <w:pPr>
        <w:spacing w:line="360" w:lineRule="auto"/>
        <w:ind w:firstLine="420"/>
        <w:textAlignment w:val="center"/>
        <w:rPr>
          <w:szCs w:val="24"/>
        </w:rPr>
      </w:pPr>
      <w:r w:rsidRPr="00DC555B">
        <w:rPr>
          <w:rFonts w:hint="eastAsia"/>
          <w:szCs w:val="24"/>
        </w:rPr>
        <w:t>三、后验分布收敛性检验</w:t>
      </w:r>
    </w:p>
    <w:p w14:paraId="6ABBC181" w14:textId="4F1D6852" w:rsidR="009B19A8" w:rsidRPr="00591080" w:rsidRDefault="009B19A8" w:rsidP="00FF1B4C">
      <w:pPr>
        <w:spacing w:line="360" w:lineRule="auto"/>
        <w:ind w:firstLine="420"/>
        <w:textAlignment w:val="center"/>
        <w:rPr>
          <w:rFonts w:asciiTheme="minorEastAsia" w:hAnsiTheme="minorEastAsia" w:cs="Arial"/>
          <w:color w:val="222222"/>
          <w:szCs w:val="24"/>
        </w:rPr>
      </w:pPr>
      <w:r w:rsidRPr="00591080">
        <w:rPr>
          <w:rFonts w:asciiTheme="minorEastAsia" w:hAnsiTheme="minorEastAsia" w:hint="eastAsia"/>
          <w:szCs w:val="24"/>
        </w:rPr>
        <w:t>由于本模型有四个参数，</w:t>
      </w:r>
      <w:r w:rsidR="003A42DE" w:rsidRPr="00591080">
        <w:rPr>
          <w:rFonts w:asciiTheme="minorEastAsia" w:hAnsiTheme="minorEastAsia" w:hint="eastAsia"/>
          <w:szCs w:val="24"/>
        </w:rPr>
        <w:t>根据2.3中的贝叶斯理论介绍，</w:t>
      </w:r>
      <w:r w:rsidR="007D3109" w:rsidRPr="00591080">
        <w:rPr>
          <w:rFonts w:asciiTheme="minorEastAsia" w:hAnsiTheme="minorEastAsia" w:hint="eastAsia"/>
          <w:szCs w:val="24"/>
        </w:rPr>
        <w:t>为</w:t>
      </w:r>
      <w:r w:rsidR="007D3109" w:rsidRPr="00591080">
        <w:rPr>
          <w:rFonts w:asciiTheme="minorEastAsia" w:hAnsiTheme="minorEastAsia"/>
          <w:szCs w:val="24"/>
        </w:rPr>
        <w:t>避免计算上的困难</w:t>
      </w:r>
      <w:r w:rsidR="007D3109" w:rsidRPr="00591080">
        <w:rPr>
          <w:rFonts w:asciiTheme="minorEastAsia" w:hAnsiTheme="minorEastAsia" w:hint="eastAsia"/>
          <w:szCs w:val="24"/>
        </w:rPr>
        <w:t>、</w:t>
      </w:r>
      <w:r w:rsidR="0059459A" w:rsidRPr="00591080">
        <w:rPr>
          <w:rFonts w:asciiTheme="minorEastAsia" w:hAnsiTheme="minorEastAsia" w:hint="eastAsia"/>
          <w:szCs w:val="24"/>
        </w:rPr>
        <w:t>此时</w:t>
      </w:r>
      <w:r w:rsidR="003A42DE" w:rsidRPr="00591080">
        <w:rPr>
          <w:rFonts w:asciiTheme="minorEastAsia" w:hAnsiTheme="minorEastAsia" w:hint="eastAsia"/>
          <w:szCs w:val="24"/>
        </w:rPr>
        <w:t>我们可以在对本模型的四个参数用</w:t>
      </w:r>
      <w:r w:rsidR="007D3109" w:rsidRPr="00591080">
        <w:rPr>
          <w:rFonts w:asciiTheme="minorEastAsia" w:hAnsiTheme="minorEastAsia" w:hint="eastAsia"/>
          <w:szCs w:val="24"/>
        </w:rPr>
        <w:t>马</w:t>
      </w:r>
      <w:r w:rsidR="003A42DE" w:rsidRPr="00591080">
        <w:rPr>
          <w:rFonts w:asciiTheme="minorEastAsia" w:hAnsiTheme="minorEastAsia" w:cs="Arial" w:hint="eastAsia"/>
          <w:color w:val="222222"/>
          <w:szCs w:val="24"/>
        </w:rPr>
        <w:t>尔科夫链蒙特卡洛（MCMC）方法来进行逼近参数的后验分布。在本文中，我们采用哈密尔顿蒙特卡洛（Hamiltonian Monte Carlo），简称HMC方法，这是一种较新的用于贝叶斯后验推断的MCMC</w:t>
      </w:r>
      <w:r w:rsidR="007D3109" w:rsidRPr="00591080">
        <w:rPr>
          <w:rFonts w:asciiTheme="minorEastAsia" w:hAnsiTheme="minorEastAsia" w:cs="Arial" w:hint="eastAsia"/>
          <w:color w:val="222222"/>
          <w:szCs w:val="24"/>
        </w:rPr>
        <w:t>方法，有关理论已经在第二章进行相关的介绍。</w:t>
      </w:r>
      <w:r w:rsidR="00F86C78" w:rsidRPr="00591080">
        <w:rPr>
          <w:rFonts w:asciiTheme="minorEastAsia" w:hAnsiTheme="minorEastAsia" w:cs="Arial" w:hint="eastAsia"/>
          <w:color w:val="222222"/>
          <w:szCs w:val="24"/>
        </w:rPr>
        <w:t>随着贝叶斯分析的不断发展，许多软件可以用来进行贝叶斯分析，比如一些贝叶斯推断软件WinBUGS, OpenBUGS以及JAGS等。近来，</w:t>
      </w:r>
      <w:ins w:id="55" w:author="Miao Cai" w:date="2019-04-19T09:48:00Z">
        <w:r w:rsidR="00C5512C">
          <w:rPr>
            <w:rFonts w:asciiTheme="minorEastAsia" w:hAnsiTheme="minorEastAsia" w:cs="Arial" w:hint="eastAsia"/>
            <w:color w:val="222222"/>
            <w:szCs w:val="24"/>
          </w:rPr>
          <w:t>由哥伦比亚大学An</w:t>
        </w:r>
        <w:r w:rsidR="00C5512C">
          <w:rPr>
            <w:rFonts w:asciiTheme="minorEastAsia" w:hAnsiTheme="minorEastAsia" w:cs="Arial"/>
            <w:color w:val="222222"/>
            <w:szCs w:val="24"/>
          </w:rPr>
          <w:t>drew Gelman</w:t>
        </w:r>
        <w:r w:rsidR="00C5512C">
          <w:rPr>
            <w:rFonts w:asciiTheme="minorEastAsia" w:hAnsiTheme="minorEastAsia" w:cs="Arial" w:hint="eastAsia"/>
            <w:color w:val="222222"/>
            <w:szCs w:val="24"/>
          </w:rPr>
          <w:t>教授</w:t>
        </w:r>
      </w:ins>
      <w:ins w:id="56" w:author="Miao Cai" w:date="2019-04-19T09:49:00Z">
        <w:r w:rsidR="00C5512C">
          <w:rPr>
            <w:rFonts w:asciiTheme="minorEastAsia" w:hAnsiTheme="minorEastAsia" w:cs="Arial" w:hint="eastAsia"/>
            <w:color w:val="222222"/>
            <w:szCs w:val="24"/>
          </w:rPr>
          <w:t>团队</w:t>
        </w:r>
      </w:ins>
      <w:r w:rsidR="00F86C78" w:rsidRPr="00591080">
        <w:rPr>
          <w:rFonts w:asciiTheme="minorEastAsia" w:hAnsiTheme="minorEastAsia" w:cs="Arial" w:hint="eastAsia"/>
          <w:color w:val="222222"/>
          <w:szCs w:val="24"/>
        </w:rPr>
        <w:t>最新</w:t>
      </w:r>
      <w:ins w:id="57" w:author="Miao Cai" w:date="2019-04-19T09:48:00Z">
        <w:r w:rsidR="00C5512C">
          <w:rPr>
            <w:rFonts w:asciiTheme="minorEastAsia" w:hAnsiTheme="minorEastAsia" w:cs="Arial" w:hint="eastAsia"/>
            <w:color w:val="222222"/>
            <w:szCs w:val="24"/>
          </w:rPr>
          <w:t>推</w:t>
        </w:r>
      </w:ins>
      <w:r w:rsidR="00F86C78" w:rsidRPr="00591080">
        <w:rPr>
          <w:rFonts w:asciiTheme="minorEastAsia" w:hAnsiTheme="minorEastAsia" w:cs="Arial" w:hint="eastAsia"/>
          <w:color w:val="222222"/>
          <w:szCs w:val="24"/>
        </w:rPr>
        <w:t>出的</w:t>
      </w:r>
      <w:r w:rsidR="007D3109" w:rsidRPr="00591080">
        <w:rPr>
          <w:rFonts w:asciiTheme="minorEastAsia" w:hAnsiTheme="minorEastAsia" w:cs="Arial" w:hint="eastAsia"/>
          <w:color w:val="222222"/>
          <w:szCs w:val="24"/>
        </w:rPr>
        <w:t>stan</w:t>
      </w:r>
      <w:r w:rsidR="00330748">
        <w:rPr>
          <w:rFonts w:asciiTheme="minorEastAsia" w:hAnsiTheme="minorEastAsia" w:cs="Arial" w:hint="eastAsia"/>
          <w:color w:val="222222"/>
          <w:szCs w:val="24"/>
          <w:vertAlign w:val="superscript"/>
        </w:rPr>
        <w:t>[33]</w:t>
      </w:r>
      <w:r w:rsidR="007D3109" w:rsidRPr="00591080">
        <w:rPr>
          <w:rFonts w:asciiTheme="minorEastAsia" w:hAnsiTheme="minorEastAsia" w:cs="Arial" w:hint="eastAsia"/>
          <w:color w:val="222222"/>
          <w:szCs w:val="24"/>
        </w:rPr>
        <w:t>软件</w:t>
      </w:r>
      <w:r w:rsidR="00F86C78" w:rsidRPr="00591080">
        <w:rPr>
          <w:rFonts w:asciiTheme="minorEastAsia" w:hAnsiTheme="minorEastAsia" w:cs="Arial" w:hint="eastAsia"/>
          <w:color w:val="222222"/>
          <w:szCs w:val="24"/>
        </w:rPr>
        <w:t>有更灵活的因变量分布，更方便的自定义函数，更加活跃的用户群体论坛，以及依托于</w:t>
      </w:r>
      <w:r w:rsidR="00F86C78" w:rsidRPr="00591080">
        <w:rPr>
          <w:rFonts w:asciiTheme="minorEastAsia" w:hAnsiTheme="minorEastAsia" w:cs="Arial" w:hint="eastAsia"/>
          <w:kern w:val="0"/>
          <w:szCs w:val="24"/>
        </w:rPr>
        <w:t>NO-U-Turn采样器</w:t>
      </w:r>
      <w:r w:rsidR="00F86C78" w:rsidRPr="00591080">
        <w:rPr>
          <w:rFonts w:asciiTheme="minorEastAsia" w:hAnsiTheme="minorEastAsia" w:cs="Arial" w:hint="eastAsia"/>
          <w:color w:val="222222"/>
          <w:szCs w:val="24"/>
        </w:rPr>
        <w:t>（一种HMC的自适应</w:t>
      </w:r>
      <w:ins w:id="58" w:author="Miao Cai" w:date="2019-04-19T09:49:00Z">
        <w:r w:rsidR="00345316">
          <w:rPr>
            <w:rFonts w:asciiTheme="minorEastAsia" w:hAnsiTheme="minorEastAsia" w:cs="Arial" w:hint="eastAsia"/>
            <w:color w:val="222222"/>
            <w:szCs w:val="24"/>
          </w:rPr>
          <w:t>调节参数的算法</w:t>
        </w:r>
      </w:ins>
      <w:del w:id="59" w:author="Miao Cai" w:date="2019-04-19T09:49:00Z">
        <w:r w:rsidR="00F86C78" w:rsidRPr="00591080" w:rsidDel="00345316">
          <w:rPr>
            <w:rFonts w:asciiTheme="minorEastAsia" w:hAnsiTheme="minorEastAsia" w:cs="Arial" w:hint="eastAsia"/>
            <w:color w:val="222222"/>
            <w:szCs w:val="24"/>
          </w:rPr>
          <w:delText>形式</w:delText>
        </w:r>
      </w:del>
      <w:r w:rsidR="00F86C78" w:rsidRPr="00591080">
        <w:rPr>
          <w:rFonts w:asciiTheme="minorEastAsia" w:hAnsiTheme="minorEastAsia" w:cs="Arial" w:hint="eastAsia"/>
          <w:color w:val="222222"/>
          <w:szCs w:val="24"/>
        </w:rPr>
        <w:t>）的更加高效和快速的抽样算法。除了包含核心采样功能，stan还包含了统计输出、绘图、和收敛性诊断等方法</w:t>
      </w:r>
      <w:r w:rsidR="00F86C78" w:rsidRPr="00591080">
        <w:rPr>
          <w:rFonts w:asciiTheme="minorEastAsia" w:hAnsiTheme="minorEastAsia" w:hint="eastAsia"/>
          <w:color w:val="4F4F4F"/>
          <w:szCs w:val="24"/>
          <w:shd w:val="clear" w:color="auto" w:fill="FFFFFF"/>
        </w:rPr>
        <w:t>。</w:t>
      </w:r>
      <w:r w:rsidR="00F86C78" w:rsidRPr="00591080">
        <w:rPr>
          <w:rFonts w:asciiTheme="minorEastAsia" w:hAnsiTheme="minorEastAsia" w:cs="Arial" w:hint="eastAsia"/>
          <w:color w:val="222222"/>
          <w:szCs w:val="24"/>
        </w:rPr>
        <w:t>我们可以将其用于本文模型的贝叶斯估计的抽样。</w:t>
      </w:r>
    </w:p>
    <w:p w14:paraId="6ABBC182" w14:textId="77777777" w:rsidR="00F86C78" w:rsidRPr="00DC555B" w:rsidRDefault="00F86C78" w:rsidP="00DC555B">
      <w:pPr>
        <w:spacing w:line="360" w:lineRule="auto"/>
        <w:textAlignment w:val="center"/>
        <w:rPr>
          <w:rFonts w:ascii="Arial" w:hAnsi="Arial" w:cs="Arial"/>
          <w:color w:val="222222"/>
          <w:szCs w:val="24"/>
        </w:rPr>
      </w:pPr>
      <w:r w:rsidRPr="00DC555B">
        <w:rPr>
          <w:rFonts w:ascii="Arial" w:hAnsi="Arial" w:cs="Arial" w:hint="eastAsia"/>
          <w:color w:val="222222"/>
          <w:szCs w:val="24"/>
        </w:rPr>
        <w:t xml:space="preserve">   </w:t>
      </w:r>
      <w:r w:rsidRPr="00591080">
        <w:rPr>
          <w:rFonts w:asciiTheme="minorEastAsia" w:hAnsiTheme="minorEastAsia" w:cs="Arial" w:hint="eastAsia"/>
          <w:color w:val="222222"/>
          <w:szCs w:val="24"/>
        </w:rPr>
        <w:t xml:space="preserve"> 由于本研究中贝叶斯推断采用马尔科夫链蒙特卡洛模拟抽样来逼近参数的后验分布，因此贝叶斯推断的有效性取决于模拟抽样是否达到了参数的稳定的后验分布。只有模拟抽样的后验分布达到稳定时，我们得到的参数估计才是有效的。在此研究中，在本文模拟研究中借助</w:t>
      </w:r>
      <w:r w:rsidR="007D3109" w:rsidRPr="00591080">
        <w:rPr>
          <w:rFonts w:asciiTheme="minorEastAsia" w:hAnsiTheme="minorEastAsia" w:cs="Arial" w:hint="eastAsia"/>
          <w:color w:val="222222"/>
          <w:szCs w:val="24"/>
        </w:rPr>
        <w:t>R包</w:t>
      </w:r>
      <w:r w:rsidRPr="00591080">
        <w:rPr>
          <w:rFonts w:asciiTheme="minorEastAsia" w:hAnsiTheme="minorEastAsia" w:cs="Arial" w:hint="eastAsia"/>
          <w:color w:val="222222"/>
          <w:szCs w:val="24"/>
        </w:rPr>
        <w:t>rstan我们采用三种办法来检验后验分布是否达到稳定状态：各个参数的有效抽样次数，Gelman-Rubin统计量和轨迹图。各种办法的检验标准如下</w:t>
      </w:r>
      <w:r w:rsidR="00330748">
        <w:rPr>
          <w:rFonts w:asciiTheme="minorEastAsia" w:hAnsiTheme="minorEastAsia" w:cs="Arial" w:hint="eastAsia"/>
          <w:color w:val="222222"/>
          <w:szCs w:val="24"/>
          <w:vertAlign w:val="superscript"/>
        </w:rPr>
        <w:t>[34]</w:t>
      </w:r>
      <w:r w:rsidRPr="00DC555B">
        <w:rPr>
          <w:rFonts w:ascii="Arial" w:hAnsi="Arial" w:cs="Arial" w:hint="eastAsia"/>
          <w:color w:val="222222"/>
          <w:szCs w:val="24"/>
        </w:rPr>
        <w:t>：</w:t>
      </w:r>
    </w:p>
    <w:p w14:paraId="6ABBC183" w14:textId="77777777" w:rsidR="00F86C78" w:rsidRPr="00591080" w:rsidRDefault="00F86C78" w:rsidP="00DC555B">
      <w:pPr>
        <w:spacing w:line="360" w:lineRule="auto"/>
        <w:textAlignment w:val="center"/>
        <w:rPr>
          <w:rFonts w:asciiTheme="minorEastAsia" w:hAnsiTheme="minorEastAsia" w:cs="Arial"/>
          <w:color w:val="222222"/>
          <w:szCs w:val="24"/>
        </w:rPr>
      </w:pPr>
      <w:r w:rsidRPr="00DC555B">
        <w:rPr>
          <w:rFonts w:ascii="Arial" w:hAnsi="Arial" w:cs="Arial" w:hint="eastAsia"/>
          <w:color w:val="222222"/>
          <w:szCs w:val="24"/>
        </w:rPr>
        <w:t xml:space="preserve">1. </w:t>
      </w:r>
      <w:r w:rsidRPr="00591080">
        <w:rPr>
          <w:rFonts w:asciiTheme="minorEastAsia" w:hAnsiTheme="minorEastAsia" w:cs="Arial" w:hint="eastAsia"/>
          <w:color w:val="222222"/>
          <w:szCs w:val="24"/>
        </w:rPr>
        <w:t>有效抽样次数：当各个参数的有效抽样次数均大于100时，提示马尔科夫链蒙特卡洛模拟得到的参数后验分布达到了稳定状态，</w:t>
      </w:r>
    </w:p>
    <w:p w14:paraId="6ABBC184" w14:textId="77777777" w:rsidR="00701D3D" w:rsidRPr="00591080" w:rsidRDefault="00F86C78" w:rsidP="00591080">
      <w:pPr>
        <w:pStyle w:val="a"/>
      </w:pPr>
      <w:r w:rsidRPr="00591080">
        <w:rPr>
          <w:rFonts w:hint="eastAsia"/>
        </w:rPr>
        <w:t>2. Gelman-Rubin</w:t>
      </w:r>
      <w:r w:rsidRPr="00591080">
        <w:rPr>
          <w:rFonts w:hint="eastAsia"/>
        </w:rPr>
        <w:t>统计量</w:t>
      </w:r>
      <w:r w:rsidR="0059459A" w:rsidRPr="00591080">
        <w:object w:dxaOrig="240" w:dyaOrig="320" w14:anchorId="6ABBC4C0">
          <v:shape id="_x0000_i1468" type="#_x0000_t75" style="width:11.25pt;height:15.75pt" o:ole="">
            <v:imagedata r:id="rId838" o:title=""/>
          </v:shape>
          <o:OLEObject Type="Embed" ProgID="Equation.DSMT4" ShapeID="_x0000_i1468" DrawAspect="Content" ObjectID="_1617179784" r:id="rId839"/>
        </w:object>
      </w:r>
      <w:r w:rsidRPr="00591080">
        <w:rPr>
          <w:rFonts w:hint="eastAsia"/>
        </w:rPr>
        <w:t>：</w:t>
      </w:r>
      <w:r w:rsidR="00F330CE" w:rsidRPr="00591080">
        <w:rPr>
          <w:rFonts w:hint="eastAsia"/>
        </w:rPr>
        <w:t>这种方法类似方差分析，也是选取多个不同的初值，同时产生</w:t>
      </w:r>
      <w:r w:rsidR="00F330CE" w:rsidRPr="00591080">
        <w:rPr>
          <w:rFonts w:hint="eastAsia"/>
        </w:rPr>
        <w:t>m</w:t>
      </w:r>
      <w:r w:rsidR="00F330CE" w:rsidRPr="00591080">
        <w:rPr>
          <w:rFonts w:hint="eastAsia"/>
        </w:rPr>
        <w:t>条马尔科夫链，每条长度为</w:t>
      </w:r>
      <w:r w:rsidR="00F330CE" w:rsidRPr="00591080">
        <w:rPr>
          <w:rFonts w:hint="eastAsia"/>
        </w:rPr>
        <w:t>n</w:t>
      </w:r>
      <w:r w:rsidR="00F330CE" w:rsidRPr="00591080">
        <w:rPr>
          <w:rFonts w:hint="eastAsia"/>
        </w:rPr>
        <w:t>。得到两种方差，</w:t>
      </w:r>
      <w:r w:rsidR="00F330CE" w:rsidRPr="00591080">
        <w:rPr>
          <w:rFonts w:hint="eastAsia"/>
        </w:rPr>
        <w:t xml:space="preserve">1.W </w:t>
      </w:r>
      <w:r w:rsidR="00F330CE" w:rsidRPr="00591080">
        <w:rPr>
          <w:rFonts w:hint="eastAsia"/>
        </w:rPr>
        <w:t>每条链组内的方差；</w:t>
      </w:r>
      <w:r w:rsidR="00F330CE" w:rsidRPr="00591080">
        <w:rPr>
          <w:rFonts w:hint="eastAsia"/>
          <w:color w:val="333333"/>
          <w:shd w:val="clear" w:color="auto" w:fill="FFFFFF"/>
        </w:rPr>
        <w:t>2.</w:t>
      </w:r>
      <w:r w:rsidR="00F330CE" w:rsidRPr="00591080">
        <w:rPr>
          <w:color w:val="333333"/>
          <w:shd w:val="clear" w:color="auto" w:fill="FFFFFF"/>
        </w:rPr>
        <w:object w:dxaOrig="520" w:dyaOrig="380" w14:anchorId="6ABBC4C1">
          <v:shape id="_x0000_i1469" type="#_x0000_t75" style="width:26.25pt;height:18.75pt" o:ole="">
            <v:imagedata r:id="rId840" o:title=""/>
          </v:shape>
          <o:OLEObject Type="Embed" ProgID="Equation.DSMT4" ShapeID="_x0000_i1469" DrawAspect="Content" ObjectID="_1617179785" r:id="rId841"/>
        </w:object>
      </w:r>
      <w:r w:rsidR="00F330CE" w:rsidRPr="00591080">
        <w:rPr>
          <w:color w:val="333333"/>
          <w:shd w:val="clear" w:color="auto" w:fill="FFFFFF"/>
        </w:rPr>
        <w:t xml:space="preserve"> </w:t>
      </w:r>
      <w:r w:rsidR="00F330CE" w:rsidRPr="00591080">
        <w:rPr>
          <w:rFonts w:hint="eastAsia"/>
        </w:rPr>
        <w:t>所有链的方差</w:t>
      </w:r>
      <w:r w:rsidR="004A6EE3" w:rsidRPr="00591080">
        <w:rPr>
          <w:rFonts w:hint="eastAsia"/>
        </w:rPr>
        <w:t>。则</w:t>
      </w:r>
      <w:r w:rsidR="004A6EE3" w:rsidRPr="00591080">
        <w:object w:dxaOrig="2060" w:dyaOrig="980" w14:anchorId="6ABBC4C2">
          <v:shape id="_x0000_i1470" type="#_x0000_t75" style="width:85.5pt;height:41.25pt" o:ole="">
            <v:imagedata r:id="rId842" o:title=""/>
          </v:shape>
          <o:OLEObject Type="Embed" ProgID="Equation.DSMT4" ShapeID="_x0000_i1470" DrawAspect="Content" ObjectID="_1617179786" r:id="rId843"/>
        </w:object>
      </w:r>
      <w:r w:rsidR="004A6EE3" w:rsidRPr="00591080">
        <w:t xml:space="preserve"> </w:t>
      </w:r>
      <w:r w:rsidR="004A6EE3" w:rsidRPr="00591080">
        <w:t>，</w:t>
      </w:r>
      <w:r w:rsidR="004A6EE3" w:rsidRPr="00591080">
        <w:rPr>
          <w:rFonts w:hint="eastAsia"/>
        </w:rPr>
        <w:t>如果达到了到达稳定状态，应当出现</w:t>
      </w:r>
      <w:r w:rsidR="004A6EE3" w:rsidRPr="00591080">
        <w:rPr>
          <w:rFonts w:hint="eastAsia"/>
        </w:rPr>
        <w:t>B=W</w:t>
      </w:r>
      <w:r w:rsidR="004A6EE3" w:rsidRPr="00591080">
        <w:rPr>
          <w:rFonts w:hint="eastAsia"/>
        </w:rPr>
        <w:t>，</w:t>
      </w:r>
      <w:r w:rsidR="004A6EE3" w:rsidRPr="00591080">
        <w:t>此时</w:t>
      </w:r>
      <w:r w:rsidR="004A6EE3" w:rsidRPr="00591080">
        <w:rPr>
          <w:rFonts w:hint="eastAsia"/>
        </w:rPr>
        <w:t>R=1</w:t>
      </w:r>
      <w:r w:rsidR="004A6EE3" w:rsidRPr="00591080">
        <w:rPr>
          <w:rFonts w:hint="eastAsia"/>
        </w:rPr>
        <w:t>。通常</w:t>
      </w:r>
      <w:r w:rsidRPr="00591080">
        <w:rPr>
          <w:rFonts w:hint="eastAsia"/>
        </w:rPr>
        <w:t>当各个参数的</w:t>
      </w:r>
      <w:r w:rsidRPr="00591080">
        <w:rPr>
          <w:rFonts w:hint="eastAsia"/>
        </w:rPr>
        <w:t>Gelman-Rubin</w:t>
      </w:r>
      <w:r w:rsidRPr="00591080">
        <w:rPr>
          <w:rFonts w:hint="eastAsia"/>
        </w:rPr>
        <w:t>统计量均小于</w:t>
      </w:r>
      <w:r w:rsidRPr="00591080">
        <w:rPr>
          <w:rFonts w:hint="eastAsia"/>
        </w:rPr>
        <w:t>1.1</w:t>
      </w:r>
      <w:r w:rsidRPr="00591080">
        <w:rPr>
          <w:rFonts w:hint="eastAsia"/>
        </w:rPr>
        <w:t>时，提示马尔科夫链蒙特卡洛模拟得到的参数后验分布达到了稳定状态。</w:t>
      </w:r>
    </w:p>
    <w:p w14:paraId="6ABBC185" w14:textId="77777777" w:rsidR="00F86C78" w:rsidRPr="00591080" w:rsidRDefault="00F86C78" w:rsidP="00DC555B">
      <w:pPr>
        <w:spacing w:line="360" w:lineRule="auto"/>
        <w:textAlignment w:val="center"/>
        <w:rPr>
          <w:rFonts w:asciiTheme="minorEastAsia" w:hAnsiTheme="minorEastAsia" w:cs="Arial"/>
          <w:color w:val="222222"/>
          <w:szCs w:val="24"/>
        </w:rPr>
      </w:pPr>
      <w:r w:rsidRPr="00591080">
        <w:rPr>
          <w:rFonts w:asciiTheme="minorEastAsia" w:hAnsiTheme="minorEastAsia" w:cs="Arial" w:hint="eastAsia"/>
          <w:color w:val="222222"/>
          <w:szCs w:val="24"/>
        </w:rPr>
        <w:t>3.轨迹图：</w:t>
      </w:r>
      <w:r w:rsidR="0059459A" w:rsidRPr="00591080">
        <w:rPr>
          <w:rFonts w:asciiTheme="minorEastAsia" w:hAnsiTheme="minorEastAsia" w:cs="Arial" w:hint="eastAsia"/>
          <w:color w:val="222222"/>
          <w:szCs w:val="24"/>
        </w:rPr>
        <w:t>这种方法是选取不同的初值，同时产生多条马尔科夫链，</w:t>
      </w:r>
      <w:r w:rsidRPr="00591080">
        <w:rPr>
          <w:rFonts w:asciiTheme="minorEastAsia" w:hAnsiTheme="minorEastAsia" w:cs="Arial" w:hint="eastAsia"/>
          <w:color w:val="222222"/>
          <w:szCs w:val="24"/>
        </w:rPr>
        <w:t>当各个参数的轨迹图没有明显的序列相关，在真实后验分布上下不规则震荡，并且整个图呈毛毛虫状时，提示马尔科夫链蒙特卡洛模拟得到的参数后验分布达到了稳定状态。</w:t>
      </w:r>
    </w:p>
    <w:p w14:paraId="6ABBC186" w14:textId="77777777" w:rsidR="00F86C78" w:rsidRPr="00591080" w:rsidRDefault="00F86C78" w:rsidP="00DC555B">
      <w:pPr>
        <w:spacing w:line="360" w:lineRule="auto"/>
        <w:textAlignment w:val="center"/>
        <w:rPr>
          <w:rFonts w:asciiTheme="minorEastAsia" w:hAnsiTheme="minorEastAsia" w:cstheme="majorBidi"/>
          <w:b/>
          <w:bCs/>
          <w:szCs w:val="24"/>
        </w:rPr>
      </w:pPr>
    </w:p>
    <w:p w14:paraId="6ABBC187" w14:textId="77777777" w:rsidR="007D3109" w:rsidRPr="00591080" w:rsidRDefault="007D3109" w:rsidP="00DC555B">
      <w:pPr>
        <w:spacing w:line="360" w:lineRule="auto"/>
        <w:textAlignment w:val="center"/>
        <w:rPr>
          <w:rFonts w:asciiTheme="minorEastAsia" w:hAnsiTheme="minorEastAsia" w:cstheme="majorBidi"/>
          <w:b/>
          <w:bCs/>
          <w:szCs w:val="24"/>
        </w:rPr>
      </w:pPr>
    </w:p>
    <w:p w14:paraId="6ABBC188" w14:textId="77777777" w:rsidR="00F86C78" w:rsidRPr="00DC555B" w:rsidRDefault="00DC555B" w:rsidP="00DC555B">
      <w:pPr>
        <w:pStyle w:val="Heading2"/>
        <w:ind w:firstLine="420"/>
      </w:pPr>
      <w:bookmarkStart w:id="60" w:name="_Toc5829586"/>
      <w:r>
        <w:rPr>
          <w:rFonts w:hint="eastAsia"/>
        </w:rPr>
        <w:t>第二节</w:t>
      </w:r>
      <w:r>
        <w:rPr>
          <w:rFonts w:hint="eastAsia"/>
        </w:rPr>
        <w:t xml:space="preserve">  </w:t>
      </w:r>
      <w:r w:rsidR="00F86C78" w:rsidRPr="00DC555B">
        <w:rPr>
          <w:rFonts w:hint="eastAsia"/>
        </w:rPr>
        <w:t>模拟研究</w:t>
      </w:r>
      <w:bookmarkEnd w:id="60"/>
    </w:p>
    <w:p w14:paraId="6ABBC189" w14:textId="77777777" w:rsidR="00DC555B" w:rsidRDefault="00DC555B" w:rsidP="00DC555B">
      <w:pPr>
        <w:spacing w:line="360" w:lineRule="auto"/>
        <w:ind w:firstLine="480"/>
        <w:textAlignment w:val="center"/>
        <w:rPr>
          <w:rFonts w:ascii="Arial" w:hAnsi="Arial" w:cs="Arial"/>
          <w:color w:val="222222"/>
          <w:szCs w:val="24"/>
        </w:rPr>
      </w:pPr>
    </w:p>
    <w:p w14:paraId="6ABBC18A" w14:textId="77777777" w:rsidR="00F86C78" w:rsidRPr="00DC555B" w:rsidRDefault="00990C6E" w:rsidP="00DC555B">
      <w:pPr>
        <w:spacing w:line="360" w:lineRule="auto"/>
        <w:ind w:firstLine="480"/>
        <w:textAlignment w:val="center"/>
        <w:rPr>
          <w:rFonts w:ascii="Arial" w:hAnsi="Arial" w:cs="Arial"/>
          <w:color w:val="222222"/>
          <w:szCs w:val="24"/>
        </w:rPr>
      </w:pPr>
      <w:r w:rsidRPr="00DC555B">
        <w:rPr>
          <w:rFonts w:ascii="Arial" w:hAnsi="Arial" w:cs="Arial" w:hint="eastAsia"/>
          <w:color w:val="222222"/>
          <w:szCs w:val="24"/>
        </w:rPr>
        <w:t>一、参数设置</w:t>
      </w:r>
    </w:p>
    <w:p w14:paraId="6ABBC18B" w14:textId="77777777" w:rsidR="00A23444" w:rsidRPr="00591080" w:rsidRDefault="00990C6E" w:rsidP="00DC555B">
      <w:pPr>
        <w:spacing w:line="360" w:lineRule="auto"/>
        <w:ind w:firstLine="420"/>
        <w:textAlignment w:val="center"/>
        <w:rPr>
          <w:rFonts w:asciiTheme="minorEastAsia" w:hAnsiTheme="minorEastAsia" w:cs="Arial"/>
          <w:kern w:val="0"/>
          <w:szCs w:val="24"/>
        </w:rPr>
      </w:pPr>
      <w:r w:rsidRPr="00591080">
        <w:rPr>
          <w:rFonts w:asciiTheme="minorEastAsia" w:hAnsiTheme="minorEastAsia" w:cs="Arial" w:hint="eastAsia"/>
          <w:color w:val="222222"/>
          <w:szCs w:val="24"/>
        </w:rPr>
        <w:t>贝叶斯估计的模拟研究中，</w:t>
      </w:r>
      <w:r w:rsidR="009C5817" w:rsidRPr="00591080">
        <w:rPr>
          <w:rFonts w:asciiTheme="minorEastAsia" w:hAnsiTheme="minorEastAsia" w:cs="Arial" w:hint="eastAsia"/>
          <w:color w:val="222222"/>
          <w:szCs w:val="24"/>
        </w:rPr>
        <w:t>我们仍然和EM算法的模拟研究背景一样，以一次性设备</w:t>
      </w:r>
      <w:r w:rsidR="009C5817" w:rsidRPr="00591080">
        <w:rPr>
          <w:rFonts w:asciiTheme="minorEastAsia" w:hAnsiTheme="minorEastAsia" w:cs="Arial" w:hint="eastAsia"/>
          <w:kern w:val="0"/>
          <w:szCs w:val="24"/>
        </w:rPr>
        <w:t>电爆炸装置的测试这个普通电爆炸装置为背景。</w:t>
      </w:r>
      <w:r w:rsidR="00C4037E" w:rsidRPr="00591080">
        <w:rPr>
          <w:rFonts w:asciiTheme="minorEastAsia" w:hAnsiTheme="minorEastAsia" w:cs="Arial" w:hint="eastAsia"/>
          <w:kern w:val="0"/>
          <w:szCs w:val="24"/>
        </w:rPr>
        <w:t>因为有两个</w:t>
      </w:r>
      <w:r w:rsidR="00CA29D3" w:rsidRPr="00591080">
        <w:rPr>
          <w:rFonts w:asciiTheme="minorEastAsia" w:hAnsiTheme="minorEastAsia" w:cs="Arial" w:hint="eastAsia"/>
          <w:kern w:val="0"/>
          <w:szCs w:val="24"/>
        </w:rPr>
        <w:t>竞争风险，所以有四个参数值。</w:t>
      </w:r>
      <w:r w:rsidRPr="00591080">
        <w:rPr>
          <w:rFonts w:asciiTheme="minorEastAsia" w:hAnsiTheme="minorEastAsia" w:cs="Arial" w:hint="eastAsia"/>
          <w:kern w:val="0"/>
          <w:szCs w:val="24"/>
        </w:rPr>
        <w:t>我们把模型参数设置为</w:t>
      </w:r>
      <w:r w:rsidRPr="00591080">
        <w:rPr>
          <w:rFonts w:asciiTheme="minorEastAsia" w:hAnsiTheme="minorEastAsia" w:cs="Arial"/>
          <w:kern w:val="0"/>
          <w:szCs w:val="24"/>
        </w:rPr>
        <w:object w:dxaOrig="360" w:dyaOrig="300" w14:anchorId="6ABBC4C3">
          <v:shape id="_x0000_i1471" type="#_x0000_t75" style="width:18.75pt;height:15pt" o:ole="">
            <v:imagedata r:id="rId697" o:title=""/>
          </v:shape>
          <o:OLEObject Type="Embed" ProgID="Equation.DSMT4" ShapeID="_x0000_i1471" DrawAspect="Content" ObjectID="_1617179787" r:id="rId844"/>
        </w:object>
      </w:r>
      <w:r w:rsidRPr="00591080">
        <w:rPr>
          <w:rFonts w:asciiTheme="minorEastAsia" w:hAnsiTheme="minorEastAsia" w:cs="Arial" w:hint="eastAsia"/>
          <w:kern w:val="0"/>
          <w:szCs w:val="24"/>
        </w:rPr>
        <w:t>=0.001,</w:t>
      </w:r>
      <w:r w:rsidRPr="00591080">
        <w:rPr>
          <w:rFonts w:asciiTheme="minorEastAsia" w:hAnsiTheme="minorEastAsia" w:cs="Arial"/>
          <w:kern w:val="0"/>
          <w:szCs w:val="24"/>
        </w:rPr>
        <w:object w:dxaOrig="360" w:dyaOrig="300" w14:anchorId="6ABBC4C4">
          <v:shape id="_x0000_i1472" type="#_x0000_t75" style="width:18.75pt;height:15pt" o:ole="">
            <v:imagedata r:id="rId699" o:title=""/>
          </v:shape>
          <o:OLEObject Type="Embed" ProgID="Equation.DSMT4" ShapeID="_x0000_i1472" DrawAspect="Content" ObjectID="_1617179788" r:id="rId845"/>
        </w:object>
      </w:r>
      <w:r w:rsidRPr="00591080">
        <w:rPr>
          <w:rFonts w:asciiTheme="minorEastAsia" w:hAnsiTheme="minorEastAsia" w:cs="Arial" w:hint="eastAsia"/>
          <w:kern w:val="0"/>
          <w:szCs w:val="24"/>
        </w:rPr>
        <w:t>=0.05,</w:t>
      </w:r>
      <w:r w:rsidRPr="00591080">
        <w:rPr>
          <w:rFonts w:asciiTheme="minorEastAsia" w:hAnsiTheme="minorEastAsia" w:cs="Arial"/>
          <w:kern w:val="0"/>
          <w:szCs w:val="24"/>
        </w:rPr>
        <w:t xml:space="preserve"> </w:t>
      </w:r>
      <w:r w:rsidRPr="00591080">
        <w:rPr>
          <w:rFonts w:asciiTheme="minorEastAsia" w:hAnsiTheme="minorEastAsia" w:cs="Arial"/>
          <w:kern w:val="0"/>
          <w:szCs w:val="24"/>
        </w:rPr>
        <w:object w:dxaOrig="380" w:dyaOrig="300" w14:anchorId="6ABBC4C5">
          <v:shape id="_x0000_i1473" type="#_x0000_t75" style="width:18.75pt;height:15pt" o:ole="">
            <v:imagedata r:id="rId701" o:title=""/>
          </v:shape>
          <o:OLEObject Type="Embed" ProgID="Equation.DSMT4" ShapeID="_x0000_i1473" DrawAspect="Content" ObjectID="_1617179789" r:id="rId846"/>
        </w:object>
      </w:r>
      <w:r w:rsidRPr="00591080">
        <w:rPr>
          <w:rFonts w:asciiTheme="minorEastAsia" w:hAnsiTheme="minorEastAsia" w:cs="Arial" w:hint="eastAsia"/>
          <w:kern w:val="0"/>
          <w:szCs w:val="24"/>
        </w:rPr>
        <w:t>=0.0001,</w:t>
      </w:r>
      <w:r w:rsidRPr="00591080">
        <w:rPr>
          <w:rFonts w:asciiTheme="minorEastAsia" w:hAnsiTheme="minorEastAsia" w:cs="Arial"/>
          <w:kern w:val="0"/>
          <w:szCs w:val="24"/>
        </w:rPr>
        <w:object w:dxaOrig="380" w:dyaOrig="300" w14:anchorId="6ABBC4C6">
          <v:shape id="_x0000_i1474" type="#_x0000_t75" style="width:18.75pt;height:15pt" o:ole="">
            <v:imagedata r:id="rId703" o:title=""/>
          </v:shape>
          <o:OLEObject Type="Embed" ProgID="Equation.DSMT4" ShapeID="_x0000_i1474" DrawAspect="Content" ObjectID="_1617179790" r:id="rId847"/>
        </w:object>
      </w:r>
      <w:r w:rsidRPr="00591080">
        <w:rPr>
          <w:rFonts w:asciiTheme="minorEastAsia" w:hAnsiTheme="minorEastAsia" w:cs="Arial" w:hint="eastAsia"/>
          <w:kern w:val="0"/>
          <w:szCs w:val="24"/>
        </w:rPr>
        <w:t>=0.08</w:t>
      </w:r>
      <w:r w:rsidR="009C5817" w:rsidRPr="00591080">
        <w:rPr>
          <w:rFonts w:asciiTheme="minorEastAsia" w:hAnsiTheme="minorEastAsia" w:cs="Arial" w:hint="eastAsia"/>
          <w:kern w:val="0"/>
          <w:szCs w:val="24"/>
        </w:rPr>
        <w:t>。</w:t>
      </w:r>
      <w:r w:rsidRPr="00591080">
        <w:rPr>
          <w:rFonts w:asciiTheme="minorEastAsia" w:hAnsiTheme="minorEastAsia" w:hint="eastAsia"/>
          <w:szCs w:val="24"/>
        </w:rPr>
        <w:t>温度</w:t>
      </w:r>
      <w:r w:rsidRPr="00591080">
        <w:rPr>
          <w:rFonts w:asciiTheme="minorEastAsia" w:hAnsiTheme="minorEastAsia"/>
          <w:szCs w:val="24"/>
        </w:rPr>
        <w:object w:dxaOrig="279" w:dyaOrig="360" w14:anchorId="6ABBC4C7">
          <v:shape id="_x0000_i1475" type="#_x0000_t75" style="width:14.25pt;height:18.75pt" o:ole="">
            <v:imagedata r:id="rId705" o:title=""/>
          </v:shape>
          <o:OLEObject Type="Embed" ProgID="Equation.DSMT4" ShapeID="_x0000_i1475" DrawAspect="Content" ObjectID="_1617179791" r:id="rId848"/>
        </w:object>
      </w:r>
      <w:r w:rsidRPr="00591080">
        <w:rPr>
          <w:rFonts w:asciiTheme="minorEastAsia" w:hAnsiTheme="minorEastAsia"/>
          <w:szCs w:val="24"/>
        </w:rPr>
        <w:t>（单位是摄氏度）情况下设置两个观测时间分别是</w:t>
      </w:r>
      <w:r w:rsidRPr="00591080">
        <w:rPr>
          <w:rFonts w:asciiTheme="minorEastAsia" w:hAnsiTheme="minorEastAsia"/>
          <w:szCs w:val="24"/>
        </w:rPr>
        <w:object w:dxaOrig="279" w:dyaOrig="300" w14:anchorId="6ABBC4C8">
          <v:shape id="_x0000_i1476" type="#_x0000_t75" style="width:14.25pt;height:15pt" o:ole="">
            <v:imagedata r:id="rId707" o:title=""/>
          </v:shape>
          <o:OLEObject Type="Embed" ProgID="Equation.DSMT4" ShapeID="_x0000_i1476" DrawAspect="Content" ObjectID="_1617179792" r:id="rId849"/>
        </w:object>
      </w:r>
      <w:r w:rsidRPr="00591080">
        <w:rPr>
          <w:rFonts w:asciiTheme="minorEastAsia" w:hAnsiTheme="minorEastAsia"/>
          <w:szCs w:val="24"/>
        </w:rPr>
        <w:t>=</w:t>
      </w:r>
      <w:r w:rsidRPr="00591080">
        <w:rPr>
          <w:rFonts w:asciiTheme="minorEastAsia" w:hAnsiTheme="minorEastAsia" w:hint="eastAsia"/>
          <w:szCs w:val="24"/>
        </w:rPr>
        <w:t>10天，</w:t>
      </w:r>
      <w:r w:rsidRPr="00591080">
        <w:rPr>
          <w:rFonts w:asciiTheme="minorEastAsia" w:hAnsiTheme="minorEastAsia"/>
          <w:szCs w:val="24"/>
        </w:rPr>
        <w:object w:dxaOrig="279" w:dyaOrig="300" w14:anchorId="6ABBC4C9">
          <v:shape id="_x0000_i1477" type="#_x0000_t75" style="width:14.25pt;height:15pt" o:ole="">
            <v:imagedata r:id="rId709" o:title=""/>
          </v:shape>
          <o:OLEObject Type="Embed" ProgID="Equation.DSMT4" ShapeID="_x0000_i1477" DrawAspect="Content" ObjectID="_1617179793" r:id="rId850"/>
        </w:object>
      </w:r>
      <w:r w:rsidRPr="00591080">
        <w:rPr>
          <w:rFonts w:asciiTheme="minorEastAsia" w:hAnsiTheme="minorEastAsia"/>
          <w:szCs w:val="24"/>
        </w:rPr>
        <w:t>=</w:t>
      </w:r>
      <w:r w:rsidRPr="00591080">
        <w:rPr>
          <w:rFonts w:asciiTheme="minorEastAsia" w:hAnsiTheme="minorEastAsia" w:hint="eastAsia"/>
          <w:szCs w:val="24"/>
        </w:rPr>
        <w:t>20天；温度</w:t>
      </w:r>
      <w:r w:rsidRPr="00591080">
        <w:rPr>
          <w:rFonts w:asciiTheme="minorEastAsia" w:hAnsiTheme="minorEastAsia"/>
          <w:szCs w:val="24"/>
        </w:rPr>
        <w:object w:dxaOrig="320" w:dyaOrig="300" w14:anchorId="6ABBC4CA">
          <v:shape id="_x0000_i1478" type="#_x0000_t75" style="width:15.75pt;height:15pt" o:ole="">
            <v:imagedata r:id="rId711" o:title=""/>
          </v:shape>
          <o:OLEObject Type="Embed" ProgID="Equation.DSMT4" ShapeID="_x0000_i1478" DrawAspect="Content" ObjectID="_1617179794" r:id="rId851"/>
        </w:object>
      </w:r>
      <w:r w:rsidRPr="00591080">
        <w:rPr>
          <w:rFonts w:asciiTheme="minorEastAsia" w:hAnsiTheme="minorEastAsia"/>
          <w:szCs w:val="24"/>
        </w:rPr>
        <w:t>（单位是摄氏度）情况下设置两个观测时间分别是</w:t>
      </w:r>
      <w:r w:rsidRPr="00591080">
        <w:rPr>
          <w:rFonts w:asciiTheme="minorEastAsia" w:hAnsiTheme="minorEastAsia"/>
          <w:szCs w:val="24"/>
        </w:rPr>
        <w:object w:dxaOrig="300" w:dyaOrig="300" w14:anchorId="6ABBC4CB">
          <v:shape id="_x0000_i1479" type="#_x0000_t75" style="width:15pt;height:15pt" o:ole="">
            <v:imagedata r:id="rId713" o:title=""/>
          </v:shape>
          <o:OLEObject Type="Embed" ProgID="Equation.DSMT4" ShapeID="_x0000_i1479" DrawAspect="Content" ObjectID="_1617179795" r:id="rId852"/>
        </w:object>
      </w:r>
      <w:r w:rsidRPr="00591080">
        <w:rPr>
          <w:rFonts w:asciiTheme="minorEastAsia" w:hAnsiTheme="minorEastAsia"/>
          <w:szCs w:val="24"/>
        </w:rPr>
        <w:t>=</w:t>
      </w:r>
      <w:r w:rsidRPr="00591080">
        <w:rPr>
          <w:rFonts w:asciiTheme="minorEastAsia" w:hAnsiTheme="minorEastAsia" w:hint="eastAsia"/>
          <w:szCs w:val="24"/>
        </w:rPr>
        <w:t>30天，</w:t>
      </w:r>
      <w:r w:rsidRPr="00591080">
        <w:rPr>
          <w:rFonts w:asciiTheme="minorEastAsia" w:hAnsiTheme="minorEastAsia"/>
          <w:szCs w:val="24"/>
        </w:rPr>
        <w:object w:dxaOrig="300" w:dyaOrig="300" w14:anchorId="6ABBC4CC">
          <v:shape id="_x0000_i1480" type="#_x0000_t75" style="width:15pt;height:15pt" o:ole="">
            <v:imagedata r:id="rId715" o:title=""/>
          </v:shape>
          <o:OLEObject Type="Embed" ProgID="Equation.DSMT4" ShapeID="_x0000_i1480" DrawAspect="Content" ObjectID="_1617179796" r:id="rId853"/>
        </w:object>
      </w:r>
      <w:r w:rsidRPr="00591080">
        <w:rPr>
          <w:rFonts w:asciiTheme="minorEastAsia" w:hAnsiTheme="minorEastAsia"/>
          <w:szCs w:val="24"/>
        </w:rPr>
        <w:t>=</w:t>
      </w:r>
      <w:r w:rsidRPr="00591080">
        <w:rPr>
          <w:rFonts w:asciiTheme="minorEastAsia" w:hAnsiTheme="minorEastAsia" w:hint="eastAsia"/>
          <w:szCs w:val="24"/>
        </w:rPr>
        <w:t>40天；</w:t>
      </w:r>
      <w:r w:rsidR="009C5817" w:rsidRPr="00591080">
        <w:rPr>
          <w:rFonts w:asciiTheme="minorEastAsia" w:hAnsiTheme="minorEastAsia" w:cs="Arial" w:hint="eastAsia"/>
          <w:kern w:val="0"/>
          <w:szCs w:val="24"/>
        </w:rPr>
        <w:t>此外，我们还可能想要比较估计方法在不同的可靠性水平的表现。因此，我们设置不同的参数值来代表设备的可靠性水平。</w:t>
      </w:r>
      <w:r w:rsidR="00D0631B" w:rsidRPr="00591080">
        <w:rPr>
          <w:rFonts w:asciiTheme="minorEastAsia" w:hAnsiTheme="minorEastAsia" w:cs="Arial" w:hint="eastAsia"/>
          <w:kern w:val="0"/>
          <w:szCs w:val="24"/>
        </w:rPr>
        <w:t>模拟参数值的设定与EM算法的一样。</w:t>
      </w:r>
    </w:p>
    <w:p w14:paraId="6ABBC18C" w14:textId="77777777" w:rsidR="00FF273F" w:rsidRDefault="00FF273F">
      <w:pPr>
        <w:rPr>
          <w:rFonts w:ascii="Arial" w:hAnsi="Arial" w:cs="Arial"/>
          <w:color w:val="222222"/>
          <w:szCs w:val="24"/>
        </w:rPr>
      </w:pPr>
    </w:p>
    <w:p w14:paraId="6ABBC18D" w14:textId="77777777" w:rsidR="00A23444" w:rsidRPr="00DC555B" w:rsidRDefault="00453FD2" w:rsidP="00DC555B">
      <w:pPr>
        <w:spacing w:line="360" w:lineRule="auto"/>
        <w:ind w:firstLine="420"/>
        <w:textAlignment w:val="center"/>
        <w:rPr>
          <w:rFonts w:ascii="Arial" w:hAnsi="Arial" w:cs="Arial"/>
          <w:color w:val="222222"/>
          <w:szCs w:val="24"/>
        </w:rPr>
      </w:pPr>
      <w:r w:rsidRPr="00DC555B">
        <w:rPr>
          <w:rFonts w:ascii="Arial" w:hAnsi="Arial" w:cs="Arial" w:hint="eastAsia"/>
          <w:color w:val="222222"/>
          <w:szCs w:val="24"/>
        </w:rPr>
        <w:t>二、模拟结果分析</w:t>
      </w:r>
    </w:p>
    <w:p w14:paraId="6ABBC18E" w14:textId="77777777" w:rsidR="00A23444" w:rsidRPr="00591080" w:rsidRDefault="00F73F58" w:rsidP="00DC555B">
      <w:pPr>
        <w:spacing w:line="360" w:lineRule="auto"/>
        <w:ind w:firstLine="420"/>
        <w:textAlignment w:val="center"/>
        <w:rPr>
          <w:rFonts w:asciiTheme="minorEastAsia" w:hAnsiTheme="minorEastAsia" w:cs="Arial"/>
          <w:color w:val="222222"/>
          <w:szCs w:val="24"/>
        </w:rPr>
      </w:pPr>
      <w:r w:rsidRPr="00591080">
        <w:rPr>
          <w:rFonts w:asciiTheme="minorEastAsia" w:hAnsiTheme="minorEastAsia" w:cs="Arial" w:hint="eastAsia"/>
          <w:color w:val="222222"/>
          <w:szCs w:val="24"/>
        </w:rPr>
        <w:t>通过用stan对三组参数值做模拟研究，我们得到了各个参数在不同样本量下后验分布的均方误差（MSE）</w:t>
      </w:r>
      <w:r w:rsidR="00453FD2" w:rsidRPr="00591080">
        <w:rPr>
          <w:rFonts w:asciiTheme="minorEastAsia" w:hAnsiTheme="minorEastAsia" w:cs="Arial" w:hint="eastAsia"/>
          <w:color w:val="222222"/>
          <w:szCs w:val="24"/>
        </w:rPr>
        <w:t>，</w:t>
      </w:r>
      <w:r w:rsidR="00B106CE" w:rsidRPr="00591080">
        <w:rPr>
          <w:rFonts w:asciiTheme="minorEastAsia" w:hAnsiTheme="minorEastAsia" w:cs="Arial" w:hint="eastAsia"/>
          <w:color w:val="222222"/>
          <w:szCs w:val="24"/>
        </w:rPr>
        <w:t>，</w:t>
      </w:r>
      <w:r w:rsidRPr="00591080">
        <w:rPr>
          <w:rFonts w:asciiTheme="minorEastAsia" w:hAnsiTheme="minorEastAsia" w:cs="Arial" w:hint="eastAsia"/>
          <w:color w:val="222222"/>
          <w:szCs w:val="24"/>
        </w:rPr>
        <w:t>Gelman-Rubin统计量</w:t>
      </w:r>
      <w:r w:rsidR="00591080" w:rsidRPr="00591080">
        <w:rPr>
          <w:rFonts w:asciiTheme="minorEastAsia" w:hAnsiTheme="minorEastAsia" w:cs="Arial" w:hint="eastAsia"/>
          <w:color w:val="222222"/>
          <w:szCs w:val="24"/>
        </w:rPr>
        <w:t>(</w:t>
      </w:r>
      <w:r w:rsidR="00591080" w:rsidRPr="00591080">
        <w:rPr>
          <w:rFonts w:asciiTheme="minorEastAsia" w:hAnsiTheme="minorEastAsia" w:cs="SimSun" w:hint="eastAsia"/>
          <w:color w:val="000000"/>
          <w:kern w:val="0"/>
          <w:szCs w:val="24"/>
        </w:rPr>
        <w:t>Rhat</w:t>
      </w:r>
      <w:r w:rsidR="00591080" w:rsidRPr="00591080">
        <w:rPr>
          <w:rFonts w:asciiTheme="minorEastAsia" w:hAnsiTheme="minorEastAsia" w:cs="Arial" w:hint="eastAsia"/>
          <w:color w:val="222222"/>
          <w:szCs w:val="24"/>
        </w:rPr>
        <w:t>)</w:t>
      </w:r>
      <w:r w:rsidRPr="00591080">
        <w:rPr>
          <w:rFonts w:asciiTheme="minorEastAsia" w:hAnsiTheme="minorEastAsia" w:cs="Arial" w:hint="eastAsia"/>
          <w:color w:val="222222"/>
          <w:szCs w:val="24"/>
        </w:rPr>
        <w:t>有效抽样次数（n_eff）,</w:t>
      </w:r>
      <w:r w:rsidR="00453FD2" w:rsidRPr="00591080">
        <w:rPr>
          <w:rFonts w:asciiTheme="minorEastAsia" w:hAnsiTheme="minorEastAsia" w:cs="Arial" w:hint="eastAsia"/>
          <w:color w:val="222222"/>
          <w:szCs w:val="24"/>
        </w:rPr>
        <w:t>并将其统计到表格中</w:t>
      </w:r>
      <w:r w:rsidRPr="00591080">
        <w:rPr>
          <w:rFonts w:asciiTheme="minorEastAsia" w:hAnsiTheme="minorEastAsia" w:cs="Arial" w:hint="eastAsia"/>
          <w:color w:val="222222"/>
          <w:szCs w:val="24"/>
        </w:rPr>
        <w:t>。</w:t>
      </w:r>
    </w:p>
    <w:p w14:paraId="6ABBC18F" w14:textId="77777777" w:rsidR="00557273" w:rsidRPr="00DC555B" w:rsidRDefault="00F770D1" w:rsidP="00DC555B">
      <w:pPr>
        <w:spacing w:line="360" w:lineRule="auto"/>
        <w:ind w:firstLineChars="200" w:firstLine="480"/>
        <w:textAlignment w:val="center"/>
        <w:rPr>
          <w:szCs w:val="24"/>
        </w:rPr>
      </w:pPr>
      <w:r w:rsidRPr="00591080">
        <w:rPr>
          <w:rFonts w:asciiTheme="minorEastAsia" w:hAnsiTheme="minorEastAsia" w:hint="eastAsia"/>
          <w:szCs w:val="24"/>
        </w:rPr>
        <w:t>低</w:t>
      </w:r>
      <w:r w:rsidR="00557273" w:rsidRPr="00591080">
        <w:rPr>
          <w:rFonts w:asciiTheme="minorEastAsia" w:hAnsiTheme="minorEastAsia" w:hint="eastAsia"/>
          <w:szCs w:val="24"/>
        </w:rPr>
        <w:t>可靠性下</w:t>
      </w:r>
      <w:r w:rsidR="007D3109" w:rsidRPr="00591080">
        <w:rPr>
          <w:rFonts w:asciiTheme="minorEastAsia" w:hAnsiTheme="minorEastAsia" w:hint="eastAsia"/>
          <w:szCs w:val="24"/>
        </w:rPr>
        <w:t>在不同样本下的结果分别统计在表格（4-1）、（4-2）、（4-3）</w:t>
      </w:r>
      <w:r w:rsidR="00D04474" w:rsidRPr="00591080">
        <w:rPr>
          <w:rFonts w:asciiTheme="minorEastAsia" w:hAnsiTheme="minorEastAsia" w:hint="eastAsia"/>
          <w:szCs w:val="24"/>
        </w:rPr>
        <w:t>中</w:t>
      </w:r>
      <w:r w:rsidR="00557273" w:rsidRPr="00591080">
        <w:rPr>
          <w:rFonts w:asciiTheme="minorEastAsia" w:hAnsiTheme="minorEastAsia" w:hint="eastAsia"/>
          <w:szCs w:val="24"/>
        </w:rPr>
        <w:t>，</w:t>
      </w:r>
      <w:r w:rsidR="00D04474" w:rsidRPr="00591080">
        <w:rPr>
          <w:rFonts w:asciiTheme="minorEastAsia" w:hAnsiTheme="minorEastAsia" w:hint="eastAsia"/>
          <w:szCs w:val="24"/>
        </w:rPr>
        <w:t>同时</w:t>
      </w:r>
      <w:r w:rsidR="00557273" w:rsidRPr="00591080">
        <w:rPr>
          <w:rFonts w:asciiTheme="minorEastAsia" w:hAnsiTheme="minorEastAsia" w:hint="eastAsia"/>
          <w:szCs w:val="24"/>
        </w:rPr>
        <w:t>我们通过三种不同的方法来诊断此研究中贝叶斯估计的参数值收敛情况：有效抽样次数</w:t>
      </w:r>
      <w:r w:rsidR="00A83050" w:rsidRPr="00591080">
        <w:rPr>
          <w:rFonts w:asciiTheme="minorEastAsia" w:hAnsiTheme="minorEastAsia" w:hint="eastAsia"/>
          <w:szCs w:val="24"/>
        </w:rPr>
        <w:t>（</w:t>
      </w:r>
      <w:r w:rsidR="00A83050" w:rsidRPr="00591080">
        <w:rPr>
          <w:rFonts w:asciiTheme="minorEastAsia" w:hAnsiTheme="minorEastAsia" w:cs="SimSun" w:hint="eastAsia"/>
          <w:color w:val="000000"/>
          <w:kern w:val="0"/>
          <w:szCs w:val="24"/>
        </w:rPr>
        <w:t>n_eff）</w:t>
      </w:r>
      <w:r w:rsidR="00557273" w:rsidRPr="00591080">
        <w:rPr>
          <w:rFonts w:asciiTheme="minorEastAsia" w:hAnsiTheme="minorEastAsia" w:hint="eastAsia"/>
          <w:szCs w:val="24"/>
        </w:rPr>
        <w:t>，Gelman-Rubin统计量</w:t>
      </w:r>
      <w:r w:rsidR="00A83050" w:rsidRPr="00591080">
        <w:rPr>
          <w:rFonts w:asciiTheme="minorEastAsia" w:hAnsiTheme="minorEastAsia" w:hint="eastAsia"/>
          <w:szCs w:val="24"/>
        </w:rPr>
        <w:t>（</w:t>
      </w:r>
      <w:r w:rsidR="00A83050" w:rsidRPr="00591080">
        <w:rPr>
          <w:rFonts w:asciiTheme="minorEastAsia" w:hAnsiTheme="minorEastAsia" w:cs="SimSun" w:hint="eastAsia"/>
          <w:color w:val="000000"/>
          <w:kern w:val="0"/>
          <w:szCs w:val="24"/>
        </w:rPr>
        <w:t>Rhat</w:t>
      </w:r>
      <w:r w:rsidR="00A83050" w:rsidRPr="00591080">
        <w:rPr>
          <w:rFonts w:asciiTheme="minorEastAsia" w:hAnsiTheme="minorEastAsia" w:hint="eastAsia"/>
          <w:szCs w:val="24"/>
        </w:rPr>
        <w:t>）</w:t>
      </w:r>
      <w:r w:rsidR="00557273" w:rsidRPr="00591080">
        <w:rPr>
          <w:rFonts w:asciiTheme="minorEastAsia" w:hAnsiTheme="minorEastAsia" w:hint="eastAsia"/>
          <w:szCs w:val="24"/>
        </w:rPr>
        <w:t xml:space="preserve"> ，</w:t>
      </w:r>
      <w:r w:rsidR="00A83050" w:rsidRPr="00591080">
        <w:rPr>
          <w:rFonts w:asciiTheme="minorEastAsia" w:hAnsiTheme="minorEastAsia" w:hint="eastAsia"/>
          <w:szCs w:val="24"/>
        </w:rPr>
        <w:t>分别在表格的后两列体现，</w:t>
      </w:r>
      <w:r w:rsidR="00557273" w:rsidRPr="00591080">
        <w:rPr>
          <w:rFonts w:asciiTheme="minorEastAsia" w:hAnsiTheme="minorEastAsia" w:hint="eastAsia"/>
          <w:szCs w:val="24"/>
        </w:rPr>
        <w:t>以及参数抽样的轨迹图</w:t>
      </w:r>
      <w:r w:rsidR="00557273" w:rsidRPr="00DC555B">
        <w:rPr>
          <w:rFonts w:hint="eastAsia"/>
          <w:szCs w:val="24"/>
        </w:rPr>
        <w:t>。</w:t>
      </w:r>
    </w:p>
    <w:p w14:paraId="6ABBC190" w14:textId="77777777" w:rsidR="00557273" w:rsidRPr="00DC555B" w:rsidRDefault="00557273" w:rsidP="00FF1B4C">
      <w:pPr>
        <w:spacing w:line="360" w:lineRule="auto"/>
        <w:textAlignment w:val="center"/>
        <w:rPr>
          <w:rFonts w:ascii="Arial" w:hAnsi="Arial" w:cs="Arial"/>
          <w:color w:val="222222"/>
          <w:szCs w:val="24"/>
        </w:rPr>
      </w:pPr>
    </w:p>
    <w:p w14:paraId="6ABBC191" w14:textId="77777777" w:rsidR="005D314C" w:rsidRPr="004C3DB4" w:rsidRDefault="0079575E" w:rsidP="004C3DB4">
      <w:pPr>
        <w:spacing w:line="360" w:lineRule="auto"/>
        <w:jc w:val="center"/>
        <w:textAlignment w:val="center"/>
        <w:rPr>
          <w:rFonts w:asciiTheme="minorEastAsia" w:hAnsiTheme="minorEastAsia" w:cs="Arial"/>
          <w:color w:val="222222"/>
          <w:szCs w:val="24"/>
        </w:rPr>
      </w:pPr>
      <w:r w:rsidRPr="00D65D22">
        <w:rPr>
          <w:rFonts w:asciiTheme="minorEastAsia" w:hAnsiTheme="minorEastAsia" w:cs="Arial" w:hint="eastAsia"/>
          <w:color w:val="222222"/>
          <w:szCs w:val="24"/>
        </w:rPr>
        <w:t>表</w:t>
      </w:r>
      <w:r w:rsidR="00A83050" w:rsidRPr="00D65D22">
        <w:rPr>
          <w:rFonts w:asciiTheme="minorEastAsia" w:hAnsiTheme="minorEastAsia" w:cs="Arial" w:hint="eastAsia"/>
          <w:color w:val="222222"/>
          <w:szCs w:val="24"/>
        </w:rPr>
        <w:t>（4-1）</w:t>
      </w:r>
      <w:r w:rsidR="00B106CE" w:rsidRPr="00D65D22">
        <w:rPr>
          <w:rFonts w:asciiTheme="minorEastAsia" w:hAnsiTheme="minorEastAsia" w:cs="Arial" w:hint="eastAsia"/>
          <w:color w:val="222222"/>
          <w:szCs w:val="24"/>
        </w:rPr>
        <w:t xml:space="preserve"> </w:t>
      </w:r>
      <w:r w:rsidR="00B106CE" w:rsidRPr="00D65D22">
        <w:rPr>
          <w:rFonts w:asciiTheme="minorEastAsia" w:hAnsiTheme="minorEastAsia" w:cs="Arial"/>
          <w:color w:val="222222"/>
          <w:szCs w:val="24"/>
        </w:rPr>
        <w:object w:dxaOrig="320" w:dyaOrig="300" w14:anchorId="6ABBC4CD">
          <v:shape id="_x0000_i1481" type="#_x0000_t75" style="width:15.75pt;height:15pt" o:ole="">
            <v:imagedata r:id="rId854" o:title=""/>
          </v:shape>
          <o:OLEObject Type="Embed" ProgID="Equation.DSMT4" ShapeID="_x0000_i1481" DrawAspect="Content" ObjectID="_1617179797" r:id="rId855"/>
        </w:object>
      </w:r>
      <w:r w:rsidR="00B106CE" w:rsidRPr="00D65D22">
        <w:rPr>
          <w:rFonts w:asciiTheme="minorEastAsia" w:hAnsiTheme="minorEastAsia" w:cs="Arial" w:hint="eastAsia"/>
          <w:color w:val="222222"/>
          <w:szCs w:val="24"/>
        </w:rPr>
        <w:t>=10</w:t>
      </w:r>
      <w:r w:rsidR="00907778" w:rsidRPr="00D65D22">
        <w:rPr>
          <w:rFonts w:asciiTheme="minorEastAsia" w:hAnsiTheme="minorEastAsia" w:cs="Arial" w:hint="eastAsia"/>
          <w:color w:val="222222"/>
          <w:szCs w:val="24"/>
        </w:rPr>
        <w:t>（</w:t>
      </w:r>
      <w:r w:rsidR="00D65D22" w:rsidRPr="00D65D22">
        <w:rPr>
          <w:rFonts w:asciiTheme="minorEastAsia" w:hAnsiTheme="minorEastAsia" w:cs="Arial" w:hint="eastAsia"/>
          <w:kern w:val="0"/>
          <w:szCs w:val="24"/>
        </w:rPr>
        <w:t>高</w:t>
      </w:r>
      <w:r w:rsidR="00907778" w:rsidRPr="00D65D22">
        <w:rPr>
          <w:rFonts w:asciiTheme="minorEastAsia" w:hAnsiTheme="minorEastAsia" w:cs="Arial" w:hint="eastAsia"/>
          <w:kern w:val="0"/>
          <w:szCs w:val="24"/>
        </w:rPr>
        <w:t>可靠性</w:t>
      </w:r>
      <w:r w:rsidR="00907778" w:rsidRPr="00D65D22">
        <w:rPr>
          <w:rFonts w:asciiTheme="minorEastAsia" w:hAnsiTheme="minorEastAsia" w:cs="Arial" w:hint="eastAsia"/>
          <w:color w:val="222222"/>
          <w:szCs w:val="24"/>
        </w:rPr>
        <w:t>）</w:t>
      </w:r>
    </w:p>
    <w:tbl>
      <w:tblPr>
        <w:tblStyle w:val="TableGrid"/>
        <w:tblW w:w="7250" w:type="dxa"/>
        <w:tblInd w:w="655" w:type="dxa"/>
        <w:tblLook w:val="04A0" w:firstRow="1" w:lastRow="0" w:firstColumn="1" w:lastColumn="0" w:noHBand="0" w:noVBand="1"/>
      </w:tblPr>
      <w:tblGrid>
        <w:gridCol w:w="1186"/>
        <w:gridCol w:w="1536"/>
        <w:gridCol w:w="1536"/>
        <w:gridCol w:w="1536"/>
        <w:gridCol w:w="1539"/>
      </w:tblGrid>
      <w:tr w:rsidR="005D314C" w:rsidRPr="00DC555B" w14:paraId="6ABBC197" w14:textId="77777777" w:rsidTr="00691255">
        <w:trPr>
          <w:trHeight w:val="414"/>
        </w:trPr>
        <w:tc>
          <w:tcPr>
            <w:tcW w:w="1186" w:type="dxa"/>
            <w:noWrap/>
            <w:hideMark/>
          </w:tcPr>
          <w:p w14:paraId="6ABBC192" w14:textId="77777777" w:rsidR="005D314C" w:rsidRPr="00DC555B" w:rsidRDefault="005D314C" w:rsidP="00DC555B">
            <w:pPr>
              <w:spacing w:line="360" w:lineRule="auto"/>
              <w:rPr>
                <w:rFonts w:ascii="SimSun" w:eastAsia="SimSun" w:hAnsi="SimSun" w:cs="SimSun"/>
                <w:color w:val="000000"/>
                <w:kern w:val="0"/>
                <w:szCs w:val="24"/>
              </w:rPr>
            </w:pPr>
          </w:p>
        </w:tc>
        <w:tc>
          <w:tcPr>
            <w:tcW w:w="1536" w:type="dxa"/>
            <w:noWrap/>
            <w:hideMark/>
          </w:tcPr>
          <w:p w14:paraId="6ABBC193" w14:textId="77777777" w:rsidR="005D314C" w:rsidRPr="00DC555B" w:rsidRDefault="005D314C" w:rsidP="00DC555B">
            <w:pPr>
              <w:spacing w:line="360" w:lineRule="auto"/>
              <w:ind w:firstLineChars="100" w:firstLine="240"/>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Bias</w:t>
            </w:r>
          </w:p>
        </w:tc>
        <w:tc>
          <w:tcPr>
            <w:tcW w:w="1536" w:type="dxa"/>
            <w:noWrap/>
            <w:hideMark/>
          </w:tcPr>
          <w:p w14:paraId="6ABBC194"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 xml:space="preserve"> mse</w:t>
            </w:r>
          </w:p>
        </w:tc>
        <w:tc>
          <w:tcPr>
            <w:tcW w:w="1453" w:type="dxa"/>
            <w:noWrap/>
            <w:hideMark/>
          </w:tcPr>
          <w:p w14:paraId="6ABBC195"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n_eff</w:t>
            </w:r>
          </w:p>
        </w:tc>
        <w:tc>
          <w:tcPr>
            <w:tcW w:w="1539" w:type="dxa"/>
            <w:noWrap/>
            <w:hideMark/>
          </w:tcPr>
          <w:p w14:paraId="6ABBC196"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Rhat</w:t>
            </w:r>
          </w:p>
        </w:tc>
      </w:tr>
      <w:tr w:rsidR="005D314C" w:rsidRPr="00DC555B" w14:paraId="6ABBC19D" w14:textId="77777777" w:rsidTr="00691255">
        <w:trPr>
          <w:trHeight w:val="414"/>
        </w:trPr>
        <w:tc>
          <w:tcPr>
            <w:tcW w:w="1186" w:type="dxa"/>
            <w:noWrap/>
            <w:hideMark/>
          </w:tcPr>
          <w:p w14:paraId="6ABBC198" w14:textId="77777777" w:rsidR="005D314C" w:rsidRPr="00DC555B" w:rsidRDefault="005D314C"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a10</w:t>
            </w:r>
          </w:p>
        </w:tc>
        <w:tc>
          <w:tcPr>
            <w:tcW w:w="1536" w:type="dxa"/>
            <w:noWrap/>
            <w:hideMark/>
          </w:tcPr>
          <w:p w14:paraId="6ABBC199" w14:textId="77777777" w:rsidR="005D314C" w:rsidRPr="00DC555B" w:rsidRDefault="00691255"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0.003197047</w:t>
            </w:r>
          </w:p>
        </w:tc>
        <w:tc>
          <w:tcPr>
            <w:tcW w:w="1536" w:type="dxa"/>
            <w:noWrap/>
            <w:hideMark/>
          </w:tcPr>
          <w:p w14:paraId="6ABBC19A" w14:textId="77777777" w:rsidR="005D314C" w:rsidRPr="00DC555B" w:rsidRDefault="00691255"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1.35E-05</w:t>
            </w:r>
          </w:p>
        </w:tc>
        <w:tc>
          <w:tcPr>
            <w:tcW w:w="1453" w:type="dxa"/>
            <w:noWrap/>
            <w:hideMark/>
          </w:tcPr>
          <w:p w14:paraId="6ABBC19B" w14:textId="77777777" w:rsidR="005D314C" w:rsidRPr="00DC555B" w:rsidRDefault="00691255"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479.328038</w:t>
            </w:r>
          </w:p>
        </w:tc>
        <w:tc>
          <w:tcPr>
            <w:tcW w:w="1539" w:type="dxa"/>
            <w:noWrap/>
            <w:hideMark/>
          </w:tcPr>
          <w:p w14:paraId="6ABBC19C" w14:textId="77777777" w:rsidR="005D314C" w:rsidRPr="00DC555B" w:rsidRDefault="00691255"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1.00185756</w:t>
            </w:r>
          </w:p>
        </w:tc>
      </w:tr>
      <w:tr w:rsidR="005D314C" w:rsidRPr="00DC555B" w14:paraId="6ABBC1A3" w14:textId="77777777" w:rsidTr="00691255">
        <w:trPr>
          <w:trHeight w:val="433"/>
        </w:trPr>
        <w:tc>
          <w:tcPr>
            <w:tcW w:w="1186" w:type="dxa"/>
            <w:noWrap/>
            <w:hideMark/>
          </w:tcPr>
          <w:p w14:paraId="6ABBC19E" w14:textId="77777777" w:rsidR="005D314C" w:rsidRPr="00DC555B" w:rsidRDefault="005D314C"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a11</w:t>
            </w:r>
          </w:p>
        </w:tc>
        <w:tc>
          <w:tcPr>
            <w:tcW w:w="1536" w:type="dxa"/>
            <w:noWrap/>
            <w:hideMark/>
          </w:tcPr>
          <w:p w14:paraId="6ABBC19F" w14:textId="77777777" w:rsidR="005D314C" w:rsidRPr="00DC555B" w:rsidRDefault="00691255"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0.023381961</w:t>
            </w:r>
          </w:p>
        </w:tc>
        <w:tc>
          <w:tcPr>
            <w:tcW w:w="1536" w:type="dxa"/>
            <w:noWrap/>
            <w:hideMark/>
          </w:tcPr>
          <w:p w14:paraId="6ABBC1A0" w14:textId="77777777" w:rsidR="005D314C" w:rsidRPr="00DC555B" w:rsidRDefault="00691255"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0.000641168</w:t>
            </w:r>
          </w:p>
        </w:tc>
        <w:tc>
          <w:tcPr>
            <w:tcW w:w="1453" w:type="dxa"/>
            <w:noWrap/>
            <w:hideMark/>
          </w:tcPr>
          <w:p w14:paraId="6ABBC1A1" w14:textId="77777777" w:rsidR="005D314C" w:rsidRPr="00DC555B" w:rsidRDefault="00691255"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460.359907</w:t>
            </w:r>
            <w:r w:rsidRPr="00DC555B">
              <w:rPr>
                <w:rFonts w:ascii="SimSun" w:eastAsia="SimSun" w:hAnsi="SimSun" w:cs="SimSun"/>
                <w:color w:val="000000"/>
                <w:kern w:val="0"/>
                <w:szCs w:val="24"/>
              </w:rPr>
              <w:tab/>
            </w:r>
          </w:p>
        </w:tc>
        <w:tc>
          <w:tcPr>
            <w:tcW w:w="1539" w:type="dxa"/>
            <w:noWrap/>
            <w:hideMark/>
          </w:tcPr>
          <w:p w14:paraId="6ABBC1A2" w14:textId="77777777" w:rsidR="005D314C" w:rsidRPr="00DC555B" w:rsidRDefault="00691255"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1.001851582</w:t>
            </w:r>
          </w:p>
        </w:tc>
      </w:tr>
      <w:tr w:rsidR="005D314C" w:rsidRPr="00DC555B" w14:paraId="6ABBC1A9" w14:textId="77777777" w:rsidTr="00691255">
        <w:trPr>
          <w:trHeight w:val="414"/>
        </w:trPr>
        <w:tc>
          <w:tcPr>
            <w:tcW w:w="1186" w:type="dxa"/>
            <w:noWrap/>
            <w:hideMark/>
          </w:tcPr>
          <w:p w14:paraId="6ABBC1A4" w14:textId="77777777" w:rsidR="005D314C" w:rsidRPr="00DC555B" w:rsidRDefault="005D314C"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a20</w:t>
            </w:r>
          </w:p>
        </w:tc>
        <w:tc>
          <w:tcPr>
            <w:tcW w:w="1536" w:type="dxa"/>
            <w:noWrap/>
            <w:hideMark/>
          </w:tcPr>
          <w:p w14:paraId="6ABBC1A5" w14:textId="77777777" w:rsidR="005D314C" w:rsidRPr="00DC555B" w:rsidRDefault="00691255"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0.001192155</w:t>
            </w:r>
          </w:p>
        </w:tc>
        <w:tc>
          <w:tcPr>
            <w:tcW w:w="1536" w:type="dxa"/>
            <w:noWrap/>
            <w:hideMark/>
          </w:tcPr>
          <w:p w14:paraId="6ABBC1A6" w14:textId="77777777" w:rsidR="005D314C" w:rsidRPr="00DC555B" w:rsidRDefault="00691255"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1.97E-06</w:t>
            </w:r>
          </w:p>
        </w:tc>
        <w:tc>
          <w:tcPr>
            <w:tcW w:w="1453" w:type="dxa"/>
            <w:noWrap/>
            <w:hideMark/>
          </w:tcPr>
          <w:p w14:paraId="6ABBC1A7" w14:textId="77777777" w:rsidR="005D314C" w:rsidRPr="00DC555B" w:rsidRDefault="00691255"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511.5299402</w:t>
            </w:r>
          </w:p>
        </w:tc>
        <w:tc>
          <w:tcPr>
            <w:tcW w:w="1539" w:type="dxa"/>
            <w:noWrap/>
            <w:hideMark/>
          </w:tcPr>
          <w:p w14:paraId="6ABBC1A8" w14:textId="77777777" w:rsidR="005D314C" w:rsidRPr="00DC555B" w:rsidRDefault="00691255"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1.001391962</w:t>
            </w:r>
          </w:p>
        </w:tc>
      </w:tr>
      <w:tr w:rsidR="005D314C" w:rsidRPr="00DC555B" w14:paraId="6ABBC1AF" w14:textId="77777777" w:rsidTr="00691255">
        <w:trPr>
          <w:trHeight w:val="414"/>
        </w:trPr>
        <w:tc>
          <w:tcPr>
            <w:tcW w:w="1186" w:type="dxa"/>
            <w:noWrap/>
            <w:hideMark/>
          </w:tcPr>
          <w:p w14:paraId="6ABBC1AA" w14:textId="77777777" w:rsidR="005D314C" w:rsidRPr="00DC555B" w:rsidRDefault="005D314C"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a21</w:t>
            </w:r>
          </w:p>
        </w:tc>
        <w:tc>
          <w:tcPr>
            <w:tcW w:w="1536" w:type="dxa"/>
            <w:noWrap/>
            <w:hideMark/>
          </w:tcPr>
          <w:p w14:paraId="6ABBC1AB" w14:textId="77777777" w:rsidR="005D314C" w:rsidRPr="00DC555B" w:rsidRDefault="00691255"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0.046135176</w:t>
            </w:r>
          </w:p>
        </w:tc>
        <w:tc>
          <w:tcPr>
            <w:tcW w:w="1536" w:type="dxa"/>
            <w:noWrap/>
            <w:hideMark/>
          </w:tcPr>
          <w:p w14:paraId="6ABBC1AC" w14:textId="77777777" w:rsidR="005D314C" w:rsidRPr="00DC555B" w:rsidRDefault="00691255"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0.002250125</w:t>
            </w:r>
          </w:p>
        </w:tc>
        <w:tc>
          <w:tcPr>
            <w:tcW w:w="1453" w:type="dxa"/>
            <w:noWrap/>
            <w:hideMark/>
          </w:tcPr>
          <w:p w14:paraId="6ABBC1AD" w14:textId="77777777" w:rsidR="005D314C" w:rsidRPr="00DC555B" w:rsidRDefault="00691255"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466.0085371</w:t>
            </w:r>
          </w:p>
        </w:tc>
        <w:tc>
          <w:tcPr>
            <w:tcW w:w="1539" w:type="dxa"/>
            <w:noWrap/>
            <w:hideMark/>
          </w:tcPr>
          <w:p w14:paraId="6ABBC1AE" w14:textId="77777777" w:rsidR="005D314C" w:rsidRPr="00DC555B" w:rsidRDefault="00691255"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1.001600684</w:t>
            </w:r>
          </w:p>
        </w:tc>
      </w:tr>
    </w:tbl>
    <w:p w14:paraId="6ABBC1B0" w14:textId="77777777" w:rsidR="0079575E" w:rsidRDefault="0079575E" w:rsidP="00FF1B4C">
      <w:pPr>
        <w:jc w:val="center"/>
        <w:rPr>
          <w:szCs w:val="24"/>
        </w:rPr>
      </w:pPr>
    </w:p>
    <w:p w14:paraId="6ABBC1B1" w14:textId="77777777" w:rsidR="00FF273F" w:rsidRDefault="00FF273F" w:rsidP="004C3DB4">
      <w:pPr>
        <w:textAlignment w:val="center"/>
      </w:pPr>
    </w:p>
    <w:p w14:paraId="6ABBC1B2" w14:textId="77777777" w:rsidR="00FF273F" w:rsidRDefault="00FF273F" w:rsidP="004C3DB4">
      <w:pPr>
        <w:textAlignment w:val="center"/>
      </w:pPr>
    </w:p>
    <w:p w14:paraId="6ABBC1B3" w14:textId="77777777" w:rsidR="005D314C" w:rsidRPr="004C3DB4" w:rsidRDefault="0079575E" w:rsidP="004C3DB4">
      <w:pPr>
        <w:ind w:left="2100" w:firstLineChars="175" w:firstLine="420"/>
        <w:textAlignment w:val="center"/>
      </w:pPr>
      <w:r w:rsidRPr="00D65D22">
        <w:rPr>
          <w:rFonts w:hint="eastAsia"/>
        </w:rPr>
        <w:t>表</w:t>
      </w:r>
      <w:r w:rsidR="00A83050" w:rsidRPr="00D65D22">
        <w:rPr>
          <w:rFonts w:hint="eastAsia"/>
        </w:rPr>
        <w:t>（</w:t>
      </w:r>
      <w:r w:rsidR="00A83050" w:rsidRPr="00D65D22">
        <w:rPr>
          <w:rFonts w:asciiTheme="minorEastAsia" w:hAnsiTheme="minorEastAsia" w:hint="eastAsia"/>
        </w:rPr>
        <w:t>4-2</w:t>
      </w:r>
      <w:r w:rsidR="00FF1B4C" w:rsidRPr="00D65D22">
        <w:rPr>
          <w:rFonts w:hint="eastAsia"/>
        </w:rPr>
        <w:t>）</w:t>
      </w:r>
      <w:r w:rsidR="005B7E5C" w:rsidRPr="00D65D22">
        <w:object w:dxaOrig="360" w:dyaOrig="300" w14:anchorId="6ABBC4CE">
          <v:shape id="_x0000_i1482" type="#_x0000_t75" style="width:18.75pt;height:15pt" o:ole="">
            <v:imagedata r:id="rId856" o:title=""/>
          </v:shape>
          <o:OLEObject Type="Embed" ProgID="Equation.DSMT4" ShapeID="_x0000_i1482" DrawAspect="Content" ObjectID="_1617179798" r:id="rId857"/>
        </w:object>
      </w:r>
      <w:r w:rsidR="00ED1D11" w:rsidRPr="00D65D22">
        <w:rPr>
          <w:rFonts w:hint="eastAsia"/>
        </w:rPr>
        <w:t>=50</w:t>
      </w:r>
      <w:r w:rsidR="00D65D22">
        <w:rPr>
          <w:rFonts w:hint="eastAsia"/>
        </w:rPr>
        <w:t xml:space="preserve"> </w:t>
      </w:r>
      <w:r w:rsidR="00907778" w:rsidRPr="00D65D22">
        <w:rPr>
          <w:rFonts w:hint="eastAsia"/>
        </w:rPr>
        <w:t>（</w:t>
      </w:r>
      <w:r w:rsidR="00D65D22">
        <w:rPr>
          <w:rFonts w:hint="eastAsia"/>
          <w:kern w:val="0"/>
        </w:rPr>
        <w:t>中</w:t>
      </w:r>
      <w:r w:rsidR="00907778" w:rsidRPr="00D65D22">
        <w:rPr>
          <w:rFonts w:hint="eastAsia"/>
          <w:kern w:val="0"/>
        </w:rPr>
        <w:t>可靠性</w:t>
      </w:r>
      <w:r w:rsidR="00907778" w:rsidRPr="00D65D22">
        <w:rPr>
          <w:rFonts w:hint="eastAsia"/>
        </w:rPr>
        <w:t>）</w:t>
      </w:r>
    </w:p>
    <w:tbl>
      <w:tblPr>
        <w:tblStyle w:val="TableGrid"/>
        <w:tblW w:w="0" w:type="auto"/>
        <w:tblLook w:val="04A0" w:firstRow="1" w:lastRow="0" w:firstColumn="1" w:lastColumn="0" w:noHBand="0" w:noVBand="1"/>
      </w:tblPr>
      <w:tblGrid>
        <w:gridCol w:w="8522"/>
      </w:tblGrid>
      <w:tr w:rsidR="00907778" w:rsidRPr="00DC555B" w14:paraId="6ABBC1D3" w14:textId="77777777" w:rsidTr="00907778">
        <w:tc>
          <w:tcPr>
            <w:tcW w:w="8522" w:type="dxa"/>
            <w:tcBorders>
              <w:top w:val="nil"/>
              <w:left w:val="nil"/>
              <w:bottom w:val="nil"/>
              <w:right w:val="nil"/>
            </w:tcBorders>
          </w:tcPr>
          <w:tbl>
            <w:tblPr>
              <w:tblStyle w:val="TableGrid"/>
              <w:tblW w:w="7230" w:type="dxa"/>
              <w:tblInd w:w="562" w:type="dxa"/>
              <w:tblLook w:val="04A0" w:firstRow="1" w:lastRow="0" w:firstColumn="1" w:lastColumn="0" w:noHBand="0" w:noVBand="1"/>
            </w:tblPr>
            <w:tblGrid>
              <w:gridCol w:w="1134"/>
              <w:gridCol w:w="1536"/>
              <w:gridCol w:w="1559"/>
              <w:gridCol w:w="1536"/>
              <w:gridCol w:w="1701"/>
            </w:tblGrid>
            <w:tr w:rsidR="005D314C" w:rsidRPr="00DC555B" w14:paraId="6ABBC1B9" w14:textId="77777777" w:rsidTr="00555942">
              <w:trPr>
                <w:trHeight w:val="488"/>
              </w:trPr>
              <w:tc>
                <w:tcPr>
                  <w:tcW w:w="1134" w:type="dxa"/>
                  <w:noWrap/>
                  <w:hideMark/>
                </w:tcPr>
                <w:p w14:paraId="6ABBC1B4" w14:textId="77777777" w:rsidR="005D314C" w:rsidRPr="00DC555B" w:rsidRDefault="005D314C" w:rsidP="00DC555B">
                  <w:pPr>
                    <w:spacing w:line="360" w:lineRule="auto"/>
                    <w:jc w:val="center"/>
                    <w:rPr>
                      <w:rFonts w:ascii="SimSun" w:eastAsia="SimSun" w:hAnsi="SimSun" w:cs="SimSun"/>
                      <w:color w:val="000000"/>
                      <w:kern w:val="0"/>
                      <w:szCs w:val="24"/>
                    </w:rPr>
                  </w:pPr>
                </w:p>
              </w:tc>
              <w:tc>
                <w:tcPr>
                  <w:tcW w:w="1418" w:type="dxa"/>
                  <w:noWrap/>
                  <w:hideMark/>
                </w:tcPr>
                <w:p w14:paraId="6ABBC1B5" w14:textId="77777777" w:rsidR="005D314C" w:rsidRPr="00DC555B" w:rsidRDefault="00067C0F" w:rsidP="00DC555B">
                  <w:pPr>
                    <w:spacing w:line="360" w:lineRule="auto"/>
                    <w:ind w:firstLineChars="200" w:firstLine="480"/>
                    <w:rPr>
                      <w:rFonts w:ascii="SimSun" w:eastAsia="SimSun" w:hAnsi="SimSun" w:cs="SimSun"/>
                      <w:color w:val="000000"/>
                      <w:kern w:val="0"/>
                      <w:szCs w:val="24"/>
                    </w:rPr>
                  </w:pPr>
                  <w:r w:rsidRPr="00DC555B">
                    <w:rPr>
                      <w:rFonts w:ascii="SimSun" w:eastAsia="SimSun" w:hAnsi="SimSun" w:cs="SimSun" w:hint="eastAsia"/>
                      <w:color w:val="000000"/>
                      <w:kern w:val="0"/>
                      <w:szCs w:val="24"/>
                    </w:rPr>
                    <w:t>Bias</w:t>
                  </w:r>
                </w:p>
              </w:tc>
              <w:tc>
                <w:tcPr>
                  <w:tcW w:w="1559" w:type="dxa"/>
                  <w:noWrap/>
                  <w:hideMark/>
                </w:tcPr>
                <w:p w14:paraId="6ABBC1B6" w14:textId="77777777" w:rsidR="005D314C" w:rsidRPr="00DC555B" w:rsidRDefault="00C70397"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mse</w:t>
                  </w:r>
                </w:p>
              </w:tc>
              <w:tc>
                <w:tcPr>
                  <w:tcW w:w="1418" w:type="dxa"/>
                  <w:noWrap/>
                  <w:hideMark/>
                </w:tcPr>
                <w:p w14:paraId="6ABBC1B7"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n_eff</w:t>
                  </w:r>
                </w:p>
              </w:tc>
              <w:tc>
                <w:tcPr>
                  <w:tcW w:w="1701" w:type="dxa"/>
                  <w:noWrap/>
                  <w:hideMark/>
                </w:tcPr>
                <w:p w14:paraId="6ABBC1B8"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Rhat</w:t>
                  </w:r>
                </w:p>
              </w:tc>
            </w:tr>
            <w:tr w:rsidR="00ED0BA4" w:rsidRPr="00DC555B" w14:paraId="6ABBC1BF" w14:textId="77777777" w:rsidTr="00555942">
              <w:trPr>
                <w:trHeight w:val="488"/>
              </w:trPr>
              <w:tc>
                <w:tcPr>
                  <w:tcW w:w="1134" w:type="dxa"/>
                  <w:noWrap/>
                  <w:hideMark/>
                </w:tcPr>
                <w:p w14:paraId="6ABBC1BA" w14:textId="77777777" w:rsidR="00ED0BA4" w:rsidRPr="00DC555B" w:rsidRDefault="00ED0BA4"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a10</w:t>
                  </w:r>
                </w:p>
              </w:tc>
              <w:tc>
                <w:tcPr>
                  <w:tcW w:w="1418" w:type="dxa"/>
                  <w:noWrap/>
                  <w:hideMark/>
                </w:tcPr>
                <w:p w14:paraId="6ABBC1BB"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0.005973457</w:t>
                  </w:r>
                </w:p>
              </w:tc>
              <w:tc>
                <w:tcPr>
                  <w:tcW w:w="1559" w:type="dxa"/>
                  <w:noWrap/>
                  <w:hideMark/>
                </w:tcPr>
                <w:p w14:paraId="6ABBC1BC"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3.66E-05</w:t>
                  </w:r>
                </w:p>
              </w:tc>
              <w:tc>
                <w:tcPr>
                  <w:tcW w:w="1418" w:type="dxa"/>
                  <w:noWrap/>
                  <w:hideMark/>
                </w:tcPr>
                <w:p w14:paraId="6ABBC1BD"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438.1811065</w:t>
                  </w:r>
                </w:p>
              </w:tc>
              <w:tc>
                <w:tcPr>
                  <w:tcW w:w="1701" w:type="dxa"/>
                  <w:noWrap/>
                  <w:hideMark/>
                </w:tcPr>
                <w:p w14:paraId="6ABBC1BE"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1.001330465</w:t>
                  </w:r>
                </w:p>
              </w:tc>
            </w:tr>
            <w:tr w:rsidR="00ED0BA4" w:rsidRPr="00DC555B" w14:paraId="6ABBC1C5" w14:textId="77777777" w:rsidTr="00555942">
              <w:trPr>
                <w:trHeight w:val="465"/>
              </w:trPr>
              <w:tc>
                <w:tcPr>
                  <w:tcW w:w="1134" w:type="dxa"/>
                  <w:noWrap/>
                  <w:hideMark/>
                </w:tcPr>
                <w:p w14:paraId="6ABBC1C0" w14:textId="77777777" w:rsidR="00ED0BA4" w:rsidRPr="00DC555B" w:rsidRDefault="00ED0BA4"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a11</w:t>
                  </w:r>
                </w:p>
              </w:tc>
              <w:tc>
                <w:tcPr>
                  <w:tcW w:w="1418" w:type="dxa"/>
                  <w:noWrap/>
                  <w:hideMark/>
                </w:tcPr>
                <w:p w14:paraId="6ABBC1C1"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0.010946503</w:t>
                  </w:r>
                </w:p>
              </w:tc>
              <w:tc>
                <w:tcPr>
                  <w:tcW w:w="1559" w:type="dxa"/>
                  <w:noWrap/>
                  <w:hideMark/>
                </w:tcPr>
                <w:p w14:paraId="6ABBC1C2"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0.000164971</w:t>
                  </w:r>
                </w:p>
              </w:tc>
              <w:tc>
                <w:tcPr>
                  <w:tcW w:w="1418" w:type="dxa"/>
                  <w:noWrap/>
                  <w:hideMark/>
                </w:tcPr>
                <w:p w14:paraId="6ABBC1C3"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480.6474556</w:t>
                  </w:r>
                </w:p>
              </w:tc>
              <w:tc>
                <w:tcPr>
                  <w:tcW w:w="1701" w:type="dxa"/>
                  <w:noWrap/>
                  <w:hideMark/>
                </w:tcPr>
                <w:p w14:paraId="6ABBC1C4"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1.001098922</w:t>
                  </w:r>
                </w:p>
              </w:tc>
            </w:tr>
            <w:tr w:rsidR="00ED0BA4" w:rsidRPr="00DC555B" w14:paraId="6ABBC1CB" w14:textId="77777777" w:rsidTr="00555942">
              <w:trPr>
                <w:trHeight w:val="488"/>
              </w:trPr>
              <w:tc>
                <w:tcPr>
                  <w:tcW w:w="1134" w:type="dxa"/>
                  <w:noWrap/>
                  <w:hideMark/>
                </w:tcPr>
                <w:p w14:paraId="6ABBC1C6" w14:textId="77777777" w:rsidR="00ED0BA4" w:rsidRPr="00DC555B" w:rsidRDefault="00ED0BA4"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a20</w:t>
                  </w:r>
                </w:p>
              </w:tc>
              <w:tc>
                <w:tcPr>
                  <w:tcW w:w="1418" w:type="dxa"/>
                  <w:noWrap/>
                  <w:hideMark/>
                </w:tcPr>
                <w:p w14:paraId="6ABBC1C7"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0.000439011</w:t>
                  </w:r>
                </w:p>
              </w:tc>
              <w:tc>
                <w:tcPr>
                  <w:tcW w:w="1559" w:type="dxa"/>
                  <w:noWrap/>
                  <w:hideMark/>
                </w:tcPr>
                <w:p w14:paraId="6ABBC1C8"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3.01E-07</w:t>
                  </w:r>
                </w:p>
              </w:tc>
              <w:tc>
                <w:tcPr>
                  <w:tcW w:w="1418" w:type="dxa"/>
                  <w:noWrap/>
                  <w:hideMark/>
                </w:tcPr>
                <w:p w14:paraId="6ABBC1C9"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471.82886</w:t>
                  </w:r>
                </w:p>
              </w:tc>
              <w:tc>
                <w:tcPr>
                  <w:tcW w:w="1701" w:type="dxa"/>
                  <w:noWrap/>
                  <w:hideMark/>
                </w:tcPr>
                <w:p w14:paraId="6ABBC1CA"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1.001694529</w:t>
                  </w:r>
                </w:p>
              </w:tc>
            </w:tr>
            <w:tr w:rsidR="00ED0BA4" w:rsidRPr="00DC555B" w14:paraId="6ABBC1D1" w14:textId="77777777" w:rsidTr="00555942">
              <w:trPr>
                <w:trHeight w:val="488"/>
              </w:trPr>
              <w:tc>
                <w:tcPr>
                  <w:tcW w:w="1134" w:type="dxa"/>
                  <w:noWrap/>
                  <w:hideMark/>
                </w:tcPr>
                <w:p w14:paraId="6ABBC1CC" w14:textId="77777777" w:rsidR="00ED0BA4" w:rsidRPr="00DC555B" w:rsidRDefault="00ED0BA4"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a21</w:t>
                  </w:r>
                </w:p>
              </w:tc>
              <w:tc>
                <w:tcPr>
                  <w:tcW w:w="1418" w:type="dxa"/>
                  <w:noWrap/>
                  <w:hideMark/>
                </w:tcPr>
                <w:p w14:paraId="6ABBC1CD"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0.020821705</w:t>
                  </w:r>
                </w:p>
              </w:tc>
              <w:tc>
                <w:tcPr>
                  <w:tcW w:w="1559" w:type="dxa"/>
                  <w:noWrap/>
                  <w:hideMark/>
                </w:tcPr>
                <w:p w14:paraId="6ABBC1CE"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0.000636074</w:t>
                  </w:r>
                </w:p>
              </w:tc>
              <w:tc>
                <w:tcPr>
                  <w:tcW w:w="1418" w:type="dxa"/>
                  <w:noWrap/>
                  <w:hideMark/>
                </w:tcPr>
                <w:p w14:paraId="6ABBC1CF"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483.6800324</w:t>
                  </w:r>
                </w:p>
              </w:tc>
              <w:tc>
                <w:tcPr>
                  <w:tcW w:w="1701" w:type="dxa"/>
                  <w:noWrap/>
                  <w:hideMark/>
                </w:tcPr>
                <w:p w14:paraId="6ABBC1D0"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1.001436335</w:t>
                  </w:r>
                </w:p>
              </w:tc>
            </w:tr>
          </w:tbl>
          <w:p w14:paraId="6ABBC1D2" w14:textId="77777777" w:rsidR="00907778" w:rsidRPr="00DC555B" w:rsidRDefault="00907778" w:rsidP="00DC555B">
            <w:pPr>
              <w:spacing w:line="360" w:lineRule="auto"/>
              <w:textAlignment w:val="center"/>
              <w:rPr>
                <w:szCs w:val="24"/>
              </w:rPr>
            </w:pPr>
          </w:p>
        </w:tc>
      </w:tr>
    </w:tbl>
    <w:p w14:paraId="6ABBC1D4" w14:textId="77777777" w:rsidR="00A23444" w:rsidRPr="00DC555B" w:rsidRDefault="00A23444" w:rsidP="00DC555B">
      <w:pPr>
        <w:spacing w:line="360" w:lineRule="auto"/>
        <w:textAlignment w:val="center"/>
        <w:rPr>
          <w:szCs w:val="24"/>
        </w:rPr>
      </w:pPr>
    </w:p>
    <w:p w14:paraId="6ABBC1D5" w14:textId="77777777" w:rsidR="00FF273F" w:rsidRDefault="00FF273F">
      <w:pPr>
        <w:rPr>
          <w:szCs w:val="24"/>
        </w:rPr>
      </w:pPr>
    </w:p>
    <w:p w14:paraId="6ABBC1D6" w14:textId="77777777" w:rsidR="005D314C" w:rsidRPr="004C3DB4" w:rsidRDefault="00D65D22" w:rsidP="004C3DB4">
      <w:pPr>
        <w:spacing w:line="360" w:lineRule="auto"/>
        <w:jc w:val="center"/>
        <w:textAlignment w:val="center"/>
        <w:rPr>
          <w:szCs w:val="24"/>
        </w:rPr>
      </w:pPr>
      <w:r>
        <w:rPr>
          <w:rFonts w:hint="eastAsia"/>
          <w:szCs w:val="24"/>
        </w:rPr>
        <w:t xml:space="preserve"> </w:t>
      </w:r>
      <w:r w:rsidR="0079575E" w:rsidRPr="00DC555B">
        <w:rPr>
          <w:rFonts w:hint="eastAsia"/>
          <w:szCs w:val="24"/>
        </w:rPr>
        <w:t>表</w:t>
      </w:r>
      <w:r w:rsidR="00A83050" w:rsidRPr="00DC555B">
        <w:rPr>
          <w:rFonts w:hint="eastAsia"/>
          <w:szCs w:val="24"/>
        </w:rPr>
        <w:t>（</w:t>
      </w:r>
      <w:r w:rsidR="00D62ACA" w:rsidRPr="00D65D22">
        <w:rPr>
          <w:rFonts w:asciiTheme="minorEastAsia" w:hAnsiTheme="minorEastAsia" w:hint="eastAsia"/>
          <w:szCs w:val="24"/>
        </w:rPr>
        <w:t>4-3</w:t>
      </w:r>
      <w:r w:rsidR="00A83050" w:rsidRPr="00DC555B">
        <w:rPr>
          <w:rFonts w:hint="eastAsia"/>
          <w:szCs w:val="24"/>
        </w:rPr>
        <w:t>）</w:t>
      </w:r>
      <w:r w:rsidR="005D314C" w:rsidRPr="00DC555B">
        <w:rPr>
          <w:rFonts w:hint="eastAsia"/>
          <w:szCs w:val="24"/>
        </w:rPr>
        <w:t xml:space="preserve"> </w:t>
      </w:r>
      <w:r w:rsidR="005B7E5C" w:rsidRPr="00DC555B">
        <w:rPr>
          <w:rFonts w:ascii="Arial" w:hAnsi="Arial" w:cs="Arial"/>
          <w:color w:val="222222"/>
          <w:szCs w:val="24"/>
        </w:rPr>
        <w:object w:dxaOrig="360" w:dyaOrig="300" w14:anchorId="6ABBC4CF">
          <v:shape id="_x0000_i1483" type="#_x0000_t75" style="width:18.75pt;height:15pt" o:ole="">
            <v:imagedata r:id="rId858" o:title=""/>
          </v:shape>
          <o:OLEObject Type="Embed" ProgID="Equation.DSMT4" ShapeID="_x0000_i1483" DrawAspect="Content" ObjectID="_1617179799" r:id="rId859"/>
        </w:object>
      </w:r>
      <w:r w:rsidR="00ED1D11" w:rsidRPr="00DC555B">
        <w:rPr>
          <w:rFonts w:ascii="Arial" w:hAnsi="Arial" w:cs="Arial" w:hint="eastAsia"/>
          <w:color w:val="222222"/>
          <w:szCs w:val="24"/>
        </w:rPr>
        <w:t>=100</w:t>
      </w:r>
      <w:r w:rsidR="00D858DB" w:rsidRPr="00DC555B">
        <w:rPr>
          <w:rFonts w:ascii="Arial" w:hAnsi="Arial" w:cs="Arial" w:hint="eastAsia"/>
          <w:color w:val="222222"/>
          <w:szCs w:val="24"/>
        </w:rPr>
        <w:t>（低</w:t>
      </w:r>
      <w:r w:rsidR="005B7E5C" w:rsidRPr="00DC555B">
        <w:rPr>
          <w:rFonts w:ascii="Arial" w:hAnsi="Arial" w:cs="Arial" w:hint="eastAsia"/>
          <w:color w:val="222222"/>
          <w:szCs w:val="24"/>
        </w:rPr>
        <w:t>可靠性）</w:t>
      </w:r>
    </w:p>
    <w:tbl>
      <w:tblPr>
        <w:tblStyle w:val="TableGrid"/>
        <w:tblW w:w="7371" w:type="dxa"/>
        <w:tblInd w:w="675" w:type="dxa"/>
        <w:tblLook w:val="04A0" w:firstRow="1" w:lastRow="0" w:firstColumn="1" w:lastColumn="0" w:noHBand="0" w:noVBand="1"/>
      </w:tblPr>
      <w:tblGrid>
        <w:gridCol w:w="1323"/>
        <w:gridCol w:w="1536"/>
        <w:gridCol w:w="1536"/>
        <w:gridCol w:w="1536"/>
        <w:gridCol w:w="1797"/>
      </w:tblGrid>
      <w:tr w:rsidR="005D314C" w:rsidRPr="00DC555B" w14:paraId="6ABBC1DC" w14:textId="77777777" w:rsidTr="00555942">
        <w:trPr>
          <w:trHeight w:val="509"/>
        </w:trPr>
        <w:tc>
          <w:tcPr>
            <w:tcW w:w="1323" w:type="dxa"/>
            <w:noWrap/>
            <w:hideMark/>
          </w:tcPr>
          <w:p w14:paraId="6ABBC1D7" w14:textId="77777777" w:rsidR="005D314C" w:rsidRPr="00DC555B" w:rsidRDefault="005D314C" w:rsidP="00DC555B">
            <w:pPr>
              <w:spacing w:line="360" w:lineRule="auto"/>
              <w:rPr>
                <w:rFonts w:ascii="SimSun" w:eastAsia="SimSun" w:hAnsi="SimSun" w:cs="SimSun"/>
                <w:color w:val="000000"/>
                <w:kern w:val="0"/>
                <w:szCs w:val="24"/>
              </w:rPr>
            </w:pPr>
          </w:p>
        </w:tc>
        <w:tc>
          <w:tcPr>
            <w:tcW w:w="1417" w:type="dxa"/>
            <w:noWrap/>
            <w:hideMark/>
          </w:tcPr>
          <w:p w14:paraId="6ABBC1D8" w14:textId="77777777" w:rsidR="005D314C" w:rsidRPr="00DC555B" w:rsidRDefault="00067C0F"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Bias</w:t>
            </w:r>
          </w:p>
        </w:tc>
        <w:tc>
          <w:tcPr>
            <w:tcW w:w="1417" w:type="dxa"/>
            <w:noWrap/>
            <w:hideMark/>
          </w:tcPr>
          <w:p w14:paraId="6ABBC1D9" w14:textId="77777777" w:rsidR="005D314C" w:rsidRPr="00DC555B" w:rsidRDefault="00067C0F"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mse</w:t>
            </w:r>
          </w:p>
        </w:tc>
        <w:tc>
          <w:tcPr>
            <w:tcW w:w="1417" w:type="dxa"/>
            <w:noWrap/>
            <w:hideMark/>
          </w:tcPr>
          <w:p w14:paraId="6ABBC1DA"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n_eff</w:t>
            </w:r>
          </w:p>
        </w:tc>
        <w:tc>
          <w:tcPr>
            <w:tcW w:w="1797" w:type="dxa"/>
            <w:noWrap/>
            <w:hideMark/>
          </w:tcPr>
          <w:p w14:paraId="6ABBC1DB" w14:textId="77777777" w:rsidR="005D314C" w:rsidRPr="00DC555B" w:rsidRDefault="005D314C" w:rsidP="00DC555B">
            <w:pPr>
              <w:spacing w:line="360" w:lineRule="auto"/>
              <w:jc w:val="center"/>
              <w:rPr>
                <w:rFonts w:ascii="SimSun" w:eastAsia="SimSun" w:hAnsi="SimSun" w:cs="SimSun"/>
                <w:color w:val="000000"/>
                <w:kern w:val="0"/>
                <w:szCs w:val="24"/>
              </w:rPr>
            </w:pPr>
            <w:r w:rsidRPr="00DC555B">
              <w:rPr>
                <w:rFonts w:ascii="SimSun" w:eastAsia="SimSun" w:hAnsi="SimSun" w:cs="SimSun" w:hint="eastAsia"/>
                <w:color w:val="000000"/>
                <w:kern w:val="0"/>
                <w:szCs w:val="24"/>
              </w:rPr>
              <w:t>Rhat</w:t>
            </w:r>
          </w:p>
        </w:tc>
      </w:tr>
      <w:tr w:rsidR="00ED0BA4" w:rsidRPr="00DC555B" w14:paraId="6ABBC1E2" w14:textId="77777777" w:rsidTr="00555942">
        <w:trPr>
          <w:trHeight w:val="509"/>
        </w:trPr>
        <w:tc>
          <w:tcPr>
            <w:tcW w:w="1323" w:type="dxa"/>
            <w:noWrap/>
            <w:hideMark/>
          </w:tcPr>
          <w:p w14:paraId="6ABBC1DD" w14:textId="77777777" w:rsidR="00ED0BA4" w:rsidRPr="00DC555B" w:rsidRDefault="00ED0BA4"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a10</w:t>
            </w:r>
          </w:p>
        </w:tc>
        <w:tc>
          <w:tcPr>
            <w:tcW w:w="1417" w:type="dxa"/>
            <w:noWrap/>
            <w:hideMark/>
          </w:tcPr>
          <w:p w14:paraId="6ABBC1DE"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0.006493055</w:t>
            </w:r>
          </w:p>
        </w:tc>
        <w:tc>
          <w:tcPr>
            <w:tcW w:w="1417" w:type="dxa"/>
            <w:noWrap/>
            <w:hideMark/>
          </w:tcPr>
          <w:p w14:paraId="6ABBC1DF"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4.28E-05</w:t>
            </w:r>
          </w:p>
        </w:tc>
        <w:tc>
          <w:tcPr>
            <w:tcW w:w="1417" w:type="dxa"/>
            <w:noWrap/>
            <w:hideMark/>
          </w:tcPr>
          <w:p w14:paraId="6ABBC1E0"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476.1842947</w:t>
            </w:r>
          </w:p>
        </w:tc>
        <w:tc>
          <w:tcPr>
            <w:tcW w:w="1797" w:type="dxa"/>
            <w:noWrap/>
            <w:hideMark/>
          </w:tcPr>
          <w:p w14:paraId="6ABBC1E1"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1.001793658</w:t>
            </w:r>
          </w:p>
        </w:tc>
      </w:tr>
      <w:tr w:rsidR="00ED0BA4" w:rsidRPr="00DC555B" w14:paraId="6ABBC1E8" w14:textId="77777777" w:rsidTr="00555942">
        <w:trPr>
          <w:trHeight w:val="509"/>
        </w:trPr>
        <w:tc>
          <w:tcPr>
            <w:tcW w:w="1323" w:type="dxa"/>
            <w:noWrap/>
            <w:hideMark/>
          </w:tcPr>
          <w:p w14:paraId="6ABBC1E3" w14:textId="77777777" w:rsidR="00ED0BA4" w:rsidRPr="00DC555B" w:rsidRDefault="00ED0BA4"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a11</w:t>
            </w:r>
          </w:p>
        </w:tc>
        <w:tc>
          <w:tcPr>
            <w:tcW w:w="1417" w:type="dxa"/>
            <w:noWrap/>
            <w:hideMark/>
          </w:tcPr>
          <w:p w14:paraId="6ABBC1E4"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0.008025458</w:t>
            </w:r>
          </w:p>
        </w:tc>
        <w:tc>
          <w:tcPr>
            <w:tcW w:w="1417" w:type="dxa"/>
            <w:noWrap/>
            <w:hideMark/>
          </w:tcPr>
          <w:p w14:paraId="6ABBC1E5"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0.000106924</w:t>
            </w:r>
          </w:p>
        </w:tc>
        <w:tc>
          <w:tcPr>
            <w:tcW w:w="1417" w:type="dxa"/>
            <w:noWrap/>
            <w:hideMark/>
          </w:tcPr>
          <w:p w14:paraId="6ABBC1E6"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483.9719584</w:t>
            </w:r>
          </w:p>
        </w:tc>
        <w:tc>
          <w:tcPr>
            <w:tcW w:w="1797" w:type="dxa"/>
            <w:noWrap/>
            <w:hideMark/>
          </w:tcPr>
          <w:p w14:paraId="6ABBC1E7"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1.001708507</w:t>
            </w:r>
          </w:p>
        </w:tc>
      </w:tr>
      <w:tr w:rsidR="00ED0BA4" w:rsidRPr="00DC555B" w14:paraId="6ABBC1EE" w14:textId="77777777" w:rsidTr="00555942">
        <w:trPr>
          <w:trHeight w:val="509"/>
        </w:trPr>
        <w:tc>
          <w:tcPr>
            <w:tcW w:w="1323" w:type="dxa"/>
            <w:noWrap/>
            <w:hideMark/>
          </w:tcPr>
          <w:p w14:paraId="6ABBC1E9" w14:textId="77777777" w:rsidR="00ED0BA4" w:rsidRPr="00DC555B" w:rsidRDefault="00ED0BA4"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a20</w:t>
            </w:r>
          </w:p>
        </w:tc>
        <w:tc>
          <w:tcPr>
            <w:tcW w:w="1417" w:type="dxa"/>
            <w:noWrap/>
            <w:hideMark/>
          </w:tcPr>
          <w:p w14:paraId="6ABBC1EA"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0.000562883</w:t>
            </w:r>
          </w:p>
        </w:tc>
        <w:tc>
          <w:tcPr>
            <w:tcW w:w="1417" w:type="dxa"/>
            <w:noWrap/>
            <w:hideMark/>
          </w:tcPr>
          <w:p w14:paraId="6ABBC1EB"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3.36E-07</w:t>
            </w:r>
          </w:p>
        </w:tc>
        <w:tc>
          <w:tcPr>
            <w:tcW w:w="1417" w:type="dxa"/>
            <w:noWrap/>
            <w:hideMark/>
          </w:tcPr>
          <w:p w14:paraId="6ABBC1EC"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498.4612981</w:t>
            </w:r>
          </w:p>
        </w:tc>
        <w:tc>
          <w:tcPr>
            <w:tcW w:w="1797" w:type="dxa"/>
            <w:noWrap/>
            <w:hideMark/>
          </w:tcPr>
          <w:p w14:paraId="6ABBC1ED"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1.000644258</w:t>
            </w:r>
          </w:p>
        </w:tc>
      </w:tr>
      <w:tr w:rsidR="00ED0BA4" w:rsidRPr="00DC555B" w14:paraId="6ABBC1F4" w14:textId="77777777" w:rsidTr="00555942">
        <w:trPr>
          <w:trHeight w:val="509"/>
        </w:trPr>
        <w:tc>
          <w:tcPr>
            <w:tcW w:w="1323" w:type="dxa"/>
            <w:noWrap/>
            <w:hideMark/>
          </w:tcPr>
          <w:p w14:paraId="6ABBC1EF" w14:textId="77777777" w:rsidR="00ED0BA4" w:rsidRPr="00DC555B" w:rsidRDefault="00ED0BA4"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a21</w:t>
            </w:r>
          </w:p>
        </w:tc>
        <w:tc>
          <w:tcPr>
            <w:tcW w:w="1417" w:type="dxa"/>
            <w:noWrap/>
            <w:hideMark/>
          </w:tcPr>
          <w:p w14:paraId="6ABBC1F0"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0.011460947</w:t>
            </w:r>
          </w:p>
        </w:tc>
        <w:tc>
          <w:tcPr>
            <w:tcW w:w="1417" w:type="dxa"/>
            <w:noWrap/>
            <w:hideMark/>
          </w:tcPr>
          <w:p w14:paraId="6ABBC1F1"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0.000220049</w:t>
            </w:r>
          </w:p>
        </w:tc>
        <w:tc>
          <w:tcPr>
            <w:tcW w:w="1417" w:type="dxa"/>
            <w:noWrap/>
            <w:hideMark/>
          </w:tcPr>
          <w:p w14:paraId="6ABBC1F2"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476.800362</w:t>
            </w:r>
          </w:p>
        </w:tc>
        <w:tc>
          <w:tcPr>
            <w:tcW w:w="1797" w:type="dxa"/>
            <w:noWrap/>
            <w:hideMark/>
          </w:tcPr>
          <w:p w14:paraId="6ABBC1F3" w14:textId="77777777" w:rsidR="00ED0BA4" w:rsidRPr="00DC555B" w:rsidRDefault="00555942" w:rsidP="00DC555B">
            <w:pPr>
              <w:spacing w:line="360" w:lineRule="auto"/>
              <w:jc w:val="right"/>
              <w:rPr>
                <w:rFonts w:ascii="SimSun" w:eastAsia="SimSun" w:hAnsi="SimSun" w:cs="SimSun"/>
                <w:color w:val="000000"/>
                <w:kern w:val="0"/>
                <w:szCs w:val="24"/>
              </w:rPr>
            </w:pPr>
            <w:r w:rsidRPr="00DC555B">
              <w:rPr>
                <w:rFonts w:ascii="SimSun" w:eastAsia="SimSun" w:hAnsi="SimSun" w:cs="SimSun"/>
                <w:color w:val="000000"/>
                <w:kern w:val="0"/>
                <w:szCs w:val="24"/>
              </w:rPr>
              <w:t>1.00083347</w:t>
            </w:r>
          </w:p>
        </w:tc>
      </w:tr>
    </w:tbl>
    <w:p w14:paraId="6ABBC1F5" w14:textId="77777777" w:rsidR="00D62ACA" w:rsidRDefault="00D62ACA" w:rsidP="00DC555B">
      <w:pPr>
        <w:spacing w:line="360" w:lineRule="auto"/>
        <w:textAlignment w:val="center"/>
        <w:rPr>
          <w:szCs w:val="24"/>
        </w:rPr>
      </w:pPr>
    </w:p>
    <w:p w14:paraId="6ABBC1F6" w14:textId="77777777" w:rsidR="004C3DB4" w:rsidRPr="00DC555B" w:rsidRDefault="004C3DB4" w:rsidP="00DC555B">
      <w:pPr>
        <w:spacing w:line="360" w:lineRule="auto"/>
        <w:textAlignment w:val="center"/>
        <w:rPr>
          <w:szCs w:val="24"/>
        </w:rPr>
      </w:pPr>
    </w:p>
    <w:p w14:paraId="6ABBC1F7" w14:textId="77777777" w:rsidR="00AF30A6" w:rsidRPr="00591080" w:rsidRDefault="005B7E5C" w:rsidP="00DC555B">
      <w:pPr>
        <w:spacing w:line="360" w:lineRule="auto"/>
        <w:textAlignment w:val="center"/>
        <w:rPr>
          <w:rFonts w:asciiTheme="minorEastAsia" w:hAnsiTheme="minorEastAsia"/>
          <w:szCs w:val="24"/>
        </w:rPr>
      </w:pPr>
      <w:r w:rsidRPr="00DC555B">
        <w:rPr>
          <w:rFonts w:hint="eastAsia"/>
          <w:szCs w:val="24"/>
        </w:rPr>
        <w:t xml:space="preserve">     </w:t>
      </w:r>
      <w:r w:rsidR="00AF30A6" w:rsidRPr="00591080">
        <w:rPr>
          <w:rFonts w:asciiTheme="minorEastAsia" w:hAnsiTheme="minorEastAsia" w:hint="eastAsia"/>
          <w:szCs w:val="24"/>
        </w:rPr>
        <w:t>由参数后验分布的倒数第二列中的有效抽样次数（n_eff）我们可以发现：大部分参数的后验分布抽样次数都大于100，提示模型的马尔科夫链蒙特卡洛模拟达到了稳定的参数后验分布。</w:t>
      </w:r>
      <w:r w:rsidR="00555942" w:rsidRPr="00591080">
        <w:rPr>
          <w:rFonts w:asciiTheme="minorEastAsia" w:hAnsiTheme="minorEastAsia" w:hint="eastAsia"/>
          <w:szCs w:val="24"/>
        </w:rPr>
        <w:t xml:space="preserve">  </w:t>
      </w:r>
      <w:r w:rsidR="00AF30A6" w:rsidRPr="00591080">
        <w:rPr>
          <w:rFonts w:asciiTheme="minorEastAsia" w:hAnsiTheme="minorEastAsia" w:hint="eastAsia"/>
          <w:szCs w:val="24"/>
        </w:rPr>
        <w:t>由参数后验分布的最后一列中的Gelman-Rubin统计量（</w:t>
      </w:r>
      <w:r w:rsidR="00D65D22" w:rsidRPr="00591080">
        <w:rPr>
          <w:rFonts w:asciiTheme="minorEastAsia" w:hAnsiTheme="minorEastAsia" w:hint="eastAsia"/>
          <w:szCs w:val="24"/>
        </w:rPr>
        <w:t>R</w:t>
      </w:r>
      <w:r w:rsidR="00AF30A6" w:rsidRPr="00591080">
        <w:rPr>
          <w:rFonts w:asciiTheme="minorEastAsia" w:hAnsiTheme="minorEastAsia" w:hint="eastAsia"/>
          <w:szCs w:val="24"/>
        </w:rPr>
        <w:t>hat）我们可以发现，所有样本量下各个参数的Gelman-Rubin统计量（</w:t>
      </w:r>
      <w:r w:rsidR="00555942" w:rsidRPr="00591080">
        <w:rPr>
          <w:rFonts w:asciiTheme="minorEastAsia" w:hAnsiTheme="minorEastAsia" w:hint="eastAsia"/>
          <w:szCs w:val="24"/>
        </w:rPr>
        <w:t>R</w:t>
      </w:r>
      <w:r w:rsidR="00AF30A6" w:rsidRPr="00591080">
        <w:rPr>
          <w:rFonts w:asciiTheme="minorEastAsia" w:hAnsiTheme="minorEastAsia" w:hint="eastAsia"/>
          <w:szCs w:val="24"/>
        </w:rPr>
        <w:t>hat）均小于1.1，因此强烈提示马尔科夫链蒙特卡洛模拟得到的参数后验分布达到了稳定状态。</w:t>
      </w:r>
    </w:p>
    <w:p w14:paraId="6ABBC1F8" w14:textId="77777777" w:rsidR="00AF30A6" w:rsidRPr="00591080" w:rsidRDefault="00AF30A6" w:rsidP="00DC555B">
      <w:pPr>
        <w:spacing w:line="360" w:lineRule="auto"/>
        <w:ind w:firstLine="480"/>
        <w:textAlignment w:val="center"/>
        <w:rPr>
          <w:rFonts w:asciiTheme="minorEastAsia" w:hAnsiTheme="minorEastAsia"/>
          <w:szCs w:val="24"/>
        </w:rPr>
      </w:pPr>
      <w:r w:rsidRPr="00591080">
        <w:rPr>
          <w:rFonts w:asciiTheme="minorEastAsia" w:hAnsiTheme="minorEastAsia" w:hint="eastAsia"/>
          <w:szCs w:val="24"/>
        </w:rPr>
        <w:t>同时为了检验后验分布是否收敛，我们将抽样次数设置为2000，退火（热身）次数设置为1000，因此理论上最大的实际抽样次数为3000次，并且设置三条并行计算抽样的马尔科夫链，用以检验各个参数的后验分布是否收敛。</w:t>
      </w:r>
    </w:p>
    <w:p w14:paraId="6ABBC1F9" w14:textId="77777777" w:rsidR="00557273" w:rsidRPr="00591080" w:rsidRDefault="00557273" w:rsidP="00DC555B">
      <w:pPr>
        <w:spacing w:line="360" w:lineRule="auto"/>
        <w:ind w:firstLine="480"/>
        <w:textAlignment w:val="center"/>
        <w:rPr>
          <w:rFonts w:asciiTheme="minorEastAsia" w:hAnsiTheme="minorEastAsia"/>
          <w:szCs w:val="24"/>
        </w:rPr>
      </w:pPr>
      <w:r w:rsidRPr="00591080">
        <w:rPr>
          <w:rFonts w:asciiTheme="minorEastAsia" w:hAnsiTheme="minorEastAsia" w:hint="eastAsia"/>
          <w:szCs w:val="24"/>
        </w:rPr>
        <w:t xml:space="preserve"> 从各个样本量下各个参数的轨迹图我们可以发现：尽管每个参数的三条马尔科夫链的初始值不同，但是他们最终都交汇到后验分布的均值处进行上下震荡，三条链充分混合，并且后验分布呈毛毛虫状，因此提示马尔科夫链蒙特卡洛模拟得到的参数后验分布达到了稳定状态。</w:t>
      </w:r>
      <w:r w:rsidR="004A19FC" w:rsidRPr="00591080">
        <w:rPr>
          <w:rFonts w:asciiTheme="minorEastAsia" w:hAnsiTheme="minorEastAsia" w:hint="eastAsia"/>
          <w:szCs w:val="24"/>
        </w:rPr>
        <w:t>三种可靠性下的</w:t>
      </w:r>
      <w:r w:rsidRPr="00591080">
        <w:rPr>
          <w:rFonts w:asciiTheme="minorEastAsia" w:hAnsiTheme="minorEastAsia" w:hint="eastAsia"/>
          <w:szCs w:val="24"/>
        </w:rPr>
        <w:t>轨迹图分别如下面图所示：</w:t>
      </w:r>
    </w:p>
    <w:p w14:paraId="6ABBC1FA" w14:textId="77777777" w:rsidR="004A19FC" w:rsidRPr="00591080" w:rsidRDefault="004A19FC" w:rsidP="00FF1B4C">
      <w:pPr>
        <w:spacing w:line="360" w:lineRule="auto"/>
        <w:textAlignment w:val="center"/>
        <w:rPr>
          <w:rFonts w:asciiTheme="minorEastAsia" w:hAnsiTheme="minorEastAsia" w:cs="Arial"/>
          <w:kern w:val="0"/>
          <w:szCs w:val="24"/>
        </w:rPr>
      </w:pPr>
    </w:p>
    <w:p w14:paraId="6ABBC1FB" w14:textId="77777777" w:rsidR="004A19FC" w:rsidRPr="00DC555B" w:rsidRDefault="004A19FC" w:rsidP="00DC555B">
      <w:pPr>
        <w:spacing w:line="360" w:lineRule="auto"/>
        <w:textAlignment w:val="center"/>
        <w:rPr>
          <w:rFonts w:ascii="Arial" w:hAnsi="Arial" w:cs="Arial"/>
          <w:color w:val="222222"/>
          <w:szCs w:val="24"/>
        </w:rPr>
      </w:pPr>
      <w:r w:rsidRPr="00DC555B">
        <w:rPr>
          <w:rFonts w:asciiTheme="minorEastAsia" w:hAnsiTheme="minorEastAsia" w:cs="Arial" w:hint="eastAsia"/>
          <w:kern w:val="0"/>
          <w:szCs w:val="24"/>
        </w:rPr>
        <w:t xml:space="preserve"> </w:t>
      </w:r>
      <w:r w:rsidRPr="00DC555B">
        <w:rPr>
          <w:rFonts w:ascii="Arial" w:hAnsi="Arial" w:cs="Arial" w:hint="eastAsia"/>
          <w:noProof/>
          <w:color w:val="222222"/>
          <w:szCs w:val="24"/>
        </w:rPr>
        <w:drawing>
          <wp:inline distT="0" distB="0" distL="0" distR="0" wp14:anchorId="6ABBC4D0" wp14:editId="6ABBC4D1">
            <wp:extent cx="5274310" cy="31692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0.png"/>
                    <pic:cNvPicPr/>
                  </pic:nvPicPr>
                  <pic:blipFill>
                    <a:blip r:embed="rId860">
                      <a:extLst>
                        <a:ext uri="{28A0092B-C50C-407E-A947-70E740481C1C}">
                          <a14:useLocalDpi xmlns:a14="http://schemas.microsoft.com/office/drawing/2010/main" val="0"/>
                        </a:ext>
                      </a:extLst>
                    </a:blip>
                    <a:stretch>
                      <a:fillRect/>
                    </a:stretch>
                  </pic:blipFill>
                  <pic:spPr>
                    <a:xfrm>
                      <a:off x="0" y="0"/>
                      <a:ext cx="5274310" cy="3169285"/>
                    </a:xfrm>
                    <a:prstGeom prst="rect">
                      <a:avLst/>
                    </a:prstGeom>
                  </pic:spPr>
                </pic:pic>
              </a:graphicData>
            </a:graphic>
          </wp:inline>
        </w:drawing>
      </w:r>
    </w:p>
    <w:p w14:paraId="6ABBC1FC" w14:textId="77777777" w:rsidR="005D314C" w:rsidRPr="00DC555B" w:rsidRDefault="00AB5CD1" w:rsidP="00FF1B4C">
      <w:pPr>
        <w:jc w:val="center"/>
      </w:pPr>
      <w:r w:rsidRPr="00DC555B">
        <w:rPr>
          <w:rFonts w:hint="eastAsia"/>
        </w:rPr>
        <w:t>图</w:t>
      </w:r>
      <w:r w:rsidR="00D65D22">
        <w:rPr>
          <w:rFonts w:hint="eastAsia"/>
        </w:rPr>
        <w:t>（</w:t>
      </w:r>
      <w:r w:rsidR="00D65D22" w:rsidRPr="00D65D22">
        <w:rPr>
          <w:rFonts w:asciiTheme="minorEastAsia" w:hAnsiTheme="minorEastAsia" w:hint="eastAsia"/>
        </w:rPr>
        <w:t>4-1</w:t>
      </w:r>
      <w:r w:rsidR="00D65D22">
        <w:rPr>
          <w:rFonts w:hint="eastAsia"/>
        </w:rPr>
        <w:t>）</w:t>
      </w:r>
      <w:r w:rsidR="00FF1B4C" w:rsidRPr="00DC555B">
        <w:rPr>
          <w:rFonts w:hint="eastAsia"/>
        </w:rPr>
        <w:t>（</w:t>
      </w:r>
      <w:r w:rsidR="00FF1B4C" w:rsidRPr="00DC555B">
        <w:rPr>
          <w:rFonts w:asciiTheme="minorEastAsia" w:hAnsiTheme="minorEastAsia" w:hint="eastAsia"/>
          <w:kern w:val="0"/>
        </w:rPr>
        <w:t>高可靠）</w:t>
      </w:r>
    </w:p>
    <w:p w14:paraId="6ABBC1FD" w14:textId="77777777" w:rsidR="00D62ACA" w:rsidRPr="00DC555B" w:rsidRDefault="00D62ACA" w:rsidP="00FF1B4C">
      <w:pPr>
        <w:spacing w:line="360" w:lineRule="auto"/>
        <w:textAlignment w:val="center"/>
        <w:rPr>
          <w:rFonts w:ascii="Arial" w:hAnsi="Arial" w:cs="Arial"/>
          <w:color w:val="222222"/>
          <w:szCs w:val="24"/>
        </w:rPr>
      </w:pPr>
    </w:p>
    <w:p w14:paraId="6ABBC1FE" w14:textId="77777777" w:rsidR="004A19FC" w:rsidRPr="00DC555B" w:rsidRDefault="004A19FC" w:rsidP="00DC555B">
      <w:pPr>
        <w:spacing w:line="360" w:lineRule="auto"/>
        <w:textAlignment w:val="center"/>
        <w:rPr>
          <w:rFonts w:ascii="Arial" w:hAnsi="Arial" w:cs="Arial"/>
          <w:color w:val="222222"/>
          <w:szCs w:val="24"/>
        </w:rPr>
      </w:pPr>
      <w:r w:rsidRPr="00DC555B">
        <w:rPr>
          <w:rFonts w:ascii="Arial" w:hAnsi="Arial" w:cs="Arial" w:hint="eastAsia"/>
          <w:color w:val="222222"/>
          <w:szCs w:val="24"/>
        </w:rPr>
        <w:t xml:space="preserve">      </w:t>
      </w:r>
      <w:r w:rsidRPr="00DC555B">
        <w:rPr>
          <w:rFonts w:ascii="Arial" w:hAnsi="Arial" w:cs="Arial"/>
          <w:noProof/>
          <w:color w:val="222222"/>
          <w:szCs w:val="24"/>
        </w:rPr>
        <w:drawing>
          <wp:inline distT="0" distB="0" distL="0" distR="0" wp14:anchorId="6ABBC4D2" wp14:editId="6ABBC4D3">
            <wp:extent cx="5274310" cy="32943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链2.png"/>
                    <pic:cNvPicPr/>
                  </pic:nvPicPr>
                  <pic:blipFill>
                    <a:blip r:embed="rId861">
                      <a:extLst>
                        <a:ext uri="{28A0092B-C50C-407E-A947-70E740481C1C}">
                          <a14:useLocalDpi xmlns:a14="http://schemas.microsoft.com/office/drawing/2010/main" val="0"/>
                        </a:ext>
                      </a:extLst>
                    </a:blip>
                    <a:stretch>
                      <a:fillRect/>
                    </a:stretch>
                  </pic:blipFill>
                  <pic:spPr>
                    <a:xfrm>
                      <a:off x="0" y="0"/>
                      <a:ext cx="5274310" cy="3294380"/>
                    </a:xfrm>
                    <a:prstGeom prst="rect">
                      <a:avLst/>
                    </a:prstGeom>
                  </pic:spPr>
                </pic:pic>
              </a:graphicData>
            </a:graphic>
          </wp:inline>
        </w:drawing>
      </w:r>
    </w:p>
    <w:p w14:paraId="6ABBC1FF" w14:textId="77777777" w:rsidR="0079575E" w:rsidRDefault="0079575E" w:rsidP="00FF1B4C">
      <w:pPr>
        <w:jc w:val="center"/>
      </w:pPr>
      <w:r w:rsidRPr="00DC555B">
        <w:rPr>
          <w:rFonts w:hint="eastAsia"/>
        </w:rPr>
        <w:t>图</w:t>
      </w:r>
      <w:r w:rsidR="00D65D22">
        <w:rPr>
          <w:rFonts w:hint="eastAsia"/>
        </w:rPr>
        <w:t>（</w:t>
      </w:r>
      <w:r w:rsidR="00D65D22" w:rsidRPr="00D65D22">
        <w:rPr>
          <w:rFonts w:asciiTheme="minorEastAsia" w:hAnsiTheme="minorEastAsia" w:hint="eastAsia"/>
          <w:szCs w:val="24"/>
        </w:rPr>
        <w:t>4-2</w:t>
      </w:r>
      <w:r w:rsidR="00D65D22">
        <w:rPr>
          <w:rFonts w:hint="eastAsia"/>
        </w:rPr>
        <w:t>）</w:t>
      </w:r>
      <w:r w:rsidRPr="00DC555B">
        <w:rPr>
          <w:rFonts w:asciiTheme="minorEastAsia" w:hAnsiTheme="minorEastAsia" w:hint="eastAsia"/>
          <w:kern w:val="0"/>
        </w:rPr>
        <w:t>中可靠性</w:t>
      </w:r>
    </w:p>
    <w:p w14:paraId="6ABBC200" w14:textId="77777777" w:rsidR="004A19FC" w:rsidRPr="00DC555B" w:rsidRDefault="004A19FC" w:rsidP="00DC555B">
      <w:pPr>
        <w:spacing w:line="360" w:lineRule="auto"/>
        <w:textAlignment w:val="center"/>
        <w:rPr>
          <w:rFonts w:ascii="Arial" w:hAnsi="Arial" w:cs="Arial"/>
          <w:color w:val="222222"/>
          <w:szCs w:val="24"/>
        </w:rPr>
      </w:pPr>
      <w:r w:rsidRPr="00DC555B">
        <w:rPr>
          <w:rFonts w:ascii="Arial" w:hAnsi="Arial" w:cs="Arial" w:hint="eastAsia"/>
          <w:noProof/>
          <w:color w:val="222222"/>
          <w:szCs w:val="24"/>
        </w:rPr>
        <w:drawing>
          <wp:inline distT="0" distB="0" distL="0" distR="0" wp14:anchorId="6ABBC4D4" wp14:editId="6ABBC4D5">
            <wp:extent cx="5274310" cy="30626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链3.png"/>
                    <pic:cNvPicPr/>
                  </pic:nvPicPr>
                  <pic:blipFill>
                    <a:blip r:embed="rId862">
                      <a:extLst>
                        <a:ext uri="{28A0092B-C50C-407E-A947-70E740481C1C}">
                          <a14:useLocalDpi xmlns:a14="http://schemas.microsoft.com/office/drawing/2010/main" val="0"/>
                        </a:ext>
                      </a:extLst>
                    </a:blip>
                    <a:stretch>
                      <a:fillRect/>
                    </a:stretch>
                  </pic:blipFill>
                  <pic:spPr>
                    <a:xfrm>
                      <a:off x="0" y="0"/>
                      <a:ext cx="5274310" cy="3062605"/>
                    </a:xfrm>
                    <a:prstGeom prst="rect">
                      <a:avLst/>
                    </a:prstGeom>
                  </pic:spPr>
                </pic:pic>
              </a:graphicData>
            </a:graphic>
          </wp:inline>
        </w:drawing>
      </w:r>
    </w:p>
    <w:p w14:paraId="6ABBC201" w14:textId="77777777" w:rsidR="0079575E" w:rsidRPr="00FF1B4C" w:rsidRDefault="00D65D22" w:rsidP="0079575E">
      <w:pPr>
        <w:jc w:val="center"/>
      </w:pPr>
      <w:r>
        <w:rPr>
          <w:rFonts w:hint="eastAsia"/>
        </w:rPr>
        <w:t>图（</w:t>
      </w:r>
      <w:r w:rsidRPr="00D65D22">
        <w:rPr>
          <w:rFonts w:asciiTheme="minorEastAsia" w:hAnsiTheme="minorEastAsia" w:hint="eastAsia"/>
        </w:rPr>
        <w:t>4-3</w:t>
      </w:r>
      <w:r>
        <w:rPr>
          <w:rFonts w:hint="eastAsia"/>
        </w:rPr>
        <w:t>）</w:t>
      </w:r>
      <w:r w:rsidR="0079575E" w:rsidRPr="00FF1B4C">
        <w:rPr>
          <w:rFonts w:hint="eastAsia"/>
        </w:rPr>
        <w:t>低可靠性</w:t>
      </w:r>
    </w:p>
    <w:p w14:paraId="6ABBC202" w14:textId="77777777" w:rsidR="005D314C" w:rsidRPr="00DC555B" w:rsidRDefault="005D314C" w:rsidP="00FF1B4C">
      <w:pPr>
        <w:spacing w:line="360" w:lineRule="auto"/>
        <w:textAlignment w:val="center"/>
        <w:rPr>
          <w:szCs w:val="24"/>
        </w:rPr>
      </w:pPr>
    </w:p>
    <w:p w14:paraId="6ABBC203" w14:textId="77777777" w:rsidR="0073246A" w:rsidRPr="00DC555B" w:rsidRDefault="0073246A" w:rsidP="00DC555B">
      <w:pPr>
        <w:spacing w:line="360" w:lineRule="auto"/>
        <w:ind w:firstLine="420"/>
        <w:textAlignment w:val="center"/>
        <w:rPr>
          <w:szCs w:val="24"/>
        </w:rPr>
      </w:pPr>
      <w:r w:rsidRPr="00DC555B">
        <w:rPr>
          <w:rFonts w:hint="eastAsia"/>
          <w:szCs w:val="24"/>
        </w:rPr>
        <w:t>上面已经提过，为了分析贝叶斯方法在产品不同的可靠性情况下的估计精度，我们另外又做了两组试验，分别是中等可靠性，低可靠性的情况。</w:t>
      </w:r>
      <w:r w:rsidR="00403FFA" w:rsidRPr="00DC555B">
        <w:rPr>
          <w:rFonts w:hint="eastAsia"/>
          <w:szCs w:val="24"/>
        </w:rPr>
        <w:t>对于这两种试验我们仍然是和上述模拟过程一样，加大样本量，同时通过三种方法说明不同样本量下马尔科夫链蒙特卡洛模拟得到的参数后验分布达到了稳定状态。我们将结果汇总在以下表格中，以方便分析。</w:t>
      </w:r>
    </w:p>
    <w:p w14:paraId="6ABBC204" w14:textId="77777777" w:rsidR="0054399B" w:rsidRPr="00DC555B" w:rsidRDefault="004A19FC" w:rsidP="00DC555B">
      <w:pPr>
        <w:spacing w:line="360" w:lineRule="auto"/>
        <w:ind w:firstLine="420"/>
        <w:textAlignment w:val="center"/>
        <w:rPr>
          <w:szCs w:val="24"/>
        </w:rPr>
      </w:pPr>
      <w:r w:rsidRPr="00DC555B">
        <w:rPr>
          <w:rFonts w:hint="eastAsia"/>
          <w:szCs w:val="24"/>
        </w:rPr>
        <w:t>从表可以看到，随着样本量的增加，各个参数的估计值的精度也都很高</w:t>
      </w:r>
      <w:r w:rsidR="0054399B" w:rsidRPr="00DC555B">
        <w:rPr>
          <w:rFonts w:hint="eastAsia"/>
          <w:szCs w:val="24"/>
        </w:rPr>
        <w:t>，同时对比这两个表格，分别代表了中等可靠性，低可靠性的情况下的估计值，</w:t>
      </w:r>
      <w:r w:rsidR="003077CF" w:rsidRPr="00DC555B">
        <w:rPr>
          <w:rFonts w:hint="eastAsia"/>
          <w:szCs w:val="24"/>
        </w:rPr>
        <w:t>通过将这两种情况下的估计精度与上述高可靠性的情况做比较，可以看出，在产品具有高可靠性时，贝叶斯方法比中等可靠性，低可靠性的情况下的较好，贝叶斯方法在一次性产品具高可靠性的情况比较好。同时从表格的后两列可以看出，马尔科夫链蒙特卡洛模拟得到的参数后验分布也都达到了稳定状态。</w:t>
      </w:r>
    </w:p>
    <w:p w14:paraId="6ABBC205" w14:textId="77777777" w:rsidR="00067C0F" w:rsidRPr="00DC555B" w:rsidRDefault="00067C0F" w:rsidP="00FF1B4C">
      <w:pPr>
        <w:shd w:val="clear" w:color="auto" w:fill="FFFFFF"/>
        <w:spacing w:line="360" w:lineRule="auto"/>
        <w:rPr>
          <w:szCs w:val="24"/>
        </w:rPr>
      </w:pPr>
    </w:p>
    <w:p w14:paraId="6ABBC206" w14:textId="77777777" w:rsidR="00591080" w:rsidRDefault="00591080">
      <w:pPr>
        <w:rPr>
          <w:rFonts w:asciiTheme="minorEastAsia" w:hAnsiTheme="minorEastAsia"/>
        </w:rPr>
      </w:pPr>
      <w:r>
        <w:rPr>
          <w:rFonts w:asciiTheme="minorEastAsia" w:hAnsiTheme="minorEastAsia"/>
        </w:rPr>
        <w:br w:type="page"/>
      </w:r>
    </w:p>
    <w:p w14:paraId="6ABBC207" w14:textId="77777777" w:rsidR="00067C0F" w:rsidRDefault="000E3E49" w:rsidP="00FF1B4C">
      <w:pPr>
        <w:jc w:val="center"/>
        <w:rPr>
          <w:rFonts w:asciiTheme="minorEastAsia" w:hAnsiTheme="minorEastAsia" w:cs="Arial"/>
          <w:kern w:val="0"/>
        </w:rPr>
      </w:pPr>
      <w:r>
        <w:rPr>
          <w:rFonts w:asciiTheme="minorEastAsia" w:hAnsiTheme="minorEastAsia" w:hint="eastAsia"/>
        </w:rPr>
        <w:t>表</w:t>
      </w:r>
      <w:r w:rsidR="00FF1B4C" w:rsidRPr="00FF1B4C">
        <w:rPr>
          <w:rFonts w:asciiTheme="minorEastAsia" w:hAnsiTheme="minorEastAsia" w:hint="eastAsia"/>
        </w:rPr>
        <w:t>（4-4）</w:t>
      </w:r>
      <w:r w:rsidR="00067C0F" w:rsidRPr="00FF1B4C">
        <w:rPr>
          <w:rFonts w:asciiTheme="minorEastAsia" w:hAnsiTheme="minorEastAsia" w:hint="eastAsia"/>
        </w:rPr>
        <w:t>贝叶斯方法</w:t>
      </w:r>
      <w:r>
        <w:rPr>
          <w:rFonts w:asciiTheme="minorEastAsia" w:hAnsiTheme="minorEastAsia" w:cs="Arial" w:hint="eastAsia"/>
          <w:kern w:val="0"/>
        </w:rPr>
        <w:t>中等可</w:t>
      </w:r>
      <w:r w:rsidR="00067C0F" w:rsidRPr="00FF1B4C">
        <w:rPr>
          <w:rFonts w:asciiTheme="minorEastAsia" w:hAnsiTheme="minorEastAsia" w:cs="Arial" w:hint="eastAsia"/>
          <w:kern w:val="0"/>
        </w:rPr>
        <w:t>靠性设备模拟结果</w:t>
      </w:r>
    </w:p>
    <w:p w14:paraId="6ABBC208" w14:textId="77777777" w:rsidR="000E3E49" w:rsidRPr="000E3E49" w:rsidRDefault="000E3E49" w:rsidP="00FF1B4C">
      <w:pPr>
        <w:jc w:val="center"/>
        <w:rPr>
          <w:rFonts w:asciiTheme="minorEastAsia" w:hAnsiTheme="minorEastAsia"/>
        </w:rPr>
      </w:pPr>
    </w:p>
    <w:tbl>
      <w:tblPr>
        <w:tblStyle w:val="TableGrid"/>
        <w:tblW w:w="7054" w:type="dxa"/>
        <w:tblInd w:w="73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Change w:id="61" w:author="Miao Cai" w:date="2019-04-19T09:56:00Z">
          <w:tblPr>
            <w:tblStyle w:val="TableGrid"/>
            <w:tblW w:w="7054" w:type="dxa"/>
            <w:tblInd w:w="731" w:type="dxa"/>
            <w:tblLook w:val="04A0" w:firstRow="1" w:lastRow="0" w:firstColumn="1" w:lastColumn="0" w:noHBand="0" w:noVBand="1"/>
          </w:tblPr>
        </w:tblPrChange>
      </w:tblPr>
      <w:tblGrid>
        <w:gridCol w:w="1397"/>
        <w:gridCol w:w="1476"/>
        <w:gridCol w:w="1476"/>
        <w:gridCol w:w="1476"/>
        <w:gridCol w:w="1476"/>
        <w:tblGridChange w:id="62">
          <w:tblGrid>
            <w:gridCol w:w="1397"/>
            <w:gridCol w:w="1476"/>
            <w:gridCol w:w="60"/>
            <w:gridCol w:w="1416"/>
            <w:gridCol w:w="120"/>
            <w:gridCol w:w="1356"/>
            <w:gridCol w:w="180"/>
            <w:gridCol w:w="1296"/>
            <w:gridCol w:w="240"/>
          </w:tblGrid>
        </w:tblGridChange>
      </w:tblGrid>
      <w:tr w:rsidR="00067C0F" w:rsidRPr="00BC537A" w14:paraId="6ABBC20E" w14:textId="77777777" w:rsidTr="00D83BCA">
        <w:trPr>
          <w:trHeight w:val="384"/>
          <w:trPrChange w:id="63" w:author="Miao Cai" w:date="2019-04-19T09:56:00Z">
            <w:trPr>
              <w:trHeight w:val="384"/>
            </w:trPr>
          </w:trPrChange>
        </w:trPr>
        <w:tc>
          <w:tcPr>
            <w:tcW w:w="1397" w:type="dxa"/>
            <w:tcBorders>
              <w:top w:val="single" w:sz="4" w:space="0" w:color="auto"/>
              <w:bottom w:val="single" w:sz="4" w:space="0" w:color="auto"/>
            </w:tcBorders>
            <w:noWrap/>
            <w:hideMark/>
            <w:tcPrChange w:id="64" w:author="Miao Cai" w:date="2019-04-19T09:56:00Z">
              <w:tcPr>
                <w:tcW w:w="1397" w:type="dxa"/>
                <w:noWrap/>
                <w:hideMark/>
              </w:tcPr>
            </w:tcPrChange>
          </w:tcPr>
          <w:p w14:paraId="6ABBC209" w14:textId="10275789" w:rsidR="00067C0F" w:rsidRPr="00BC537A" w:rsidRDefault="00067C0F" w:rsidP="00DC555B">
            <w:pPr>
              <w:spacing w:line="360" w:lineRule="auto"/>
              <w:rPr>
                <w:rFonts w:ascii="Times New Roman" w:eastAsia="SimSun" w:hAnsi="Times New Roman" w:cs="Times New Roman"/>
                <w:color w:val="000000"/>
                <w:kern w:val="0"/>
                <w:szCs w:val="24"/>
                <w:rPrChange w:id="65" w:author="Miao Cai" w:date="2019-04-19T09:52:00Z">
                  <w:rPr>
                    <w:rFonts w:ascii="SimSun" w:eastAsia="SimSun" w:hAnsi="SimSun" w:cs="SimSun"/>
                    <w:color w:val="000000"/>
                    <w:kern w:val="0"/>
                    <w:szCs w:val="24"/>
                  </w:rPr>
                </w:rPrChange>
              </w:rPr>
            </w:pPr>
            <w:del w:id="66" w:author="Miao Cai" w:date="2019-04-19T09:55:00Z">
              <w:r w:rsidRPr="00BC537A" w:rsidDel="00D83BCA">
                <w:rPr>
                  <w:rFonts w:ascii="Times New Roman" w:eastAsia="SimSun" w:hAnsi="Times New Roman" w:cs="Times New Roman"/>
                  <w:color w:val="000000"/>
                  <w:kern w:val="0"/>
                  <w:szCs w:val="24"/>
                  <w:rPrChange w:id="67" w:author="Miao Cai" w:date="2019-04-19T09:52:00Z">
                    <w:rPr>
                      <w:rFonts w:ascii="SimSun" w:eastAsia="SimSun" w:hAnsi="SimSun" w:cs="SimSun" w:hint="eastAsia"/>
                      <w:color w:val="000000"/>
                      <w:kern w:val="0"/>
                      <w:szCs w:val="24"/>
                    </w:rPr>
                  </w:rPrChange>
                </w:rPr>
                <w:delText>a10</w:delText>
              </w:r>
            </w:del>
          </w:p>
        </w:tc>
        <w:tc>
          <w:tcPr>
            <w:tcW w:w="1397" w:type="dxa"/>
            <w:tcBorders>
              <w:top w:val="single" w:sz="4" w:space="0" w:color="auto"/>
              <w:bottom w:val="single" w:sz="4" w:space="0" w:color="auto"/>
            </w:tcBorders>
            <w:noWrap/>
            <w:hideMark/>
            <w:tcPrChange w:id="68" w:author="Miao Cai" w:date="2019-04-19T09:56:00Z">
              <w:tcPr>
                <w:tcW w:w="1397" w:type="dxa"/>
                <w:gridSpan w:val="2"/>
                <w:noWrap/>
                <w:hideMark/>
              </w:tcPr>
            </w:tcPrChange>
          </w:tcPr>
          <w:p w14:paraId="6ABBC20A" w14:textId="77777777" w:rsidR="00067C0F" w:rsidRPr="00BC537A" w:rsidRDefault="00067C0F" w:rsidP="00DC555B">
            <w:pPr>
              <w:spacing w:line="360" w:lineRule="auto"/>
              <w:jc w:val="center"/>
              <w:rPr>
                <w:rFonts w:ascii="Times New Roman" w:eastAsia="SimSun" w:hAnsi="Times New Roman" w:cs="Times New Roman"/>
                <w:color w:val="000000"/>
                <w:kern w:val="0"/>
                <w:szCs w:val="24"/>
                <w:rPrChange w:id="69"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70" w:author="Miao Cai" w:date="2019-04-19T09:52:00Z">
                  <w:rPr>
                    <w:rFonts w:ascii="SimSun" w:eastAsia="SimSun" w:hAnsi="SimSun" w:cs="SimSun" w:hint="eastAsia"/>
                    <w:color w:val="000000"/>
                    <w:kern w:val="0"/>
                    <w:szCs w:val="24"/>
                  </w:rPr>
                </w:rPrChange>
              </w:rPr>
              <w:t>Bias</w:t>
            </w:r>
          </w:p>
        </w:tc>
        <w:tc>
          <w:tcPr>
            <w:tcW w:w="1397" w:type="dxa"/>
            <w:tcBorders>
              <w:top w:val="single" w:sz="4" w:space="0" w:color="auto"/>
              <w:bottom w:val="single" w:sz="4" w:space="0" w:color="auto"/>
            </w:tcBorders>
            <w:noWrap/>
            <w:hideMark/>
            <w:tcPrChange w:id="71" w:author="Miao Cai" w:date="2019-04-19T09:56:00Z">
              <w:tcPr>
                <w:tcW w:w="1397" w:type="dxa"/>
                <w:gridSpan w:val="2"/>
                <w:noWrap/>
                <w:hideMark/>
              </w:tcPr>
            </w:tcPrChange>
          </w:tcPr>
          <w:p w14:paraId="6ABBC20B" w14:textId="6C9BD4AA" w:rsidR="00067C0F" w:rsidRPr="00BC537A" w:rsidRDefault="00BC537A" w:rsidP="00DC555B">
            <w:pPr>
              <w:spacing w:line="360" w:lineRule="auto"/>
              <w:jc w:val="center"/>
              <w:rPr>
                <w:rFonts w:ascii="Times New Roman" w:eastAsia="SimSun" w:hAnsi="Times New Roman" w:cs="Times New Roman"/>
                <w:color w:val="000000"/>
                <w:kern w:val="0"/>
                <w:szCs w:val="24"/>
                <w:rPrChange w:id="72" w:author="Miao Cai" w:date="2019-04-19T09:52:00Z">
                  <w:rPr>
                    <w:rFonts w:ascii="SimSun" w:eastAsia="SimSun" w:hAnsi="SimSun" w:cs="SimSun"/>
                    <w:color w:val="000000"/>
                    <w:kern w:val="0"/>
                    <w:szCs w:val="24"/>
                  </w:rPr>
                </w:rPrChange>
              </w:rPr>
            </w:pPr>
            <w:ins w:id="73" w:author="Miao Cai" w:date="2019-04-19T09:52:00Z">
              <w:r>
                <w:rPr>
                  <w:rFonts w:ascii="Times New Roman" w:eastAsia="SimSun" w:hAnsi="Times New Roman" w:cs="Times New Roman"/>
                  <w:color w:val="000000"/>
                  <w:kern w:val="0"/>
                  <w:szCs w:val="24"/>
                </w:rPr>
                <w:t>MSE</w:t>
              </w:r>
            </w:ins>
            <w:del w:id="74" w:author="Miao Cai" w:date="2019-04-19T09:52:00Z">
              <w:r w:rsidR="00067C0F" w:rsidRPr="00BC537A" w:rsidDel="00BC537A">
                <w:rPr>
                  <w:rFonts w:ascii="Times New Roman" w:eastAsia="SimSun" w:hAnsi="Times New Roman" w:cs="Times New Roman"/>
                  <w:color w:val="000000"/>
                  <w:kern w:val="0"/>
                  <w:szCs w:val="24"/>
                  <w:rPrChange w:id="75" w:author="Miao Cai" w:date="2019-04-19T09:52:00Z">
                    <w:rPr>
                      <w:rFonts w:ascii="SimSun" w:eastAsia="SimSun" w:hAnsi="SimSun" w:cs="SimSun" w:hint="eastAsia"/>
                      <w:color w:val="000000"/>
                      <w:kern w:val="0"/>
                      <w:szCs w:val="24"/>
                    </w:rPr>
                  </w:rPrChange>
                </w:rPr>
                <w:delText>mse</w:delText>
              </w:r>
            </w:del>
          </w:p>
        </w:tc>
        <w:tc>
          <w:tcPr>
            <w:tcW w:w="1397" w:type="dxa"/>
            <w:tcBorders>
              <w:top w:val="single" w:sz="4" w:space="0" w:color="auto"/>
              <w:bottom w:val="single" w:sz="4" w:space="0" w:color="auto"/>
            </w:tcBorders>
            <w:noWrap/>
            <w:hideMark/>
            <w:tcPrChange w:id="76" w:author="Miao Cai" w:date="2019-04-19T09:56:00Z">
              <w:tcPr>
                <w:tcW w:w="1397" w:type="dxa"/>
                <w:gridSpan w:val="2"/>
                <w:noWrap/>
                <w:hideMark/>
              </w:tcPr>
            </w:tcPrChange>
          </w:tcPr>
          <w:p w14:paraId="6ABBC20C" w14:textId="77777777" w:rsidR="00067C0F" w:rsidRPr="00BC537A" w:rsidRDefault="00067C0F" w:rsidP="00DC555B">
            <w:pPr>
              <w:spacing w:line="360" w:lineRule="auto"/>
              <w:jc w:val="center"/>
              <w:rPr>
                <w:rFonts w:ascii="Times New Roman" w:eastAsia="SimSun" w:hAnsi="Times New Roman" w:cs="Times New Roman"/>
                <w:color w:val="000000"/>
                <w:kern w:val="0"/>
                <w:szCs w:val="24"/>
                <w:rPrChange w:id="77"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78" w:author="Miao Cai" w:date="2019-04-19T09:52:00Z">
                  <w:rPr>
                    <w:rFonts w:ascii="SimSun" w:eastAsia="SimSun" w:hAnsi="SimSun" w:cs="SimSun" w:hint="eastAsia"/>
                    <w:color w:val="000000"/>
                    <w:kern w:val="0"/>
                    <w:szCs w:val="24"/>
                  </w:rPr>
                </w:rPrChange>
              </w:rPr>
              <w:t>n_eff</w:t>
            </w:r>
          </w:p>
        </w:tc>
        <w:tc>
          <w:tcPr>
            <w:tcW w:w="1466" w:type="dxa"/>
            <w:tcBorders>
              <w:top w:val="single" w:sz="4" w:space="0" w:color="auto"/>
              <w:bottom w:val="single" w:sz="4" w:space="0" w:color="auto"/>
            </w:tcBorders>
            <w:noWrap/>
            <w:hideMark/>
            <w:tcPrChange w:id="79" w:author="Miao Cai" w:date="2019-04-19T09:56:00Z">
              <w:tcPr>
                <w:tcW w:w="1466" w:type="dxa"/>
                <w:gridSpan w:val="2"/>
                <w:noWrap/>
                <w:hideMark/>
              </w:tcPr>
            </w:tcPrChange>
          </w:tcPr>
          <w:p w14:paraId="6ABBC20D" w14:textId="77777777" w:rsidR="00067C0F" w:rsidRPr="00BC537A" w:rsidRDefault="00067C0F" w:rsidP="00DC555B">
            <w:pPr>
              <w:spacing w:line="360" w:lineRule="auto"/>
              <w:jc w:val="center"/>
              <w:rPr>
                <w:rFonts w:ascii="Times New Roman" w:eastAsia="SimSun" w:hAnsi="Times New Roman" w:cs="Times New Roman"/>
                <w:color w:val="000000"/>
                <w:kern w:val="0"/>
                <w:szCs w:val="24"/>
                <w:rPrChange w:id="80"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81" w:author="Miao Cai" w:date="2019-04-19T09:52:00Z">
                  <w:rPr>
                    <w:rFonts w:ascii="SimSun" w:eastAsia="SimSun" w:hAnsi="SimSun" w:cs="SimSun" w:hint="eastAsia"/>
                    <w:color w:val="000000"/>
                    <w:kern w:val="0"/>
                    <w:szCs w:val="24"/>
                  </w:rPr>
                </w:rPrChange>
              </w:rPr>
              <w:t>Rhat</w:t>
            </w:r>
          </w:p>
        </w:tc>
      </w:tr>
      <w:tr w:rsidR="00D83BCA" w:rsidRPr="00BC537A" w14:paraId="5ED0CE06" w14:textId="77777777" w:rsidTr="00D83BCA">
        <w:tblPrEx>
          <w:tblPrExChange w:id="82" w:author="Miao Cai" w:date="2019-04-19T09:56:00Z">
            <w:tblPrEx>
              <w:tblBorders>
                <w:left w:val="none" w:sz="0" w:space="0" w:color="auto"/>
                <w:right w:val="none" w:sz="0" w:space="0" w:color="auto"/>
                <w:insideH w:val="none" w:sz="0" w:space="0" w:color="auto"/>
                <w:insideV w:val="none" w:sz="0" w:space="0" w:color="auto"/>
              </w:tblBorders>
            </w:tblPrEx>
          </w:tblPrExChange>
        </w:tblPrEx>
        <w:trPr>
          <w:trHeight w:val="384"/>
          <w:ins w:id="83" w:author="Miao Cai" w:date="2019-04-19T09:55:00Z"/>
          <w:trPrChange w:id="84" w:author="Miao Cai" w:date="2019-04-19T09:56:00Z">
            <w:trPr>
              <w:gridAfter w:val="0"/>
              <w:trHeight w:val="384"/>
            </w:trPr>
          </w:trPrChange>
        </w:trPr>
        <w:tc>
          <w:tcPr>
            <w:tcW w:w="1397" w:type="dxa"/>
            <w:tcBorders>
              <w:top w:val="single" w:sz="4" w:space="0" w:color="auto"/>
              <w:bottom w:val="nil"/>
            </w:tcBorders>
            <w:noWrap/>
            <w:tcPrChange w:id="85" w:author="Miao Cai" w:date="2019-04-19T09:56:00Z">
              <w:tcPr>
                <w:tcW w:w="1397" w:type="dxa"/>
                <w:tcBorders>
                  <w:top w:val="single" w:sz="4" w:space="0" w:color="auto"/>
                  <w:bottom w:val="single" w:sz="4" w:space="0" w:color="auto"/>
                </w:tcBorders>
                <w:noWrap/>
              </w:tcPr>
            </w:tcPrChange>
          </w:tcPr>
          <w:p w14:paraId="2257CB7B" w14:textId="07954033" w:rsidR="00D83BCA" w:rsidRPr="00D83BCA" w:rsidRDefault="00D83BCA" w:rsidP="00DC555B">
            <w:pPr>
              <w:spacing w:line="360" w:lineRule="auto"/>
              <w:rPr>
                <w:ins w:id="86" w:author="Miao Cai" w:date="2019-04-19T09:55:00Z"/>
                <w:rFonts w:ascii="Times New Roman" w:eastAsia="SimSun" w:hAnsi="Times New Roman" w:cs="Times New Roman"/>
                <w:b/>
                <w:color w:val="000000"/>
                <w:kern w:val="0"/>
                <w:szCs w:val="24"/>
                <w:rPrChange w:id="87" w:author="Miao Cai" w:date="2019-04-19T09:56:00Z">
                  <w:rPr>
                    <w:ins w:id="88" w:author="Miao Cai" w:date="2019-04-19T09:55:00Z"/>
                    <w:rFonts w:ascii="Times New Roman" w:eastAsia="SimSun" w:hAnsi="Times New Roman" w:cs="Times New Roman"/>
                    <w:color w:val="000000"/>
                    <w:kern w:val="0"/>
                    <w:szCs w:val="24"/>
                  </w:rPr>
                </w:rPrChange>
              </w:rPr>
            </w:pPr>
            <w:ins w:id="89" w:author="Miao Cai" w:date="2019-04-19T09:55:00Z">
              <w:r w:rsidRPr="00D83BCA">
                <w:rPr>
                  <w:rFonts w:ascii="Times New Roman" w:eastAsia="SimSun" w:hAnsi="Times New Roman" w:cs="Times New Roman"/>
                  <w:b/>
                  <w:color w:val="000000"/>
                  <w:kern w:val="0"/>
                  <w:szCs w:val="24"/>
                  <w:rPrChange w:id="90" w:author="Miao Cai" w:date="2019-04-19T09:56:00Z">
                    <w:rPr>
                      <w:rFonts w:ascii="Times New Roman" w:eastAsia="SimSun" w:hAnsi="Times New Roman" w:cs="Times New Roman"/>
                      <w:color w:val="000000"/>
                      <w:kern w:val="0"/>
                      <w:szCs w:val="24"/>
                    </w:rPr>
                  </w:rPrChange>
                </w:rPr>
                <w:t>a10</w:t>
              </w:r>
            </w:ins>
          </w:p>
        </w:tc>
        <w:tc>
          <w:tcPr>
            <w:tcW w:w="1397" w:type="dxa"/>
            <w:tcBorders>
              <w:top w:val="single" w:sz="4" w:space="0" w:color="auto"/>
              <w:bottom w:val="nil"/>
            </w:tcBorders>
            <w:noWrap/>
            <w:tcPrChange w:id="91" w:author="Miao Cai" w:date="2019-04-19T09:56:00Z">
              <w:tcPr>
                <w:tcW w:w="1397" w:type="dxa"/>
                <w:tcBorders>
                  <w:top w:val="single" w:sz="4" w:space="0" w:color="auto"/>
                  <w:bottom w:val="single" w:sz="4" w:space="0" w:color="auto"/>
                </w:tcBorders>
                <w:noWrap/>
              </w:tcPr>
            </w:tcPrChange>
          </w:tcPr>
          <w:p w14:paraId="1D25F744" w14:textId="77777777" w:rsidR="00D83BCA" w:rsidRPr="00BC537A" w:rsidRDefault="00D83BCA" w:rsidP="00DC555B">
            <w:pPr>
              <w:spacing w:line="360" w:lineRule="auto"/>
              <w:jc w:val="center"/>
              <w:rPr>
                <w:ins w:id="92" w:author="Miao Cai" w:date="2019-04-19T09:55:00Z"/>
                <w:rFonts w:ascii="Times New Roman" w:eastAsia="SimSun" w:hAnsi="Times New Roman" w:cs="Times New Roman"/>
                <w:color w:val="000000"/>
                <w:kern w:val="0"/>
                <w:szCs w:val="24"/>
                <w:rPrChange w:id="93" w:author="Miao Cai" w:date="2019-04-19T09:52:00Z">
                  <w:rPr>
                    <w:ins w:id="94" w:author="Miao Cai" w:date="2019-04-19T09:55:00Z"/>
                    <w:rFonts w:ascii="Times New Roman" w:eastAsia="SimSun" w:hAnsi="Times New Roman" w:cs="Times New Roman"/>
                    <w:color w:val="000000"/>
                    <w:kern w:val="0"/>
                    <w:szCs w:val="24"/>
                  </w:rPr>
                </w:rPrChange>
              </w:rPr>
            </w:pPr>
          </w:p>
        </w:tc>
        <w:tc>
          <w:tcPr>
            <w:tcW w:w="1397" w:type="dxa"/>
            <w:tcBorders>
              <w:top w:val="single" w:sz="4" w:space="0" w:color="auto"/>
              <w:bottom w:val="nil"/>
            </w:tcBorders>
            <w:noWrap/>
            <w:tcPrChange w:id="95" w:author="Miao Cai" w:date="2019-04-19T09:56:00Z">
              <w:tcPr>
                <w:tcW w:w="1397" w:type="dxa"/>
                <w:gridSpan w:val="2"/>
                <w:tcBorders>
                  <w:top w:val="single" w:sz="4" w:space="0" w:color="auto"/>
                  <w:bottom w:val="single" w:sz="4" w:space="0" w:color="auto"/>
                </w:tcBorders>
                <w:noWrap/>
              </w:tcPr>
            </w:tcPrChange>
          </w:tcPr>
          <w:p w14:paraId="548BAD6A" w14:textId="77777777" w:rsidR="00D83BCA" w:rsidRDefault="00D83BCA" w:rsidP="00DC555B">
            <w:pPr>
              <w:spacing w:line="360" w:lineRule="auto"/>
              <w:jc w:val="center"/>
              <w:rPr>
                <w:ins w:id="96" w:author="Miao Cai" w:date="2019-04-19T09:55:00Z"/>
                <w:rFonts w:ascii="Times New Roman" w:eastAsia="SimSun" w:hAnsi="Times New Roman" w:cs="Times New Roman"/>
                <w:color w:val="000000"/>
                <w:kern w:val="0"/>
                <w:szCs w:val="24"/>
              </w:rPr>
            </w:pPr>
          </w:p>
        </w:tc>
        <w:tc>
          <w:tcPr>
            <w:tcW w:w="1397" w:type="dxa"/>
            <w:tcBorders>
              <w:top w:val="single" w:sz="4" w:space="0" w:color="auto"/>
              <w:bottom w:val="nil"/>
            </w:tcBorders>
            <w:noWrap/>
            <w:tcPrChange w:id="97" w:author="Miao Cai" w:date="2019-04-19T09:56:00Z">
              <w:tcPr>
                <w:tcW w:w="1397" w:type="dxa"/>
                <w:gridSpan w:val="2"/>
                <w:tcBorders>
                  <w:top w:val="single" w:sz="4" w:space="0" w:color="auto"/>
                  <w:bottom w:val="single" w:sz="4" w:space="0" w:color="auto"/>
                </w:tcBorders>
                <w:noWrap/>
              </w:tcPr>
            </w:tcPrChange>
          </w:tcPr>
          <w:p w14:paraId="0D88A0D0" w14:textId="77777777" w:rsidR="00D83BCA" w:rsidRPr="00BC537A" w:rsidRDefault="00D83BCA" w:rsidP="00DC555B">
            <w:pPr>
              <w:spacing w:line="360" w:lineRule="auto"/>
              <w:jc w:val="center"/>
              <w:rPr>
                <w:ins w:id="98" w:author="Miao Cai" w:date="2019-04-19T09:55:00Z"/>
                <w:rFonts w:ascii="Times New Roman" w:eastAsia="SimSun" w:hAnsi="Times New Roman" w:cs="Times New Roman"/>
                <w:color w:val="000000"/>
                <w:kern w:val="0"/>
                <w:szCs w:val="24"/>
                <w:rPrChange w:id="99" w:author="Miao Cai" w:date="2019-04-19T09:52:00Z">
                  <w:rPr>
                    <w:ins w:id="100" w:author="Miao Cai" w:date="2019-04-19T09:55:00Z"/>
                    <w:rFonts w:ascii="Times New Roman" w:eastAsia="SimSun" w:hAnsi="Times New Roman" w:cs="Times New Roman"/>
                    <w:color w:val="000000"/>
                    <w:kern w:val="0"/>
                    <w:szCs w:val="24"/>
                  </w:rPr>
                </w:rPrChange>
              </w:rPr>
            </w:pPr>
          </w:p>
        </w:tc>
        <w:tc>
          <w:tcPr>
            <w:tcW w:w="1466" w:type="dxa"/>
            <w:tcBorders>
              <w:top w:val="single" w:sz="4" w:space="0" w:color="auto"/>
              <w:bottom w:val="nil"/>
            </w:tcBorders>
            <w:noWrap/>
            <w:tcPrChange w:id="101" w:author="Miao Cai" w:date="2019-04-19T09:56:00Z">
              <w:tcPr>
                <w:tcW w:w="1466" w:type="dxa"/>
                <w:gridSpan w:val="2"/>
                <w:tcBorders>
                  <w:top w:val="single" w:sz="4" w:space="0" w:color="auto"/>
                  <w:bottom w:val="single" w:sz="4" w:space="0" w:color="auto"/>
                </w:tcBorders>
                <w:noWrap/>
              </w:tcPr>
            </w:tcPrChange>
          </w:tcPr>
          <w:p w14:paraId="4D8E1537" w14:textId="77777777" w:rsidR="00D83BCA" w:rsidRPr="00BC537A" w:rsidRDefault="00D83BCA" w:rsidP="00DC555B">
            <w:pPr>
              <w:spacing w:line="360" w:lineRule="auto"/>
              <w:jc w:val="center"/>
              <w:rPr>
                <w:ins w:id="102" w:author="Miao Cai" w:date="2019-04-19T09:55:00Z"/>
                <w:rFonts w:ascii="Times New Roman" w:eastAsia="SimSun" w:hAnsi="Times New Roman" w:cs="Times New Roman"/>
                <w:color w:val="000000"/>
                <w:kern w:val="0"/>
                <w:szCs w:val="24"/>
                <w:rPrChange w:id="103" w:author="Miao Cai" w:date="2019-04-19T09:52:00Z">
                  <w:rPr>
                    <w:ins w:id="104" w:author="Miao Cai" w:date="2019-04-19T09:55:00Z"/>
                    <w:rFonts w:ascii="Times New Roman" w:eastAsia="SimSun" w:hAnsi="Times New Roman" w:cs="Times New Roman"/>
                    <w:color w:val="000000"/>
                    <w:kern w:val="0"/>
                    <w:szCs w:val="24"/>
                  </w:rPr>
                </w:rPrChange>
              </w:rPr>
            </w:pPr>
          </w:p>
        </w:tc>
      </w:tr>
      <w:tr w:rsidR="00067C0F" w:rsidRPr="00BC537A" w14:paraId="6ABBC214" w14:textId="77777777" w:rsidTr="00D83BCA">
        <w:trPr>
          <w:trHeight w:val="384"/>
          <w:trPrChange w:id="105" w:author="Miao Cai" w:date="2019-04-19T09:55:00Z">
            <w:trPr>
              <w:trHeight w:val="384"/>
            </w:trPr>
          </w:trPrChange>
        </w:trPr>
        <w:tc>
          <w:tcPr>
            <w:tcW w:w="1397" w:type="dxa"/>
            <w:tcBorders>
              <w:top w:val="nil"/>
            </w:tcBorders>
            <w:noWrap/>
            <w:hideMark/>
            <w:tcPrChange w:id="106" w:author="Miao Cai" w:date="2019-04-19T09:55:00Z">
              <w:tcPr>
                <w:tcW w:w="1397" w:type="dxa"/>
                <w:noWrap/>
                <w:hideMark/>
              </w:tcPr>
            </w:tcPrChange>
          </w:tcPr>
          <w:p w14:paraId="6ABBC20F" w14:textId="77777777" w:rsidR="00067C0F" w:rsidRPr="00BC537A" w:rsidRDefault="00067C0F" w:rsidP="00DC555B">
            <w:pPr>
              <w:spacing w:line="360" w:lineRule="auto"/>
              <w:rPr>
                <w:rFonts w:ascii="Times New Roman" w:eastAsia="SimSun" w:hAnsi="Times New Roman" w:cs="Times New Roman"/>
                <w:color w:val="000000"/>
                <w:kern w:val="0"/>
                <w:szCs w:val="24"/>
                <w:rPrChange w:id="107"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08" w:author="Miao Cai" w:date="2019-04-19T09:52:00Z">
                  <w:rPr>
                    <w:rFonts w:ascii="SimSun" w:eastAsia="SimSun" w:hAnsi="SimSun" w:cs="SimSun" w:hint="eastAsia"/>
                    <w:color w:val="000000"/>
                    <w:kern w:val="0"/>
                    <w:szCs w:val="24"/>
                  </w:rPr>
                </w:rPrChange>
              </w:rPr>
              <w:t>k=10</w:t>
            </w:r>
          </w:p>
        </w:tc>
        <w:tc>
          <w:tcPr>
            <w:tcW w:w="1397" w:type="dxa"/>
            <w:tcBorders>
              <w:top w:val="nil"/>
            </w:tcBorders>
            <w:noWrap/>
            <w:hideMark/>
            <w:tcPrChange w:id="109" w:author="Miao Cai" w:date="2019-04-19T09:55:00Z">
              <w:tcPr>
                <w:tcW w:w="1397" w:type="dxa"/>
                <w:gridSpan w:val="2"/>
                <w:noWrap/>
                <w:hideMark/>
              </w:tcPr>
            </w:tcPrChange>
          </w:tcPr>
          <w:p w14:paraId="6ABBC210"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110"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11" w:author="Miao Cai" w:date="2019-04-19T09:52:00Z">
                  <w:rPr>
                    <w:rFonts w:ascii="SimSun" w:eastAsia="SimSun" w:hAnsi="SimSun" w:cs="SimSun"/>
                    <w:color w:val="000000"/>
                    <w:kern w:val="0"/>
                    <w:szCs w:val="24"/>
                  </w:rPr>
                </w:rPrChange>
              </w:rPr>
              <w:t>0.029076913</w:t>
            </w:r>
          </w:p>
        </w:tc>
        <w:tc>
          <w:tcPr>
            <w:tcW w:w="1397" w:type="dxa"/>
            <w:tcBorders>
              <w:top w:val="nil"/>
            </w:tcBorders>
            <w:noWrap/>
            <w:hideMark/>
            <w:tcPrChange w:id="112" w:author="Miao Cai" w:date="2019-04-19T09:55:00Z">
              <w:tcPr>
                <w:tcW w:w="1397" w:type="dxa"/>
                <w:gridSpan w:val="2"/>
                <w:noWrap/>
                <w:hideMark/>
              </w:tcPr>
            </w:tcPrChange>
          </w:tcPr>
          <w:p w14:paraId="6ABBC211"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113"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14" w:author="Miao Cai" w:date="2019-04-19T09:52:00Z">
                  <w:rPr>
                    <w:rFonts w:ascii="SimSun" w:eastAsia="SimSun" w:hAnsi="SimSun" w:cs="SimSun"/>
                    <w:color w:val="000000"/>
                    <w:kern w:val="0"/>
                    <w:szCs w:val="24"/>
                  </w:rPr>
                </w:rPrChange>
              </w:rPr>
              <w:t>0.000972817</w:t>
            </w:r>
          </w:p>
        </w:tc>
        <w:tc>
          <w:tcPr>
            <w:tcW w:w="1397" w:type="dxa"/>
            <w:tcBorders>
              <w:top w:val="nil"/>
            </w:tcBorders>
            <w:noWrap/>
            <w:hideMark/>
            <w:tcPrChange w:id="115" w:author="Miao Cai" w:date="2019-04-19T09:55:00Z">
              <w:tcPr>
                <w:tcW w:w="1397" w:type="dxa"/>
                <w:gridSpan w:val="2"/>
                <w:noWrap/>
                <w:hideMark/>
              </w:tcPr>
            </w:tcPrChange>
          </w:tcPr>
          <w:p w14:paraId="6ABBC212"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116"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17" w:author="Miao Cai" w:date="2019-04-19T09:52:00Z">
                  <w:rPr>
                    <w:rFonts w:ascii="SimSun" w:eastAsia="SimSun" w:hAnsi="SimSun" w:cs="SimSun"/>
                    <w:color w:val="000000"/>
                    <w:kern w:val="0"/>
                    <w:szCs w:val="24"/>
                  </w:rPr>
                </w:rPrChange>
              </w:rPr>
              <w:t>354.8811059</w:t>
            </w:r>
          </w:p>
        </w:tc>
        <w:tc>
          <w:tcPr>
            <w:tcW w:w="1466" w:type="dxa"/>
            <w:tcBorders>
              <w:top w:val="nil"/>
            </w:tcBorders>
            <w:noWrap/>
            <w:hideMark/>
            <w:tcPrChange w:id="118" w:author="Miao Cai" w:date="2019-04-19T09:55:00Z">
              <w:tcPr>
                <w:tcW w:w="1466" w:type="dxa"/>
                <w:gridSpan w:val="2"/>
                <w:noWrap/>
                <w:hideMark/>
              </w:tcPr>
            </w:tcPrChange>
          </w:tcPr>
          <w:p w14:paraId="6ABBC213"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119"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20" w:author="Miao Cai" w:date="2019-04-19T09:52:00Z">
                  <w:rPr>
                    <w:rFonts w:ascii="SimSun" w:eastAsia="SimSun" w:hAnsi="SimSun" w:cs="SimSun"/>
                    <w:color w:val="000000"/>
                    <w:kern w:val="0"/>
                    <w:szCs w:val="24"/>
                  </w:rPr>
                </w:rPrChange>
              </w:rPr>
              <w:t>1.002407025</w:t>
            </w:r>
          </w:p>
        </w:tc>
      </w:tr>
      <w:tr w:rsidR="00067C0F" w:rsidRPr="00BC537A" w14:paraId="6ABBC21A" w14:textId="77777777" w:rsidTr="00BC537A">
        <w:trPr>
          <w:trHeight w:val="384"/>
          <w:trPrChange w:id="121" w:author="Miao Cai" w:date="2019-04-19T09:51:00Z">
            <w:trPr>
              <w:trHeight w:val="384"/>
            </w:trPr>
          </w:trPrChange>
        </w:trPr>
        <w:tc>
          <w:tcPr>
            <w:tcW w:w="1397" w:type="dxa"/>
            <w:noWrap/>
            <w:hideMark/>
            <w:tcPrChange w:id="122" w:author="Miao Cai" w:date="2019-04-19T09:51:00Z">
              <w:tcPr>
                <w:tcW w:w="1397" w:type="dxa"/>
                <w:noWrap/>
                <w:hideMark/>
              </w:tcPr>
            </w:tcPrChange>
          </w:tcPr>
          <w:p w14:paraId="6ABBC215" w14:textId="77777777" w:rsidR="00067C0F" w:rsidRPr="00BC537A" w:rsidRDefault="00067C0F" w:rsidP="00DC555B">
            <w:pPr>
              <w:spacing w:line="360" w:lineRule="auto"/>
              <w:rPr>
                <w:rFonts w:ascii="Times New Roman" w:eastAsia="SimSun" w:hAnsi="Times New Roman" w:cs="Times New Roman"/>
                <w:color w:val="000000"/>
                <w:kern w:val="0"/>
                <w:szCs w:val="24"/>
                <w:rPrChange w:id="123"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24" w:author="Miao Cai" w:date="2019-04-19T09:52:00Z">
                  <w:rPr>
                    <w:rFonts w:ascii="SimSun" w:eastAsia="SimSun" w:hAnsi="SimSun" w:cs="SimSun" w:hint="eastAsia"/>
                    <w:color w:val="000000"/>
                    <w:kern w:val="0"/>
                    <w:szCs w:val="24"/>
                  </w:rPr>
                </w:rPrChange>
              </w:rPr>
              <w:t>k=100</w:t>
            </w:r>
          </w:p>
        </w:tc>
        <w:tc>
          <w:tcPr>
            <w:tcW w:w="1397" w:type="dxa"/>
            <w:noWrap/>
            <w:hideMark/>
            <w:tcPrChange w:id="125" w:author="Miao Cai" w:date="2019-04-19T09:51:00Z">
              <w:tcPr>
                <w:tcW w:w="1397" w:type="dxa"/>
                <w:gridSpan w:val="2"/>
                <w:noWrap/>
                <w:hideMark/>
              </w:tcPr>
            </w:tcPrChange>
          </w:tcPr>
          <w:p w14:paraId="6ABBC216"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126"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27" w:author="Miao Cai" w:date="2019-04-19T09:52:00Z">
                  <w:rPr>
                    <w:rFonts w:ascii="SimSun" w:eastAsia="SimSun" w:hAnsi="SimSun" w:cs="SimSun"/>
                    <w:color w:val="000000"/>
                    <w:kern w:val="0"/>
                    <w:szCs w:val="24"/>
                  </w:rPr>
                </w:rPrChange>
              </w:rPr>
              <w:t>0.013247504</w:t>
            </w:r>
          </w:p>
        </w:tc>
        <w:tc>
          <w:tcPr>
            <w:tcW w:w="1397" w:type="dxa"/>
            <w:noWrap/>
            <w:hideMark/>
            <w:tcPrChange w:id="128" w:author="Miao Cai" w:date="2019-04-19T09:51:00Z">
              <w:tcPr>
                <w:tcW w:w="1397" w:type="dxa"/>
                <w:gridSpan w:val="2"/>
                <w:noWrap/>
                <w:hideMark/>
              </w:tcPr>
            </w:tcPrChange>
          </w:tcPr>
          <w:p w14:paraId="6ABBC217"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129"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30" w:author="Miao Cai" w:date="2019-04-19T09:52:00Z">
                  <w:rPr>
                    <w:rFonts w:ascii="SimSun" w:eastAsia="SimSun" w:hAnsi="SimSun" w:cs="SimSun"/>
                    <w:color w:val="000000"/>
                    <w:kern w:val="0"/>
                    <w:szCs w:val="24"/>
                  </w:rPr>
                </w:rPrChange>
              </w:rPr>
              <w:t>0.000306754</w:t>
            </w:r>
          </w:p>
        </w:tc>
        <w:tc>
          <w:tcPr>
            <w:tcW w:w="1397" w:type="dxa"/>
            <w:noWrap/>
            <w:hideMark/>
            <w:tcPrChange w:id="131" w:author="Miao Cai" w:date="2019-04-19T09:51:00Z">
              <w:tcPr>
                <w:tcW w:w="1397" w:type="dxa"/>
                <w:gridSpan w:val="2"/>
                <w:noWrap/>
                <w:hideMark/>
              </w:tcPr>
            </w:tcPrChange>
          </w:tcPr>
          <w:p w14:paraId="6ABBC218"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132"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33" w:author="Miao Cai" w:date="2019-04-19T09:52:00Z">
                  <w:rPr>
                    <w:rFonts w:ascii="SimSun" w:eastAsia="SimSun" w:hAnsi="SimSun" w:cs="SimSun"/>
                    <w:color w:val="000000"/>
                    <w:kern w:val="0"/>
                    <w:szCs w:val="24"/>
                  </w:rPr>
                </w:rPrChange>
              </w:rPr>
              <w:t>355.1798677</w:t>
            </w:r>
          </w:p>
        </w:tc>
        <w:tc>
          <w:tcPr>
            <w:tcW w:w="1466" w:type="dxa"/>
            <w:noWrap/>
            <w:hideMark/>
            <w:tcPrChange w:id="134" w:author="Miao Cai" w:date="2019-04-19T09:51:00Z">
              <w:tcPr>
                <w:tcW w:w="1466" w:type="dxa"/>
                <w:gridSpan w:val="2"/>
                <w:noWrap/>
                <w:hideMark/>
              </w:tcPr>
            </w:tcPrChange>
          </w:tcPr>
          <w:p w14:paraId="6ABBC219"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135"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36" w:author="Miao Cai" w:date="2019-04-19T09:52:00Z">
                  <w:rPr>
                    <w:rFonts w:ascii="SimSun" w:eastAsia="SimSun" w:hAnsi="SimSun" w:cs="SimSun"/>
                    <w:color w:val="000000"/>
                    <w:kern w:val="0"/>
                    <w:szCs w:val="24"/>
                  </w:rPr>
                </w:rPrChange>
              </w:rPr>
              <w:t>1.00243546</w:t>
            </w:r>
          </w:p>
        </w:tc>
      </w:tr>
      <w:tr w:rsidR="00067C0F" w:rsidRPr="00BC537A" w14:paraId="6ABBC220" w14:textId="77777777" w:rsidTr="00BC537A">
        <w:trPr>
          <w:trHeight w:val="384"/>
          <w:trPrChange w:id="137" w:author="Miao Cai" w:date="2019-04-19T09:51:00Z">
            <w:trPr>
              <w:trHeight w:val="384"/>
            </w:trPr>
          </w:trPrChange>
        </w:trPr>
        <w:tc>
          <w:tcPr>
            <w:tcW w:w="1397" w:type="dxa"/>
            <w:noWrap/>
            <w:hideMark/>
            <w:tcPrChange w:id="138" w:author="Miao Cai" w:date="2019-04-19T09:51:00Z">
              <w:tcPr>
                <w:tcW w:w="1397" w:type="dxa"/>
                <w:noWrap/>
                <w:hideMark/>
              </w:tcPr>
            </w:tcPrChange>
          </w:tcPr>
          <w:p w14:paraId="6ABBC21B" w14:textId="77777777" w:rsidR="00067C0F" w:rsidRPr="00BC537A" w:rsidRDefault="00067C0F" w:rsidP="00DC555B">
            <w:pPr>
              <w:spacing w:line="360" w:lineRule="auto"/>
              <w:rPr>
                <w:rFonts w:ascii="Times New Roman" w:eastAsia="SimSun" w:hAnsi="Times New Roman" w:cs="Times New Roman"/>
                <w:color w:val="000000"/>
                <w:kern w:val="0"/>
                <w:szCs w:val="24"/>
                <w:rPrChange w:id="139"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40" w:author="Miao Cai" w:date="2019-04-19T09:52:00Z">
                  <w:rPr>
                    <w:rFonts w:ascii="SimSun" w:eastAsia="SimSun" w:hAnsi="SimSun" w:cs="SimSun" w:hint="eastAsia"/>
                    <w:color w:val="000000"/>
                    <w:kern w:val="0"/>
                    <w:szCs w:val="24"/>
                  </w:rPr>
                </w:rPrChange>
              </w:rPr>
              <w:t>k=1000</w:t>
            </w:r>
          </w:p>
        </w:tc>
        <w:tc>
          <w:tcPr>
            <w:tcW w:w="1397" w:type="dxa"/>
            <w:noWrap/>
            <w:hideMark/>
            <w:tcPrChange w:id="141" w:author="Miao Cai" w:date="2019-04-19T09:51:00Z">
              <w:tcPr>
                <w:tcW w:w="1397" w:type="dxa"/>
                <w:gridSpan w:val="2"/>
                <w:noWrap/>
                <w:hideMark/>
              </w:tcPr>
            </w:tcPrChange>
          </w:tcPr>
          <w:p w14:paraId="6ABBC21C"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142"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43" w:author="Miao Cai" w:date="2019-04-19T09:52:00Z">
                  <w:rPr>
                    <w:rFonts w:ascii="SimSun" w:eastAsia="SimSun" w:hAnsi="SimSun" w:cs="SimSun"/>
                    <w:color w:val="000000"/>
                    <w:kern w:val="0"/>
                    <w:szCs w:val="24"/>
                  </w:rPr>
                </w:rPrChange>
              </w:rPr>
              <w:t>0.006521866</w:t>
            </w:r>
          </w:p>
        </w:tc>
        <w:tc>
          <w:tcPr>
            <w:tcW w:w="1397" w:type="dxa"/>
            <w:noWrap/>
            <w:hideMark/>
            <w:tcPrChange w:id="144" w:author="Miao Cai" w:date="2019-04-19T09:51:00Z">
              <w:tcPr>
                <w:tcW w:w="1397" w:type="dxa"/>
                <w:gridSpan w:val="2"/>
                <w:noWrap/>
                <w:hideMark/>
              </w:tcPr>
            </w:tcPrChange>
          </w:tcPr>
          <w:p w14:paraId="6ABBC21D"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145"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46" w:author="Miao Cai" w:date="2019-04-19T09:52:00Z">
                  <w:rPr>
                    <w:rFonts w:ascii="SimSun" w:eastAsia="SimSun" w:hAnsi="SimSun" w:cs="SimSun"/>
                    <w:color w:val="000000"/>
                    <w:kern w:val="0"/>
                    <w:szCs w:val="24"/>
                  </w:rPr>
                </w:rPrChange>
              </w:rPr>
              <w:t>8.12E-05</w:t>
            </w:r>
          </w:p>
        </w:tc>
        <w:tc>
          <w:tcPr>
            <w:tcW w:w="1397" w:type="dxa"/>
            <w:noWrap/>
            <w:hideMark/>
            <w:tcPrChange w:id="147" w:author="Miao Cai" w:date="2019-04-19T09:51:00Z">
              <w:tcPr>
                <w:tcW w:w="1397" w:type="dxa"/>
                <w:gridSpan w:val="2"/>
                <w:noWrap/>
                <w:hideMark/>
              </w:tcPr>
            </w:tcPrChange>
          </w:tcPr>
          <w:p w14:paraId="6ABBC21E"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148"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49" w:author="Miao Cai" w:date="2019-04-19T09:52:00Z">
                  <w:rPr>
                    <w:rFonts w:ascii="SimSun" w:eastAsia="SimSun" w:hAnsi="SimSun" w:cs="SimSun"/>
                    <w:color w:val="000000"/>
                    <w:kern w:val="0"/>
                    <w:szCs w:val="24"/>
                  </w:rPr>
                </w:rPrChange>
              </w:rPr>
              <w:t>395.8878506</w:t>
            </w:r>
          </w:p>
        </w:tc>
        <w:tc>
          <w:tcPr>
            <w:tcW w:w="1466" w:type="dxa"/>
            <w:noWrap/>
            <w:hideMark/>
            <w:tcPrChange w:id="150" w:author="Miao Cai" w:date="2019-04-19T09:51:00Z">
              <w:tcPr>
                <w:tcW w:w="1466" w:type="dxa"/>
                <w:gridSpan w:val="2"/>
                <w:noWrap/>
                <w:hideMark/>
              </w:tcPr>
            </w:tcPrChange>
          </w:tcPr>
          <w:p w14:paraId="6ABBC21F"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151"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52" w:author="Miao Cai" w:date="2019-04-19T09:52:00Z">
                  <w:rPr>
                    <w:rFonts w:ascii="SimSun" w:eastAsia="SimSun" w:hAnsi="SimSun" w:cs="SimSun"/>
                    <w:color w:val="000000"/>
                    <w:kern w:val="0"/>
                    <w:szCs w:val="24"/>
                  </w:rPr>
                </w:rPrChange>
              </w:rPr>
              <w:t>1.001693372</w:t>
            </w:r>
          </w:p>
        </w:tc>
      </w:tr>
      <w:tr w:rsidR="00067C0F" w:rsidRPr="00BC537A" w14:paraId="6ABBC226" w14:textId="77777777" w:rsidTr="00BC537A">
        <w:trPr>
          <w:trHeight w:val="384"/>
          <w:trPrChange w:id="153" w:author="Miao Cai" w:date="2019-04-19T09:51:00Z">
            <w:trPr>
              <w:trHeight w:val="384"/>
            </w:trPr>
          </w:trPrChange>
        </w:trPr>
        <w:tc>
          <w:tcPr>
            <w:tcW w:w="1397" w:type="dxa"/>
            <w:noWrap/>
            <w:hideMark/>
            <w:tcPrChange w:id="154" w:author="Miao Cai" w:date="2019-04-19T09:51:00Z">
              <w:tcPr>
                <w:tcW w:w="1397" w:type="dxa"/>
                <w:noWrap/>
                <w:hideMark/>
              </w:tcPr>
            </w:tcPrChange>
          </w:tcPr>
          <w:p w14:paraId="6ABBC221" w14:textId="77777777" w:rsidR="00067C0F" w:rsidRPr="00D83BCA" w:rsidRDefault="00067C0F" w:rsidP="00DC555B">
            <w:pPr>
              <w:spacing w:line="360" w:lineRule="auto"/>
              <w:rPr>
                <w:rFonts w:ascii="Times New Roman" w:eastAsia="SimSun" w:hAnsi="Times New Roman" w:cs="Times New Roman"/>
                <w:b/>
                <w:color w:val="000000"/>
                <w:kern w:val="0"/>
                <w:szCs w:val="24"/>
                <w:rPrChange w:id="155" w:author="Miao Cai" w:date="2019-04-19T09:56:00Z">
                  <w:rPr>
                    <w:rFonts w:ascii="SimSun" w:eastAsia="SimSun" w:hAnsi="SimSun" w:cs="SimSun"/>
                    <w:color w:val="000000"/>
                    <w:kern w:val="0"/>
                    <w:szCs w:val="24"/>
                  </w:rPr>
                </w:rPrChange>
              </w:rPr>
            </w:pPr>
            <w:r w:rsidRPr="00D83BCA">
              <w:rPr>
                <w:rFonts w:ascii="Times New Roman" w:eastAsia="SimSun" w:hAnsi="Times New Roman" w:cs="Times New Roman"/>
                <w:b/>
                <w:color w:val="000000"/>
                <w:kern w:val="0"/>
                <w:szCs w:val="24"/>
                <w:rPrChange w:id="156" w:author="Miao Cai" w:date="2019-04-19T09:56:00Z">
                  <w:rPr>
                    <w:rFonts w:ascii="SimSun" w:eastAsia="SimSun" w:hAnsi="SimSun" w:cs="SimSun" w:hint="eastAsia"/>
                    <w:color w:val="000000"/>
                    <w:kern w:val="0"/>
                    <w:szCs w:val="24"/>
                  </w:rPr>
                </w:rPrChange>
              </w:rPr>
              <w:t>a11</w:t>
            </w:r>
          </w:p>
        </w:tc>
        <w:tc>
          <w:tcPr>
            <w:tcW w:w="1397" w:type="dxa"/>
            <w:noWrap/>
            <w:hideMark/>
            <w:tcPrChange w:id="157" w:author="Miao Cai" w:date="2019-04-19T09:51:00Z">
              <w:tcPr>
                <w:tcW w:w="1397" w:type="dxa"/>
                <w:gridSpan w:val="2"/>
                <w:noWrap/>
                <w:hideMark/>
              </w:tcPr>
            </w:tcPrChange>
          </w:tcPr>
          <w:p w14:paraId="6ABBC222" w14:textId="1ADEFEC1" w:rsidR="00067C0F" w:rsidRPr="00BC537A" w:rsidRDefault="00067C0F" w:rsidP="00DC555B">
            <w:pPr>
              <w:spacing w:line="360" w:lineRule="auto"/>
              <w:jc w:val="center"/>
              <w:rPr>
                <w:rFonts w:ascii="Times New Roman" w:eastAsia="SimSun" w:hAnsi="Times New Roman" w:cs="Times New Roman"/>
                <w:color w:val="000000"/>
                <w:kern w:val="0"/>
                <w:szCs w:val="24"/>
                <w:rPrChange w:id="158" w:author="Miao Cai" w:date="2019-04-19T09:52:00Z">
                  <w:rPr>
                    <w:rFonts w:ascii="SimSun" w:eastAsia="SimSun" w:hAnsi="SimSun" w:cs="SimSun"/>
                    <w:color w:val="000000"/>
                    <w:kern w:val="0"/>
                    <w:szCs w:val="24"/>
                  </w:rPr>
                </w:rPrChange>
              </w:rPr>
            </w:pPr>
            <w:del w:id="159" w:author="Miao Cai" w:date="2019-04-19T09:51:00Z">
              <w:r w:rsidRPr="00BC537A" w:rsidDel="00BC537A">
                <w:rPr>
                  <w:rFonts w:ascii="Times New Roman" w:eastAsia="SimSun" w:hAnsi="Times New Roman" w:cs="Times New Roman"/>
                  <w:color w:val="000000"/>
                  <w:kern w:val="0"/>
                  <w:szCs w:val="24"/>
                  <w:rPrChange w:id="160" w:author="Miao Cai" w:date="2019-04-19T09:52:00Z">
                    <w:rPr>
                      <w:rFonts w:ascii="SimSun" w:eastAsia="SimSun" w:hAnsi="SimSun" w:cs="SimSun" w:hint="eastAsia"/>
                      <w:color w:val="000000"/>
                      <w:kern w:val="0"/>
                      <w:szCs w:val="24"/>
                    </w:rPr>
                  </w:rPrChange>
                </w:rPr>
                <w:delText>Bias</w:delText>
              </w:r>
            </w:del>
          </w:p>
        </w:tc>
        <w:tc>
          <w:tcPr>
            <w:tcW w:w="1397" w:type="dxa"/>
            <w:noWrap/>
            <w:hideMark/>
            <w:tcPrChange w:id="161" w:author="Miao Cai" w:date="2019-04-19T09:51:00Z">
              <w:tcPr>
                <w:tcW w:w="1397" w:type="dxa"/>
                <w:gridSpan w:val="2"/>
                <w:noWrap/>
                <w:hideMark/>
              </w:tcPr>
            </w:tcPrChange>
          </w:tcPr>
          <w:p w14:paraId="6ABBC223" w14:textId="5CDA8182" w:rsidR="00067C0F" w:rsidRPr="00BC537A" w:rsidRDefault="00067C0F" w:rsidP="00DC555B">
            <w:pPr>
              <w:spacing w:line="360" w:lineRule="auto"/>
              <w:jc w:val="center"/>
              <w:rPr>
                <w:rFonts w:ascii="Times New Roman" w:eastAsia="SimSun" w:hAnsi="Times New Roman" w:cs="Times New Roman"/>
                <w:color w:val="000000"/>
                <w:kern w:val="0"/>
                <w:szCs w:val="24"/>
                <w:rPrChange w:id="162" w:author="Miao Cai" w:date="2019-04-19T09:52:00Z">
                  <w:rPr>
                    <w:rFonts w:ascii="SimSun" w:eastAsia="SimSun" w:hAnsi="SimSun" w:cs="SimSun"/>
                    <w:color w:val="000000"/>
                    <w:kern w:val="0"/>
                    <w:szCs w:val="24"/>
                  </w:rPr>
                </w:rPrChange>
              </w:rPr>
            </w:pPr>
            <w:del w:id="163" w:author="Miao Cai" w:date="2019-04-19T09:51:00Z">
              <w:r w:rsidRPr="00BC537A" w:rsidDel="00BC537A">
                <w:rPr>
                  <w:rFonts w:ascii="Times New Roman" w:eastAsia="SimSun" w:hAnsi="Times New Roman" w:cs="Times New Roman"/>
                  <w:color w:val="000000"/>
                  <w:kern w:val="0"/>
                  <w:szCs w:val="24"/>
                  <w:rPrChange w:id="164" w:author="Miao Cai" w:date="2019-04-19T09:52:00Z">
                    <w:rPr>
                      <w:rFonts w:ascii="SimSun" w:eastAsia="SimSun" w:hAnsi="SimSun" w:cs="SimSun" w:hint="eastAsia"/>
                      <w:color w:val="000000"/>
                      <w:kern w:val="0"/>
                      <w:szCs w:val="24"/>
                    </w:rPr>
                  </w:rPrChange>
                </w:rPr>
                <w:delText>mse</w:delText>
              </w:r>
            </w:del>
          </w:p>
        </w:tc>
        <w:tc>
          <w:tcPr>
            <w:tcW w:w="1397" w:type="dxa"/>
            <w:noWrap/>
            <w:hideMark/>
            <w:tcPrChange w:id="165" w:author="Miao Cai" w:date="2019-04-19T09:51:00Z">
              <w:tcPr>
                <w:tcW w:w="1397" w:type="dxa"/>
                <w:gridSpan w:val="2"/>
                <w:noWrap/>
                <w:hideMark/>
              </w:tcPr>
            </w:tcPrChange>
          </w:tcPr>
          <w:p w14:paraId="6ABBC224" w14:textId="36E19FE0" w:rsidR="00067C0F" w:rsidRPr="00BC537A" w:rsidRDefault="00067C0F" w:rsidP="00DC555B">
            <w:pPr>
              <w:spacing w:line="360" w:lineRule="auto"/>
              <w:jc w:val="center"/>
              <w:rPr>
                <w:rFonts w:ascii="Times New Roman" w:eastAsia="SimSun" w:hAnsi="Times New Roman" w:cs="Times New Roman"/>
                <w:color w:val="000000"/>
                <w:kern w:val="0"/>
                <w:szCs w:val="24"/>
                <w:rPrChange w:id="166" w:author="Miao Cai" w:date="2019-04-19T09:52:00Z">
                  <w:rPr>
                    <w:rFonts w:ascii="SimSun" w:eastAsia="SimSun" w:hAnsi="SimSun" w:cs="SimSun"/>
                    <w:color w:val="000000"/>
                    <w:kern w:val="0"/>
                    <w:szCs w:val="24"/>
                  </w:rPr>
                </w:rPrChange>
              </w:rPr>
            </w:pPr>
            <w:del w:id="167" w:author="Miao Cai" w:date="2019-04-19T09:51:00Z">
              <w:r w:rsidRPr="00BC537A" w:rsidDel="00BC537A">
                <w:rPr>
                  <w:rFonts w:ascii="Times New Roman" w:eastAsia="SimSun" w:hAnsi="Times New Roman" w:cs="Times New Roman"/>
                  <w:color w:val="000000"/>
                  <w:kern w:val="0"/>
                  <w:szCs w:val="24"/>
                  <w:rPrChange w:id="168" w:author="Miao Cai" w:date="2019-04-19T09:52:00Z">
                    <w:rPr>
                      <w:rFonts w:ascii="SimSun" w:eastAsia="SimSun" w:hAnsi="SimSun" w:cs="SimSun" w:hint="eastAsia"/>
                      <w:color w:val="000000"/>
                      <w:kern w:val="0"/>
                      <w:szCs w:val="24"/>
                    </w:rPr>
                  </w:rPrChange>
                </w:rPr>
                <w:delText>n_eff</w:delText>
              </w:r>
            </w:del>
          </w:p>
        </w:tc>
        <w:tc>
          <w:tcPr>
            <w:tcW w:w="1466" w:type="dxa"/>
            <w:noWrap/>
            <w:hideMark/>
            <w:tcPrChange w:id="169" w:author="Miao Cai" w:date="2019-04-19T09:51:00Z">
              <w:tcPr>
                <w:tcW w:w="1466" w:type="dxa"/>
                <w:gridSpan w:val="2"/>
                <w:noWrap/>
                <w:hideMark/>
              </w:tcPr>
            </w:tcPrChange>
          </w:tcPr>
          <w:p w14:paraId="6ABBC225" w14:textId="6B4299E1" w:rsidR="00067C0F" w:rsidRPr="00BC537A" w:rsidRDefault="00067C0F" w:rsidP="00DC555B">
            <w:pPr>
              <w:spacing w:line="360" w:lineRule="auto"/>
              <w:jc w:val="center"/>
              <w:rPr>
                <w:rFonts w:ascii="Times New Roman" w:eastAsia="SimSun" w:hAnsi="Times New Roman" w:cs="Times New Roman"/>
                <w:color w:val="000000"/>
                <w:kern w:val="0"/>
                <w:szCs w:val="24"/>
                <w:rPrChange w:id="170" w:author="Miao Cai" w:date="2019-04-19T09:52:00Z">
                  <w:rPr>
                    <w:rFonts w:ascii="SimSun" w:eastAsia="SimSun" w:hAnsi="SimSun" w:cs="SimSun"/>
                    <w:color w:val="000000"/>
                    <w:kern w:val="0"/>
                    <w:szCs w:val="24"/>
                  </w:rPr>
                </w:rPrChange>
              </w:rPr>
            </w:pPr>
            <w:del w:id="171" w:author="Miao Cai" w:date="2019-04-19T09:51:00Z">
              <w:r w:rsidRPr="00BC537A" w:rsidDel="00BC537A">
                <w:rPr>
                  <w:rFonts w:ascii="Times New Roman" w:eastAsia="SimSun" w:hAnsi="Times New Roman" w:cs="Times New Roman"/>
                  <w:color w:val="000000"/>
                  <w:kern w:val="0"/>
                  <w:szCs w:val="24"/>
                  <w:rPrChange w:id="172" w:author="Miao Cai" w:date="2019-04-19T09:52:00Z">
                    <w:rPr>
                      <w:rFonts w:ascii="SimSun" w:eastAsia="SimSun" w:hAnsi="SimSun" w:cs="SimSun" w:hint="eastAsia"/>
                      <w:color w:val="000000"/>
                      <w:kern w:val="0"/>
                      <w:szCs w:val="24"/>
                    </w:rPr>
                  </w:rPrChange>
                </w:rPr>
                <w:delText>Rhat</w:delText>
              </w:r>
            </w:del>
          </w:p>
        </w:tc>
      </w:tr>
      <w:tr w:rsidR="00067C0F" w:rsidRPr="00BC537A" w14:paraId="6ABBC22C" w14:textId="77777777" w:rsidTr="00BC537A">
        <w:trPr>
          <w:trHeight w:val="384"/>
          <w:trPrChange w:id="173" w:author="Miao Cai" w:date="2019-04-19T09:51:00Z">
            <w:trPr>
              <w:trHeight w:val="384"/>
            </w:trPr>
          </w:trPrChange>
        </w:trPr>
        <w:tc>
          <w:tcPr>
            <w:tcW w:w="1397" w:type="dxa"/>
            <w:noWrap/>
            <w:hideMark/>
            <w:tcPrChange w:id="174" w:author="Miao Cai" w:date="2019-04-19T09:51:00Z">
              <w:tcPr>
                <w:tcW w:w="1397" w:type="dxa"/>
                <w:noWrap/>
                <w:hideMark/>
              </w:tcPr>
            </w:tcPrChange>
          </w:tcPr>
          <w:p w14:paraId="6ABBC227" w14:textId="77777777" w:rsidR="00067C0F" w:rsidRPr="00BC537A" w:rsidRDefault="00067C0F" w:rsidP="00DC555B">
            <w:pPr>
              <w:spacing w:line="360" w:lineRule="auto"/>
              <w:rPr>
                <w:rFonts w:ascii="Times New Roman" w:eastAsia="SimSun" w:hAnsi="Times New Roman" w:cs="Times New Roman"/>
                <w:color w:val="000000"/>
                <w:kern w:val="0"/>
                <w:szCs w:val="24"/>
                <w:rPrChange w:id="175"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76" w:author="Miao Cai" w:date="2019-04-19T09:52:00Z">
                  <w:rPr>
                    <w:rFonts w:ascii="SimSun" w:eastAsia="SimSun" w:hAnsi="SimSun" w:cs="SimSun" w:hint="eastAsia"/>
                    <w:color w:val="000000"/>
                    <w:kern w:val="0"/>
                    <w:szCs w:val="24"/>
                  </w:rPr>
                </w:rPrChange>
              </w:rPr>
              <w:t>k=10</w:t>
            </w:r>
          </w:p>
        </w:tc>
        <w:tc>
          <w:tcPr>
            <w:tcW w:w="1397" w:type="dxa"/>
            <w:noWrap/>
            <w:hideMark/>
            <w:tcPrChange w:id="177" w:author="Miao Cai" w:date="2019-04-19T09:51:00Z">
              <w:tcPr>
                <w:tcW w:w="1397" w:type="dxa"/>
                <w:gridSpan w:val="2"/>
                <w:noWrap/>
                <w:hideMark/>
              </w:tcPr>
            </w:tcPrChange>
          </w:tcPr>
          <w:p w14:paraId="6ABBC228"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178"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79" w:author="Miao Cai" w:date="2019-04-19T09:52:00Z">
                  <w:rPr>
                    <w:rFonts w:ascii="SimSun" w:eastAsia="SimSun" w:hAnsi="SimSun" w:cs="SimSun"/>
                    <w:color w:val="000000"/>
                    <w:kern w:val="0"/>
                    <w:szCs w:val="24"/>
                  </w:rPr>
                </w:rPrChange>
              </w:rPr>
              <w:t>0.025690719</w:t>
            </w:r>
          </w:p>
        </w:tc>
        <w:tc>
          <w:tcPr>
            <w:tcW w:w="1397" w:type="dxa"/>
            <w:noWrap/>
            <w:hideMark/>
            <w:tcPrChange w:id="180" w:author="Miao Cai" w:date="2019-04-19T09:51:00Z">
              <w:tcPr>
                <w:tcW w:w="1397" w:type="dxa"/>
                <w:gridSpan w:val="2"/>
                <w:noWrap/>
                <w:hideMark/>
              </w:tcPr>
            </w:tcPrChange>
          </w:tcPr>
          <w:p w14:paraId="6ABBC229"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181"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82" w:author="Miao Cai" w:date="2019-04-19T09:52:00Z">
                  <w:rPr>
                    <w:rFonts w:ascii="SimSun" w:eastAsia="SimSun" w:hAnsi="SimSun" w:cs="SimSun"/>
                    <w:color w:val="000000"/>
                    <w:kern w:val="0"/>
                    <w:szCs w:val="24"/>
                  </w:rPr>
                </w:rPrChange>
              </w:rPr>
              <w:t>0.000739897</w:t>
            </w:r>
          </w:p>
        </w:tc>
        <w:tc>
          <w:tcPr>
            <w:tcW w:w="1397" w:type="dxa"/>
            <w:noWrap/>
            <w:hideMark/>
            <w:tcPrChange w:id="183" w:author="Miao Cai" w:date="2019-04-19T09:51:00Z">
              <w:tcPr>
                <w:tcW w:w="1397" w:type="dxa"/>
                <w:gridSpan w:val="2"/>
                <w:noWrap/>
                <w:hideMark/>
              </w:tcPr>
            </w:tcPrChange>
          </w:tcPr>
          <w:p w14:paraId="6ABBC22A"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184"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85" w:author="Miao Cai" w:date="2019-04-19T09:52:00Z">
                  <w:rPr>
                    <w:rFonts w:ascii="SimSun" w:eastAsia="SimSun" w:hAnsi="SimSun" w:cs="SimSun"/>
                    <w:color w:val="000000"/>
                    <w:kern w:val="0"/>
                    <w:szCs w:val="24"/>
                  </w:rPr>
                </w:rPrChange>
              </w:rPr>
              <w:t>412.2517836</w:t>
            </w:r>
          </w:p>
        </w:tc>
        <w:tc>
          <w:tcPr>
            <w:tcW w:w="1466" w:type="dxa"/>
            <w:noWrap/>
            <w:hideMark/>
            <w:tcPrChange w:id="186" w:author="Miao Cai" w:date="2019-04-19T09:51:00Z">
              <w:tcPr>
                <w:tcW w:w="1466" w:type="dxa"/>
                <w:gridSpan w:val="2"/>
                <w:noWrap/>
                <w:hideMark/>
              </w:tcPr>
            </w:tcPrChange>
          </w:tcPr>
          <w:p w14:paraId="6ABBC22B"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187"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88" w:author="Miao Cai" w:date="2019-04-19T09:52:00Z">
                  <w:rPr>
                    <w:rFonts w:ascii="SimSun" w:eastAsia="SimSun" w:hAnsi="SimSun" w:cs="SimSun"/>
                    <w:color w:val="000000"/>
                    <w:kern w:val="0"/>
                    <w:szCs w:val="24"/>
                  </w:rPr>
                </w:rPrChange>
              </w:rPr>
              <w:t>1.002033306</w:t>
            </w:r>
          </w:p>
        </w:tc>
      </w:tr>
      <w:tr w:rsidR="00067C0F" w:rsidRPr="00BC537A" w14:paraId="6ABBC232" w14:textId="77777777" w:rsidTr="00BC537A">
        <w:trPr>
          <w:trHeight w:val="384"/>
          <w:trPrChange w:id="189" w:author="Miao Cai" w:date="2019-04-19T09:51:00Z">
            <w:trPr>
              <w:trHeight w:val="384"/>
            </w:trPr>
          </w:trPrChange>
        </w:trPr>
        <w:tc>
          <w:tcPr>
            <w:tcW w:w="1397" w:type="dxa"/>
            <w:noWrap/>
            <w:hideMark/>
            <w:tcPrChange w:id="190" w:author="Miao Cai" w:date="2019-04-19T09:51:00Z">
              <w:tcPr>
                <w:tcW w:w="1397" w:type="dxa"/>
                <w:noWrap/>
                <w:hideMark/>
              </w:tcPr>
            </w:tcPrChange>
          </w:tcPr>
          <w:p w14:paraId="6ABBC22D" w14:textId="77777777" w:rsidR="00067C0F" w:rsidRPr="00BC537A" w:rsidRDefault="00067C0F" w:rsidP="00DC555B">
            <w:pPr>
              <w:spacing w:line="360" w:lineRule="auto"/>
              <w:rPr>
                <w:rFonts w:ascii="Times New Roman" w:eastAsia="SimSun" w:hAnsi="Times New Roman" w:cs="Times New Roman"/>
                <w:color w:val="000000"/>
                <w:kern w:val="0"/>
                <w:szCs w:val="24"/>
                <w:rPrChange w:id="191"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92" w:author="Miao Cai" w:date="2019-04-19T09:52:00Z">
                  <w:rPr>
                    <w:rFonts w:ascii="SimSun" w:eastAsia="SimSun" w:hAnsi="SimSun" w:cs="SimSun" w:hint="eastAsia"/>
                    <w:color w:val="000000"/>
                    <w:kern w:val="0"/>
                    <w:szCs w:val="24"/>
                  </w:rPr>
                </w:rPrChange>
              </w:rPr>
              <w:t>k=100</w:t>
            </w:r>
          </w:p>
        </w:tc>
        <w:tc>
          <w:tcPr>
            <w:tcW w:w="1397" w:type="dxa"/>
            <w:noWrap/>
            <w:hideMark/>
            <w:tcPrChange w:id="193" w:author="Miao Cai" w:date="2019-04-19T09:51:00Z">
              <w:tcPr>
                <w:tcW w:w="1397" w:type="dxa"/>
                <w:gridSpan w:val="2"/>
                <w:noWrap/>
                <w:hideMark/>
              </w:tcPr>
            </w:tcPrChange>
          </w:tcPr>
          <w:p w14:paraId="6ABBC22E"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194"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95" w:author="Miao Cai" w:date="2019-04-19T09:52:00Z">
                  <w:rPr>
                    <w:rFonts w:ascii="SimSun" w:eastAsia="SimSun" w:hAnsi="SimSun" w:cs="SimSun"/>
                    <w:color w:val="000000"/>
                    <w:kern w:val="0"/>
                    <w:szCs w:val="24"/>
                  </w:rPr>
                </w:rPrChange>
              </w:rPr>
              <w:t>0.014908724</w:t>
            </w:r>
          </w:p>
        </w:tc>
        <w:tc>
          <w:tcPr>
            <w:tcW w:w="1397" w:type="dxa"/>
            <w:noWrap/>
            <w:hideMark/>
            <w:tcPrChange w:id="196" w:author="Miao Cai" w:date="2019-04-19T09:51:00Z">
              <w:tcPr>
                <w:tcW w:w="1397" w:type="dxa"/>
                <w:gridSpan w:val="2"/>
                <w:noWrap/>
                <w:hideMark/>
              </w:tcPr>
            </w:tcPrChange>
          </w:tcPr>
          <w:p w14:paraId="6ABBC22F"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197"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198" w:author="Miao Cai" w:date="2019-04-19T09:52:00Z">
                  <w:rPr>
                    <w:rFonts w:ascii="SimSun" w:eastAsia="SimSun" w:hAnsi="SimSun" w:cs="SimSun"/>
                    <w:color w:val="000000"/>
                    <w:kern w:val="0"/>
                    <w:szCs w:val="24"/>
                  </w:rPr>
                </w:rPrChange>
              </w:rPr>
              <w:t>0.000329065</w:t>
            </w:r>
          </w:p>
        </w:tc>
        <w:tc>
          <w:tcPr>
            <w:tcW w:w="1397" w:type="dxa"/>
            <w:noWrap/>
            <w:hideMark/>
            <w:tcPrChange w:id="199" w:author="Miao Cai" w:date="2019-04-19T09:51:00Z">
              <w:tcPr>
                <w:tcW w:w="1397" w:type="dxa"/>
                <w:gridSpan w:val="2"/>
                <w:noWrap/>
                <w:hideMark/>
              </w:tcPr>
            </w:tcPrChange>
          </w:tcPr>
          <w:p w14:paraId="6ABBC230"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200"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201" w:author="Miao Cai" w:date="2019-04-19T09:52:00Z">
                  <w:rPr>
                    <w:rFonts w:ascii="SimSun" w:eastAsia="SimSun" w:hAnsi="SimSun" w:cs="SimSun"/>
                    <w:color w:val="000000"/>
                    <w:kern w:val="0"/>
                    <w:szCs w:val="24"/>
                  </w:rPr>
                </w:rPrChange>
              </w:rPr>
              <w:t>398.8923481</w:t>
            </w:r>
          </w:p>
        </w:tc>
        <w:tc>
          <w:tcPr>
            <w:tcW w:w="1466" w:type="dxa"/>
            <w:noWrap/>
            <w:hideMark/>
            <w:tcPrChange w:id="202" w:author="Miao Cai" w:date="2019-04-19T09:51:00Z">
              <w:tcPr>
                <w:tcW w:w="1466" w:type="dxa"/>
                <w:gridSpan w:val="2"/>
                <w:noWrap/>
                <w:hideMark/>
              </w:tcPr>
            </w:tcPrChange>
          </w:tcPr>
          <w:p w14:paraId="6ABBC231"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203"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204" w:author="Miao Cai" w:date="2019-04-19T09:52:00Z">
                  <w:rPr>
                    <w:rFonts w:ascii="SimSun" w:eastAsia="SimSun" w:hAnsi="SimSun" w:cs="SimSun"/>
                    <w:color w:val="000000"/>
                    <w:kern w:val="0"/>
                    <w:szCs w:val="24"/>
                  </w:rPr>
                </w:rPrChange>
              </w:rPr>
              <w:t>1.002103863</w:t>
            </w:r>
          </w:p>
        </w:tc>
      </w:tr>
      <w:tr w:rsidR="00067C0F" w:rsidRPr="00BC537A" w14:paraId="6ABBC238" w14:textId="77777777" w:rsidTr="00BC537A">
        <w:trPr>
          <w:trHeight w:val="384"/>
          <w:trPrChange w:id="205" w:author="Miao Cai" w:date="2019-04-19T09:51:00Z">
            <w:trPr>
              <w:trHeight w:val="384"/>
            </w:trPr>
          </w:trPrChange>
        </w:trPr>
        <w:tc>
          <w:tcPr>
            <w:tcW w:w="1397" w:type="dxa"/>
            <w:noWrap/>
            <w:hideMark/>
            <w:tcPrChange w:id="206" w:author="Miao Cai" w:date="2019-04-19T09:51:00Z">
              <w:tcPr>
                <w:tcW w:w="1397" w:type="dxa"/>
                <w:noWrap/>
                <w:hideMark/>
              </w:tcPr>
            </w:tcPrChange>
          </w:tcPr>
          <w:p w14:paraId="6ABBC233" w14:textId="77777777" w:rsidR="00067C0F" w:rsidRPr="00BC537A" w:rsidRDefault="00067C0F" w:rsidP="00DC555B">
            <w:pPr>
              <w:spacing w:line="360" w:lineRule="auto"/>
              <w:rPr>
                <w:rFonts w:ascii="Times New Roman" w:eastAsia="SimSun" w:hAnsi="Times New Roman" w:cs="Times New Roman"/>
                <w:color w:val="000000"/>
                <w:kern w:val="0"/>
                <w:szCs w:val="24"/>
                <w:rPrChange w:id="207"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208" w:author="Miao Cai" w:date="2019-04-19T09:52:00Z">
                  <w:rPr>
                    <w:rFonts w:ascii="SimSun" w:eastAsia="SimSun" w:hAnsi="SimSun" w:cs="SimSun" w:hint="eastAsia"/>
                    <w:color w:val="000000"/>
                    <w:kern w:val="0"/>
                    <w:szCs w:val="24"/>
                  </w:rPr>
                </w:rPrChange>
              </w:rPr>
              <w:t>k=1000</w:t>
            </w:r>
          </w:p>
        </w:tc>
        <w:tc>
          <w:tcPr>
            <w:tcW w:w="1397" w:type="dxa"/>
            <w:noWrap/>
            <w:hideMark/>
            <w:tcPrChange w:id="209" w:author="Miao Cai" w:date="2019-04-19T09:51:00Z">
              <w:tcPr>
                <w:tcW w:w="1397" w:type="dxa"/>
                <w:gridSpan w:val="2"/>
                <w:noWrap/>
                <w:hideMark/>
              </w:tcPr>
            </w:tcPrChange>
          </w:tcPr>
          <w:p w14:paraId="6ABBC234"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210"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211" w:author="Miao Cai" w:date="2019-04-19T09:52:00Z">
                  <w:rPr>
                    <w:rFonts w:ascii="SimSun" w:eastAsia="SimSun" w:hAnsi="SimSun" w:cs="SimSun"/>
                    <w:color w:val="000000"/>
                    <w:kern w:val="0"/>
                    <w:szCs w:val="24"/>
                  </w:rPr>
                </w:rPrChange>
              </w:rPr>
              <w:t>0.009202812</w:t>
            </w:r>
          </w:p>
        </w:tc>
        <w:tc>
          <w:tcPr>
            <w:tcW w:w="1397" w:type="dxa"/>
            <w:noWrap/>
            <w:hideMark/>
            <w:tcPrChange w:id="212" w:author="Miao Cai" w:date="2019-04-19T09:51:00Z">
              <w:tcPr>
                <w:tcW w:w="1397" w:type="dxa"/>
                <w:gridSpan w:val="2"/>
                <w:noWrap/>
                <w:hideMark/>
              </w:tcPr>
            </w:tcPrChange>
          </w:tcPr>
          <w:p w14:paraId="6ABBC235"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213"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214" w:author="Miao Cai" w:date="2019-04-19T09:52:00Z">
                  <w:rPr>
                    <w:rFonts w:ascii="SimSun" w:eastAsia="SimSun" w:hAnsi="SimSun" w:cs="SimSun"/>
                    <w:color w:val="000000"/>
                    <w:kern w:val="0"/>
                    <w:szCs w:val="24"/>
                  </w:rPr>
                </w:rPrChange>
              </w:rPr>
              <w:t>0.00013143</w:t>
            </w:r>
          </w:p>
        </w:tc>
        <w:tc>
          <w:tcPr>
            <w:tcW w:w="1397" w:type="dxa"/>
            <w:noWrap/>
            <w:hideMark/>
            <w:tcPrChange w:id="215" w:author="Miao Cai" w:date="2019-04-19T09:51:00Z">
              <w:tcPr>
                <w:tcW w:w="1397" w:type="dxa"/>
                <w:gridSpan w:val="2"/>
                <w:noWrap/>
                <w:hideMark/>
              </w:tcPr>
            </w:tcPrChange>
          </w:tcPr>
          <w:p w14:paraId="6ABBC236"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216"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217" w:author="Miao Cai" w:date="2019-04-19T09:52:00Z">
                  <w:rPr>
                    <w:rFonts w:ascii="SimSun" w:eastAsia="SimSun" w:hAnsi="SimSun" w:cs="SimSun"/>
                    <w:color w:val="000000"/>
                    <w:kern w:val="0"/>
                    <w:szCs w:val="24"/>
                  </w:rPr>
                </w:rPrChange>
              </w:rPr>
              <w:t>426.0708816</w:t>
            </w:r>
          </w:p>
        </w:tc>
        <w:tc>
          <w:tcPr>
            <w:tcW w:w="1466" w:type="dxa"/>
            <w:noWrap/>
            <w:hideMark/>
            <w:tcPrChange w:id="218" w:author="Miao Cai" w:date="2019-04-19T09:51:00Z">
              <w:tcPr>
                <w:tcW w:w="1466" w:type="dxa"/>
                <w:gridSpan w:val="2"/>
                <w:noWrap/>
                <w:hideMark/>
              </w:tcPr>
            </w:tcPrChange>
          </w:tcPr>
          <w:p w14:paraId="6ABBC237"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219"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220" w:author="Miao Cai" w:date="2019-04-19T09:52:00Z">
                  <w:rPr>
                    <w:rFonts w:ascii="SimSun" w:eastAsia="SimSun" w:hAnsi="SimSun" w:cs="SimSun"/>
                    <w:color w:val="000000"/>
                    <w:kern w:val="0"/>
                    <w:szCs w:val="24"/>
                  </w:rPr>
                </w:rPrChange>
              </w:rPr>
              <w:t>1.001482204</w:t>
            </w:r>
          </w:p>
        </w:tc>
      </w:tr>
      <w:tr w:rsidR="00067C0F" w:rsidRPr="00BC537A" w14:paraId="6ABBC23E" w14:textId="77777777" w:rsidTr="00BC537A">
        <w:trPr>
          <w:trHeight w:val="384"/>
          <w:trPrChange w:id="221" w:author="Miao Cai" w:date="2019-04-19T09:51:00Z">
            <w:trPr>
              <w:trHeight w:val="384"/>
            </w:trPr>
          </w:trPrChange>
        </w:trPr>
        <w:tc>
          <w:tcPr>
            <w:tcW w:w="1397" w:type="dxa"/>
            <w:noWrap/>
            <w:hideMark/>
            <w:tcPrChange w:id="222" w:author="Miao Cai" w:date="2019-04-19T09:51:00Z">
              <w:tcPr>
                <w:tcW w:w="1397" w:type="dxa"/>
                <w:noWrap/>
                <w:hideMark/>
              </w:tcPr>
            </w:tcPrChange>
          </w:tcPr>
          <w:p w14:paraId="6ABBC239" w14:textId="77777777" w:rsidR="00067C0F" w:rsidRPr="00D83BCA" w:rsidRDefault="00067C0F" w:rsidP="00DC555B">
            <w:pPr>
              <w:spacing w:line="360" w:lineRule="auto"/>
              <w:rPr>
                <w:rFonts w:ascii="Times New Roman" w:eastAsia="SimSun" w:hAnsi="Times New Roman" w:cs="Times New Roman"/>
                <w:b/>
                <w:color w:val="000000"/>
                <w:kern w:val="0"/>
                <w:szCs w:val="24"/>
                <w:rPrChange w:id="223" w:author="Miao Cai" w:date="2019-04-19T09:56:00Z">
                  <w:rPr>
                    <w:rFonts w:ascii="SimSun" w:eastAsia="SimSun" w:hAnsi="SimSun" w:cs="SimSun"/>
                    <w:color w:val="000000"/>
                    <w:kern w:val="0"/>
                    <w:szCs w:val="24"/>
                  </w:rPr>
                </w:rPrChange>
              </w:rPr>
            </w:pPr>
            <w:r w:rsidRPr="00D83BCA">
              <w:rPr>
                <w:rFonts w:ascii="Times New Roman" w:eastAsia="SimSun" w:hAnsi="Times New Roman" w:cs="Times New Roman"/>
                <w:b/>
                <w:color w:val="000000"/>
                <w:kern w:val="0"/>
                <w:szCs w:val="24"/>
                <w:rPrChange w:id="224" w:author="Miao Cai" w:date="2019-04-19T09:56:00Z">
                  <w:rPr>
                    <w:rFonts w:ascii="SimSun" w:eastAsia="SimSun" w:hAnsi="SimSun" w:cs="SimSun" w:hint="eastAsia"/>
                    <w:color w:val="000000"/>
                    <w:kern w:val="0"/>
                    <w:szCs w:val="24"/>
                  </w:rPr>
                </w:rPrChange>
              </w:rPr>
              <w:t>a20</w:t>
            </w:r>
          </w:p>
        </w:tc>
        <w:tc>
          <w:tcPr>
            <w:tcW w:w="1397" w:type="dxa"/>
            <w:noWrap/>
            <w:hideMark/>
            <w:tcPrChange w:id="225" w:author="Miao Cai" w:date="2019-04-19T09:51:00Z">
              <w:tcPr>
                <w:tcW w:w="1397" w:type="dxa"/>
                <w:gridSpan w:val="2"/>
                <w:noWrap/>
                <w:hideMark/>
              </w:tcPr>
            </w:tcPrChange>
          </w:tcPr>
          <w:p w14:paraId="6ABBC23A" w14:textId="63F468FB" w:rsidR="00067C0F" w:rsidRPr="00BC537A" w:rsidRDefault="00067C0F" w:rsidP="00DC555B">
            <w:pPr>
              <w:spacing w:line="360" w:lineRule="auto"/>
              <w:jc w:val="center"/>
              <w:rPr>
                <w:rFonts w:ascii="Times New Roman" w:eastAsia="SimSun" w:hAnsi="Times New Roman" w:cs="Times New Roman"/>
                <w:color w:val="000000"/>
                <w:kern w:val="0"/>
                <w:szCs w:val="24"/>
                <w:rPrChange w:id="226" w:author="Miao Cai" w:date="2019-04-19T09:52:00Z">
                  <w:rPr>
                    <w:rFonts w:ascii="SimSun" w:eastAsia="SimSun" w:hAnsi="SimSun" w:cs="SimSun"/>
                    <w:color w:val="000000"/>
                    <w:kern w:val="0"/>
                    <w:szCs w:val="24"/>
                  </w:rPr>
                </w:rPrChange>
              </w:rPr>
            </w:pPr>
            <w:del w:id="227" w:author="Miao Cai" w:date="2019-04-19T09:51:00Z">
              <w:r w:rsidRPr="00BC537A" w:rsidDel="00BC537A">
                <w:rPr>
                  <w:rFonts w:ascii="Times New Roman" w:eastAsia="SimSun" w:hAnsi="Times New Roman" w:cs="Times New Roman"/>
                  <w:color w:val="000000"/>
                  <w:kern w:val="0"/>
                  <w:szCs w:val="24"/>
                  <w:rPrChange w:id="228" w:author="Miao Cai" w:date="2019-04-19T09:52:00Z">
                    <w:rPr>
                      <w:rFonts w:ascii="SimSun" w:eastAsia="SimSun" w:hAnsi="SimSun" w:cs="SimSun" w:hint="eastAsia"/>
                      <w:color w:val="000000"/>
                      <w:kern w:val="0"/>
                      <w:szCs w:val="24"/>
                    </w:rPr>
                  </w:rPrChange>
                </w:rPr>
                <w:delText>Bias</w:delText>
              </w:r>
            </w:del>
          </w:p>
        </w:tc>
        <w:tc>
          <w:tcPr>
            <w:tcW w:w="1397" w:type="dxa"/>
            <w:noWrap/>
            <w:hideMark/>
            <w:tcPrChange w:id="229" w:author="Miao Cai" w:date="2019-04-19T09:51:00Z">
              <w:tcPr>
                <w:tcW w:w="1397" w:type="dxa"/>
                <w:gridSpan w:val="2"/>
                <w:noWrap/>
                <w:hideMark/>
              </w:tcPr>
            </w:tcPrChange>
          </w:tcPr>
          <w:p w14:paraId="6ABBC23B" w14:textId="618B448E" w:rsidR="00067C0F" w:rsidRPr="00BC537A" w:rsidRDefault="00067C0F" w:rsidP="00DC555B">
            <w:pPr>
              <w:spacing w:line="360" w:lineRule="auto"/>
              <w:jc w:val="center"/>
              <w:rPr>
                <w:rFonts w:ascii="Times New Roman" w:eastAsia="SimSun" w:hAnsi="Times New Roman" w:cs="Times New Roman"/>
                <w:color w:val="000000"/>
                <w:kern w:val="0"/>
                <w:szCs w:val="24"/>
                <w:rPrChange w:id="230" w:author="Miao Cai" w:date="2019-04-19T09:52:00Z">
                  <w:rPr>
                    <w:rFonts w:ascii="SimSun" w:eastAsia="SimSun" w:hAnsi="SimSun" w:cs="SimSun"/>
                    <w:color w:val="000000"/>
                    <w:kern w:val="0"/>
                    <w:szCs w:val="24"/>
                  </w:rPr>
                </w:rPrChange>
              </w:rPr>
            </w:pPr>
            <w:del w:id="231" w:author="Miao Cai" w:date="2019-04-19T09:51:00Z">
              <w:r w:rsidRPr="00BC537A" w:rsidDel="00BC537A">
                <w:rPr>
                  <w:rFonts w:ascii="Times New Roman" w:eastAsia="SimSun" w:hAnsi="Times New Roman" w:cs="Times New Roman"/>
                  <w:color w:val="000000"/>
                  <w:kern w:val="0"/>
                  <w:szCs w:val="24"/>
                  <w:rPrChange w:id="232" w:author="Miao Cai" w:date="2019-04-19T09:52:00Z">
                    <w:rPr>
                      <w:rFonts w:ascii="SimSun" w:eastAsia="SimSun" w:hAnsi="SimSun" w:cs="SimSun" w:hint="eastAsia"/>
                      <w:color w:val="000000"/>
                      <w:kern w:val="0"/>
                      <w:szCs w:val="24"/>
                    </w:rPr>
                  </w:rPrChange>
                </w:rPr>
                <w:delText>mse</w:delText>
              </w:r>
            </w:del>
          </w:p>
        </w:tc>
        <w:tc>
          <w:tcPr>
            <w:tcW w:w="1397" w:type="dxa"/>
            <w:noWrap/>
            <w:hideMark/>
            <w:tcPrChange w:id="233" w:author="Miao Cai" w:date="2019-04-19T09:51:00Z">
              <w:tcPr>
                <w:tcW w:w="1397" w:type="dxa"/>
                <w:gridSpan w:val="2"/>
                <w:noWrap/>
                <w:hideMark/>
              </w:tcPr>
            </w:tcPrChange>
          </w:tcPr>
          <w:p w14:paraId="6ABBC23C" w14:textId="56F9EA46" w:rsidR="00067C0F" w:rsidRPr="00BC537A" w:rsidRDefault="00067C0F" w:rsidP="00DC555B">
            <w:pPr>
              <w:spacing w:line="360" w:lineRule="auto"/>
              <w:jc w:val="center"/>
              <w:rPr>
                <w:rFonts w:ascii="Times New Roman" w:eastAsia="SimSun" w:hAnsi="Times New Roman" w:cs="Times New Roman"/>
                <w:color w:val="000000"/>
                <w:kern w:val="0"/>
                <w:szCs w:val="24"/>
                <w:rPrChange w:id="234" w:author="Miao Cai" w:date="2019-04-19T09:52:00Z">
                  <w:rPr>
                    <w:rFonts w:ascii="SimSun" w:eastAsia="SimSun" w:hAnsi="SimSun" w:cs="SimSun"/>
                    <w:color w:val="000000"/>
                    <w:kern w:val="0"/>
                    <w:szCs w:val="24"/>
                  </w:rPr>
                </w:rPrChange>
              </w:rPr>
            </w:pPr>
            <w:del w:id="235" w:author="Miao Cai" w:date="2019-04-19T09:51:00Z">
              <w:r w:rsidRPr="00BC537A" w:rsidDel="00BC537A">
                <w:rPr>
                  <w:rFonts w:ascii="Times New Roman" w:eastAsia="SimSun" w:hAnsi="Times New Roman" w:cs="Times New Roman"/>
                  <w:color w:val="000000"/>
                  <w:kern w:val="0"/>
                  <w:szCs w:val="24"/>
                  <w:rPrChange w:id="236" w:author="Miao Cai" w:date="2019-04-19T09:52:00Z">
                    <w:rPr>
                      <w:rFonts w:ascii="SimSun" w:eastAsia="SimSun" w:hAnsi="SimSun" w:cs="SimSun" w:hint="eastAsia"/>
                      <w:color w:val="000000"/>
                      <w:kern w:val="0"/>
                      <w:szCs w:val="24"/>
                    </w:rPr>
                  </w:rPrChange>
                </w:rPr>
                <w:delText>n_eff</w:delText>
              </w:r>
            </w:del>
          </w:p>
        </w:tc>
        <w:tc>
          <w:tcPr>
            <w:tcW w:w="1466" w:type="dxa"/>
            <w:noWrap/>
            <w:hideMark/>
            <w:tcPrChange w:id="237" w:author="Miao Cai" w:date="2019-04-19T09:51:00Z">
              <w:tcPr>
                <w:tcW w:w="1466" w:type="dxa"/>
                <w:gridSpan w:val="2"/>
                <w:noWrap/>
                <w:hideMark/>
              </w:tcPr>
            </w:tcPrChange>
          </w:tcPr>
          <w:p w14:paraId="6ABBC23D" w14:textId="7CAE9A29" w:rsidR="00067C0F" w:rsidRPr="00BC537A" w:rsidRDefault="00067C0F" w:rsidP="00DC555B">
            <w:pPr>
              <w:spacing w:line="360" w:lineRule="auto"/>
              <w:jc w:val="center"/>
              <w:rPr>
                <w:rFonts w:ascii="Times New Roman" w:eastAsia="SimSun" w:hAnsi="Times New Roman" w:cs="Times New Roman"/>
                <w:color w:val="000000"/>
                <w:kern w:val="0"/>
                <w:szCs w:val="24"/>
                <w:rPrChange w:id="238" w:author="Miao Cai" w:date="2019-04-19T09:52:00Z">
                  <w:rPr>
                    <w:rFonts w:ascii="SimSun" w:eastAsia="SimSun" w:hAnsi="SimSun" w:cs="SimSun"/>
                    <w:color w:val="000000"/>
                    <w:kern w:val="0"/>
                    <w:szCs w:val="24"/>
                  </w:rPr>
                </w:rPrChange>
              </w:rPr>
            </w:pPr>
            <w:del w:id="239" w:author="Miao Cai" w:date="2019-04-19T09:51:00Z">
              <w:r w:rsidRPr="00BC537A" w:rsidDel="00BC537A">
                <w:rPr>
                  <w:rFonts w:ascii="Times New Roman" w:eastAsia="SimSun" w:hAnsi="Times New Roman" w:cs="Times New Roman"/>
                  <w:color w:val="000000"/>
                  <w:kern w:val="0"/>
                  <w:szCs w:val="24"/>
                  <w:rPrChange w:id="240" w:author="Miao Cai" w:date="2019-04-19T09:52:00Z">
                    <w:rPr>
                      <w:rFonts w:ascii="SimSun" w:eastAsia="SimSun" w:hAnsi="SimSun" w:cs="SimSun" w:hint="eastAsia"/>
                      <w:color w:val="000000"/>
                      <w:kern w:val="0"/>
                      <w:szCs w:val="24"/>
                    </w:rPr>
                  </w:rPrChange>
                </w:rPr>
                <w:delText>Rhat</w:delText>
              </w:r>
            </w:del>
          </w:p>
        </w:tc>
      </w:tr>
      <w:tr w:rsidR="00067C0F" w:rsidRPr="00BC537A" w14:paraId="6ABBC244" w14:textId="77777777" w:rsidTr="00BC537A">
        <w:trPr>
          <w:trHeight w:val="384"/>
          <w:trPrChange w:id="241" w:author="Miao Cai" w:date="2019-04-19T09:51:00Z">
            <w:trPr>
              <w:trHeight w:val="384"/>
            </w:trPr>
          </w:trPrChange>
        </w:trPr>
        <w:tc>
          <w:tcPr>
            <w:tcW w:w="1397" w:type="dxa"/>
            <w:noWrap/>
            <w:hideMark/>
            <w:tcPrChange w:id="242" w:author="Miao Cai" w:date="2019-04-19T09:51:00Z">
              <w:tcPr>
                <w:tcW w:w="1397" w:type="dxa"/>
                <w:noWrap/>
                <w:hideMark/>
              </w:tcPr>
            </w:tcPrChange>
          </w:tcPr>
          <w:p w14:paraId="6ABBC23F" w14:textId="77777777" w:rsidR="00067C0F" w:rsidRPr="00BC537A" w:rsidRDefault="00067C0F" w:rsidP="00DC555B">
            <w:pPr>
              <w:spacing w:line="360" w:lineRule="auto"/>
              <w:rPr>
                <w:rFonts w:ascii="Times New Roman" w:eastAsia="SimSun" w:hAnsi="Times New Roman" w:cs="Times New Roman"/>
                <w:color w:val="000000"/>
                <w:kern w:val="0"/>
                <w:szCs w:val="24"/>
                <w:rPrChange w:id="243"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244" w:author="Miao Cai" w:date="2019-04-19T09:52:00Z">
                  <w:rPr>
                    <w:rFonts w:ascii="SimSun" w:eastAsia="SimSun" w:hAnsi="SimSun" w:cs="SimSun" w:hint="eastAsia"/>
                    <w:color w:val="000000"/>
                    <w:kern w:val="0"/>
                    <w:szCs w:val="24"/>
                  </w:rPr>
                </w:rPrChange>
              </w:rPr>
              <w:t>k=10</w:t>
            </w:r>
          </w:p>
        </w:tc>
        <w:tc>
          <w:tcPr>
            <w:tcW w:w="1397" w:type="dxa"/>
            <w:noWrap/>
            <w:hideMark/>
            <w:tcPrChange w:id="245" w:author="Miao Cai" w:date="2019-04-19T09:51:00Z">
              <w:tcPr>
                <w:tcW w:w="1397" w:type="dxa"/>
                <w:gridSpan w:val="2"/>
                <w:noWrap/>
                <w:hideMark/>
              </w:tcPr>
            </w:tcPrChange>
          </w:tcPr>
          <w:p w14:paraId="6ABBC240"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246"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247" w:author="Miao Cai" w:date="2019-04-19T09:52:00Z">
                  <w:rPr>
                    <w:rFonts w:ascii="SimSun" w:eastAsia="SimSun" w:hAnsi="SimSun" w:cs="SimSun"/>
                    <w:color w:val="000000"/>
                    <w:kern w:val="0"/>
                    <w:szCs w:val="24"/>
                  </w:rPr>
                </w:rPrChange>
              </w:rPr>
              <w:t>0.013166179</w:t>
            </w:r>
          </w:p>
        </w:tc>
        <w:tc>
          <w:tcPr>
            <w:tcW w:w="1397" w:type="dxa"/>
            <w:noWrap/>
            <w:hideMark/>
            <w:tcPrChange w:id="248" w:author="Miao Cai" w:date="2019-04-19T09:51:00Z">
              <w:tcPr>
                <w:tcW w:w="1397" w:type="dxa"/>
                <w:gridSpan w:val="2"/>
                <w:noWrap/>
                <w:hideMark/>
              </w:tcPr>
            </w:tcPrChange>
          </w:tcPr>
          <w:p w14:paraId="6ABBC241"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249"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250" w:author="Miao Cai" w:date="2019-04-19T09:52:00Z">
                  <w:rPr>
                    <w:rFonts w:ascii="SimSun" w:eastAsia="SimSun" w:hAnsi="SimSun" w:cs="SimSun"/>
                    <w:color w:val="000000"/>
                    <w:kern w:val="0"/>
                    <w:szCs w:val="24"/>
                  </w:rPr>
                </w:rPrChange>
              </w:rPr>
              <w:t>0.00019619</w:t>
            </w:r>
          </w:p>
        </w:tc>
        <w:tc>
          <w:tcPr>
            <w:tcW w:w="1397" w:type="dxa"/>
            <w:noWrap/>
            <w:hideMark/>
            <w:tcPrChange w:id="251" w:author="Miao Cai" w:date="2019-04-19T09:51:00Z">
              <w:tcPr>
                <w:tcW w:w="1397" w:type="dxa"/>
                <w:gridSpan w:val="2"/>
                <w:noWrap/>
                <w:hideMark/>
              </w:tcPr>
            </w:tcPrChange>
          </w:tcPr>
          <w:p w14:paraId="6ABBC242"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252"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253" w:author="Miao Cai" w:date="2019-04-19T09:52:00Z">
                  <w:rPr>
                    <w:rFonts w:ascii="SimSun" w:eastAsia="SimSun" w:hAnsi="SimSun" w:cs="SimSun"/>
                    <w:color w:val="000000"/>
                    <w:kern w:val="0"/>
                    <w:szCs w:val="24"/>
                  </w:rPr>
                </w:rPrChange>
              </w:rPr>
              <w:t>455.7431241</w:t>
            </w:r>
          </w:p>
        </w:tc>
        <w:tc>
          <w:tcPr>
            <w:tcW w:w="1466" w:type="dxa"/>
            <w:noWrap/>
            <w:hideMark/>
            <w:tcPrChange w:id="254" w:author="Miao Cai" w:date="2019-04-19T09:51:00Z">
              <w:tcPr>
                <w:tcW w:w="1466" w:type="dxa"/>
                <w:gridSpan w:val="2"/>
                <w:noWrap/>
                <w:hideMark/>
              </w:tcPr>
            </w:tcPrChange>
          </w:tcPr>
          <w:p w14:paraId="6ABBC243"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255"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256" w:author="Miao Cai" w:date="2019-04-19T09:52:00Z">
                  <w:rPr>
                    <w:rFonts w:ascii="SimSun" w:eastAsia="SimSun" w:hAnsi="SimSun" w:cs="SimSun"/>
                    <w:color w:val="000000"/>
                    <w:kern w:val="0"/>
                    <w:szCs w:val="24"/>
                  </w:rPr>
                </w:rPrChange>
              </w:rPr>
              <w:t>1.001886031</w:t>
            </w:r>
          </w:p>
        </w:tc>
      </w:tr>
      <w:tr w:rsidR="00067C0F" w:rsidRPr="00BC537A" w14:paraId="6ABBC24A" w14:textId="77777777" w:rsidTr="00BC537A">
        <w:trPr>
          <w:trHeight w:val="384"/>
          <w:trPrChange w:id="257" w:author="Miao Cai" w:date="2019-04-19T09:51:00Z">
            <w:trPr>
              <w:trHeight w:val="384"/>
            </w:trPr>
          </w:trPrChange>
        </w:trPr>
        <w:tc>
          <w:tcPr>
            <w:tcW w:w="1397" w:type="dxa"/>
            <w:noWrap/>
            <w:hideMark/>
            <w:tcPrChange w:id="258" w:author="Miao Cai" w:date="2019-04-19T09:51:00Z">
              <w:tcPr>
                <w:tcW w:w="1397" w:type="dxa"/>
                <w:noWrap/>
                <w:hideMark/>
              </w:tcPr>
            </w:tcPrChange>
          </w:tcPr>
          <w:p w14:paraId="6ABBC245" w14:textId="77777777" w:rsidR="00067C0F" w:rsidRPr="00BC537A" w:rsidRDefault="00067C0F" w:rsidP="00DC555B">
            <w:pPr>
              <w:spacing w:line="360" w:lineRule="auto"/>
              <w:rPr>
                <w:rFonts w:ascii="Times New Roman" w:eastAsia="SimSun" w:hAnsi="Times New Roman" w:cs="Times New Roman"/>
                <w:color w:val="000000"/>
                <w:kern w:val="0"/>
                <w:szCs w:val="24"/>
                <w:rPrChange w:id="259"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260" w:author="Miao Cai" w:date="2019-04-19T09:52:00Z">
                  <w:rPr>
                    <w:rFonts w:ascii="SimSun" w:eastAsia="SimSun" w:hAnsi="SimSun" w:cs="SimSun" w:hint="eastAsia"/>
                    <w:color w:val="000000"/>
                    <w:kern w:val="0"/>
                    <w:szCs w:val="24"/>
                  </w:rPr>
                </w:rPrChange>
              </w:rPr>
              <w:t>k=100</w:t>
            </w:r>
          </w:p>
        </w:tc>
        <w:tc>
          <w:tcPr>
            <w:tcW w:w="1397" w:type="dxa"/>
            <w:noWrap/>
            <w:hideMark/>
            <w:tcPrChange w:id="261" w:author="Miao Cai" w:date="2019-04-19T09:51:00Z">
              <w:tcPr>
                <w:tcW w:w="1397" w:type="dxa"/>
                <w:gridSpan w:val="2"/>
                <w:noWrap/>
                <w:hideMark/>
              </w:tcPr>
            </w:tcPrChange>
          </w:tcPr>
          <w:p w14:paraId="6ABBC246"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262"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263" w:author="Miao Cai" w:date="2019-04-19T09:52:00Z">
                  <w:rPr>
                    <w:rFonts w:ascii="SimSun" w:eastAsia="SimSun" w:hAnsi="SimSun" w:cs="SimSun"/>
                    <w:color w:val="000000"/>
                    <w:kern w:val="0"/>
                    <w:szCs w:val="24"/>
                  </w:rPr>
                </w:rPrChange>
              </w:rPr>
              <w:t>0.003626577</w:t>
            </w:r>
          </w:p>
        </w:tc>
        <w:tc>
          <w:tcPr>
            <w:tcW w:w="1397" w:type="dxa"/>
            <w:noWrap/>
            <w:hideMark/>
            <w:tcPrChange w:id="264" w:author="Miao Cai" w:date="2019-04-19T09:51:00Z">
              <w:tcPr>
                <w:tcW w:w="1397" w:type="dxa"/>
                <w:gridSpan w:val="2"/>
                <w:noWrap/>
                <w:hideMark/>
              </w:tcPr>
            </w:tcPrChange>
          </w:tcPr>
          <w:p w14:paraId="6ABBC247"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265"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266" w:author="Miao Cai" w:date="2019-04-19T09:52:00Z">
                  <w:rPr>
                    <w:rFonts w:ascii="SimSun" w:eastAsia="SimSun" w:hAnsi="SimSun" w:cs="SimSun"/>
                    <w:color w:val="000000"/>
                    <w:kern w:val="0"/>
                    <w:szCs w:val="24"/>
                  </w:rPr>
                </w:rPrChange>
              </w:rPr>
              <w:t>2.13E-05</w:t>
            </w:r>
          </w:p>
        </w:tc>
        <w:tc>
          <w:tcPr>
            <w:tcW w:w="1397" w:type="dxa"/>
            <w:noWrap/>
            <w:hideMark/>
            <w:tcPrChange w:id="267" w:author="Miao Cai" w:date="2019-04-19T09:51:00Z">
              <w:tcPr>
                <w:tcW w:w="1397" w:type="dxa"/>
                <w:gridSpan w:val="2"/>
                <w:noWrap/>
                <w:hideMark/>
              </w:tcPr>
            </w:tcPrChange>
          </w:tcPr>
          <w:p w14:paraId="6ABBC248" w14:textId="77777777" w:rsidR="00067C0F" w:rsidRPr="00BC537A" w:rsidRDefault="00D858DB" w:rsidP="00DC555B">
            <w:pPr>
              <w:spacing w:line="360" w:lineRule="auto"/>
              <w:rPr>
                <w:rFonts w:ascii="Times New Roman" w:eastAsia="SimSun" w:hAnsi="Times New Roman" w:cs="Times New Roman"/>
                <w:color w:val="000000"/>
                <w:kern w:val="0"/>
                <w:szCs w:val="24"/>
                <w:rPrChange w:id="268"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269" w:author="Miao Cai" w:date="2019-04-19T09:52:00Z">
                  <w:rPr>
                    <w:rFonts w:ascii="SimSun" w:eastAsia="SimSun" w:hAnsi="SimSun" w:cs="SimSun"/>
                    <w:color w:val="000000"/>
                    <w:kern w:val="0"/>
                    <w:szCs w:val="24"/>
                  </w:rPr>
                </w:rPrChange>
              </w:rPr>
              <w:t>392.5925669</w:t>
            </w:r>
          </w:p>
        </w:tc>
        <w:tc>
          <w:tcPr>
            <w:tcW w:w="1466" w:type="dxa"/>
            <w:noWrap/>
            <w:hideMark/>
            <w:tcPrChange w:id="270" w:author="Miao Cai" w:date="2019-04-19T09:51:00Z">
              <w:tcPr>
                <w:tcW w:w="1466" w:type="dxa"/>
                <w:gridSpan w:val="2"/>
                <w:noWrap/>
                <w:hideMark/>
              </w:tcPr>
            </w:tcPrChange>
          </w:tcPr>
          <w:p w14:paraId="6ABBC249"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271"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272" w:author="Miao Cai" w:date="2019-04-19T09:52:00Z">
                  <w:rPr>
                    <w:rFonts w:ascii="SimSun" w:eastAsia="SimSun" w:hAnsi="SimSun" w:cs="SimSun"/>
                    <w:color w:val="000000"/>
                    <w:kern w:val="0"/>
                    <w:szCs w:val="24"/>
                  </w:rPr>
                </w:rPrChange>
              </w:rPr>
              <w:t>1.001869998</w:t>
            </w:r>
          </w:p>
        </w:tc>
      </w:tr>
      <w:tr w:rsidR="00067C0F" w:rsidRPr="00BC537A" w14:paraId="6ABBC250" w14:textId="77777777" w:rsidTr="00BC537A">
        <w:trPr>
          <w:trHeight w:val="384"/>
          <w:trPrChange w:id="273" w:author="Miao Cai" w:date="2019-04-19T09:51:00Z">
            <w:trPr>
              <w:trHeight w:val="384"/>
            </w:trPr>
          </w:trPrChange>
        </w:trPr>
        <w:tc>
          <w:tcPr>
            <w:tcW w:w="1397" w:type="dxa"/>
            <w:noWrap/>
            <w:hideMark/>
            <w:tcPrChange w:id="274" w:author="Miao Cai" w:date="2019-04-19T09:51:00Z">
              <w:tcPr>
                <w:tcW w:w="1397" w:type="dxa"/>
                <w:noWrap/>
                <w:hideMark/>
              </w:tcPr>
            </w:tcPrChange>
          </w:tcPr>
          <w:p w14:paraId="6ABBC24B" w14:textId="77777777" w:rsidR="00067C0F" w:rsidRPr="00BC537A" w:rsidRDefault="00067C0F" w:rsidP="00DC555B">
            <w:pPr>
              <w:spacing w:line="360" w:lineRule="auto"/>
              <w:rPr>
                <w:rFonts w:ascii="Times New Roman" w:eastAsia="SimSun" w:hAnsi="Times New Roman" w:cs="Times New Roman"/>
                <w:color w:val="000000"/>
                <w:kern w:val="0"/>
                <w:szCs w:val="24"/>
                <w:rPrChange w:id="275"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276" w:author="Miao Cai" w:date="2019-04-19T09:52:00Z">
                  <w:rPr>
                    <w:rFonts w:ascii="SimSun" w:eastAsia="SimSun" w:hAnsi="SimSun" w:cs="SimSun" w:hint="eastAsia"/>
                    <w:color w:val="000000"/>
                    <w:kern w:val="0"/>
                    <w:szCs w:val="24"/>
                  </w:rPr>
                </w:rPrChange>
              </w:rPr>
              <w:t>k=1000</w:t>
            </w:r>
          </w:p>
        </w:tc>
        <w:tc>
          <w:tcPr>
            <w:tcW w:w="1397" w:type="dxa"/>
            <w:noWrap/>
            <w:hideMark/>
            <w:tcPrChange w:id="277" w:author="Miao Cai" w:date="2019-04-19T09:51:00Z">
              <w:tcPr>
                <w:tcW w:w="1397" w:type="dxa"/>
                <w:gridSpan w:val="2"/>
                <w:noWrap/>
                <w:hideMark/>
              </w:tcPr>
            </w:tcPrChange>
          </w:tcPr>
          <w:p w14:paraId="6ABBC24C"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278"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279" w:author="Miao Cai" w:date="2019-04-19T09:52:00Z">
                  <w:rPr>
                    <w:rFonts w:ascii="SimSun" w:eastAsia="SimSun" w:hAnsi="SimSun" w:cs="SimSun"/>
                    <w:color w:val="000000"/>
                    <w:kern w:val="0"/>
                    <w:szCs w:val="24"/>
                  </w:rPr>
                </w:rPrChange>
              </w:rPr>
              <w:t>0.001201792</w:t>
            </w:r>
          </w:p>
        </w:tc>
        <w:tc>
          <w:tcPr>
            <w:tcW w:w="1397" w:type="dxa"/>
            <w:noWrap/>
            <w:hideMark/>
            <w:tcPrChange w:id="280" w:author="Miao Cai" w:date="2019-04-19T09:51:00Z">
              <w:tcPr>
                <w:tcW w:w="1397" w:type="dxa"/>
                <w:gridSpan w:val="2"/>
                <w:noWrap/>
                <w:hideMark/>
              </w:tcPr>
            </w:tcPrChange>
          </w:tcPr>
          <w:p w14:paraId="6ABBC24D"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281"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282" w:author="Miao Cai" w:date="2019-04-19T09:52:00Z">
                  <w:rPr>
                    <w:rFonts w:ascii="SimSun" w:eastAsia="SimSun" w:hAnsi="SimSun" w:cs="SimSun"/>
                    <w:color w:val="000000"/>
                    <w:kern w:val="0"/>
                    <w:szCs w:val="24"/>
                  </w:rPr>
                </w:rPrChange>
              </w:rPr>
              <w:t>3.63E-06</w:t>
            </w:r>
          </w:p>
        </w:tc>
        <w:tc>
          <w:tcPr>
            <w:tcW w:w="1397" w:type="dxa"/>
            <w:noWrap/>
            <w:hideMark/>
            <w:tcPrChange w:id="283" w:author="Miao Cai" w:date="2019-04-19T09:51:00Z">
              <w:tcPr>
                <w:tcW w:w="1397" w:type="dxa"/>
                <w:gridSpan w:val="2"/>
                <w:noWrap/>
                <w:hideMark/>
              </w:tcPr>
            </w:tcPrChange>
          </w:tcPr>
          <w:p w14:paraId="6ABBC24E"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284"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285" w:author="Miao Cai" w:date="2019-04-19T09:52:00Z">
                  <w:rPr>
                    <w:rFonts w:ascii="SimSun" w:eastAsia="SimSun" w:hAnsi="SimSun" w:cs="SimSun"/>
                    <w:color w:val="000000"/>
                    <w:kern w:val="0"/>
                    <w:szCs w:val="24"/>
                  </w:rPr>
                </w:rPrChange>
              </w:rPr>
              <w:t>419.3148735</w:t>
            </w:r>
          </w:p>
        </w:tc>
        <w:tc>
          <w:tcPr>
            <w:tcW w:w="1466" w:type="dxa"/>
            <w:noWrap/>
            <w:hideMark/>
            <w:tcPrChange w:id="286" w:author="Miao Cai" w:date="2019-04-19T09:51:00Z">
              <w:tcPr>
                <w:tcW w:w="1466" w:type="dxa"/>
                <w:gridSpan w:val="2"/>
                <w:noWrap/>
                <w:hideMark/>
              </w:tcPr>
            </w:tcPrChange>
          </w:tcPr>
          <w:p w14:paraId="6ABBC24F"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287"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288" w:author="Miao Cai" w:date="2019-04-19T09:52:00Z">
                  <w:rPr>
                    <w:rFonts w:ascii="SimSun" w:eastAsia="SimSun" w:hAnsi="SimSun" w:cs="SimSun"/>
                    <w:color w:val="000000"/>
                    <w:kern w:val="0"/>
                    <w:szCs w:val="24"/>
                  </w:rPr>
                </w:rPrChange>
              </w:rPr>
              <w:t>1.001989599</w:t>
            </w:r>
          </w:p>
        </w:tc>
      </w:tr>
      <w:tr w:rsidR="00067C0F" w:rsidRPr="00BC537A" w14:paraId="6ABBC256" w14:textId="77777777" w:rsidTr="00BC537A">
        <w:trPr>
          <w:trHeight w:val="384"/>
          <w:trPrChange w:id="289" w:author="Miao Cai" w:date="2019-04-19T09:51:00Z">
            <w:trPr>
              <w:trHeight w:val="384"/>
            </w:trPr>
          </w:trPrChange>
        </w:trPr>
        <w:tc>
          <w:tcPr>
            <w:tcW w:w="1397" w:type="dxa"/>
            <w:noWrap/>
            <w:hideMark/>
            <w:tcPrChange w:id="290" w:author="Miao Cai" w:date="2019-04-19T09:51:00Z">
              <w:tcPr>
                <w:tcW w:w="1397" w:type="dxa"/>
                <w:noWrap/>
                <w:hideMark/>
              </w:tcPr>
            </w:tcPrChange>
          </w:tcPr>
          <w:p w14:paraId="6ABBC251" w14:textId="77777777" w:rsidR="00067C0F" w:rsidRPr="00D83BCA" w:rsidRDefault="00067C0F" w:rsidP="00DC555B">
            <w:pPr>
              <w:spacing w:line="360" w:lineRule="auto"/>
              <w:rPr>
                <w:rFonts w:ascii="Times New Roman" w:eastAsia="SimSun" w:hAnsi="Times New Roman" w:cs="Times New Roman"/>
                <w:b/>
                <w:color w:val="000000"/>
                <w:kern w:val="0"/>
                <w:szCs w:val="24"/>
                <w:rPrChange w:id="291" w:author="Miao Cai" w:date="2019-04-19T09:56:00Z">
                  <w:rPr>
                    <w:rFonts w:ascii="SimSun" w:eastAsia="SimSun" w:hAnsi="SimSun" w:cs="SimSun"/>
                    <w:color w:val="000000"/>
                    <w:kern w:val="0"/>
                    <w:szCs w:val="24"/>
                  </w:rPr>
                </w:rPrChange>
              </w:rPr>
            </w:pPr>
            <w:r w:rsidRPr="00D83BCA">
              <w:rPr>
                <w:rFonts w:ascii="Times New Roman" w:eastAsia="SimSun" w:hAnsi="Times New Roman" w:cs="Times New Roman"/>
                <w:b/>
                <w:color w:val="000000"/>
                <w:kern w:val="0"/>
                <w:szCs w:val="24"/>
                <w:rPrChange w:id="292" w:author="Miao Cai" w:date="2019-04-19T09:56:00Z">
                  <w:rPr>
                    <w:rFonts w:ascii="SimSun" w:eastAsia="SimSun" w:hAnsi="SimSun" w:cs="SimSun" w:hint="eastAsia"/>
                    <w:color w:val="000000"/>
                    <w:kern w:val="0"/>
                    <w:szCs w:val="24"/>
                  </w:rPr>
                </w:rPrChange>
              </w:rPr>
              <w:t>a21</w:t>
            </w:r>
          </w:p>
        </w:tc>
        <w:tc>
          <w:tcPr>
            <w:tcW w:w="1397" w:type="dxa"/>
            <w:noWrap/>
            <w:hideMark/>
            <w:tcPrChange w:id="293" w:author="Miao Cai" w:date="2019-04-19T09:51:00Z">
              <w:tcPr>
                <w:tcW w:w="1397" w:type="dxa"/>
                <w:gridSpan w:val="2"/>
                <w:noWrap/>
                <w:hideMark/>
              </w:tcPr>
            </w:tcPrChange>
          </w:tcPr>
          <w:p w14:paraId="6ABBC252" w14:textId="3502A271" w:rsidR="00067C0F" w:rsidRPr="00BC537A" w:rsidRDefault="00067C0F" w:rsidP="00DC555B">
            <w:pPr>
              <w:spacing w:line="360" w:lineRule="auto"/>
              <w:jc w:val="center"/>
              <w:rPr>
                <w:rFonts w:ascii="Times New Roman" w:eastAsia="SimSun" w:hAnsi="Times New Roman" w:cs="Times New Roman"/>
                <w:color w:val="000000"/>
                <w:kern w:val="0"/>
                <w:szCs w:val="24"/>
                <w:rPrChange w:id="294" w:author="Miao Cai" w:date="2019-04-19T09:52:00Z">
                  <w:rPr>
                    <w:rFonts w:ascii="SimSun" w:eastAsia="SimSun" w:hAnsi="SimSun" w:cs="SimSun"/>
                    <w:color w:val="000000"/>
                    <w:kern w:val="0"/>
                    <w:szCs w:val="24"/>
                  </w:rPr>
                </w:rPrChange>
              </w:rPr>
            </w:pPr>
            <w:del w:id="295" w:author="Miao Cai" w:date="2019-04-19T09:51:00Z">
              <w:r w:rsidRPr="00BC537A" w:rsidDel="00BC537A">
                <w:rPr>
                  <w:rFonts w:ascii="Times New Roman" w:eastAsia="SimSun" w:hAnsi="Times New Roman" w:cs="Times New Roman"/>
                  <w:color w:val="000000"/>
                  <w:kern w:val="0"/>
                  <w:szCs w:val="24"/>
                  <w:rPrChange w:id="296" w:author="Miao Cai" w:date="2019-04-19T09:52:00Z">
                    <w:rPr>
                      <w:rFonts w:ascii="SimSun" w:eastAsia="SimSun" w:hAnsi="SimSun" w:cs="SimSun" w:hint="eastAsia"/>
                      <w:color w:val="000000"/>
                      <w:kern w:val="0"/>
                      <w:szCs w:val="24"/>
                    </w:rPr>
                  </w:rPrChange>
                </w:rPr>
                <w:delText>Bias</w:delText>
              </w:r>
            </w:del>
          </w:p>
        </w:tc>
        <w:tc>
          <w:tcPr>
            <w:tcW w:w="1397" w:type="dxa"/>
            <w:noWrap/>
            <w:hideMark/>
            <w:tcPrChange w:id="297" w:author="Miao Cai" w:date="2019-04-19T09:51:00Z">
              <w:tcPr>
                <w:tcW w:w="1397" w:type="dxa"/>
                <w:gridSpan w:val="2"/>
                <w:noWrap/>
                <w:hideMark/>
              </w:tcPr>
            </w:tcPrChange>
          </w:tcPr>
          <w:p w14:paraId="6ABBC253" w14:textId="30285697" w:rsidR="00067C0F" w:rsidRPr="00BC537A" w:rsidRDefault="00067C0F" w:rsidP="00DC555B">
            <w:pPr>
              <w:spacing w:line="360" w:lineRule="auto"/>
              <w:jc w:val="center"/>
              <w:rPr>
                <w:rFonts w:ascii="Times New Roman" w:eastAsia="SimSun" w:hAnsi="Times New Roman" w:cs="Times New Roman"/>
                <w:color w:val="000000"/>
                <w:kern w:val="0"/>
                <w:szCs w:val="24"/>
                <w:rPrChange w:id="298" w:author="Miao Cai" w:date="2019-04-19T09:52:00Z">
                  <w:rPr>
                    <w:rFonts w:ascii="SimSun" w:eastAsia="SimSun" w:hAnsi="SimSun" w:cs="SimSun"/>
                    <w:color w:val="000000"/>
                    <w:kern w:val="0"/>
                    <w:szCs w:val="24"/>
                  </w:rPr>
                </w:rPrChange>
              </w:rPr>
            </w:pPr>
            <w:del w:id="299" w:author="Miao Cai" w:date="2019-04-19T09:51:00Z">
              <w:r w:rsidRPr="00BC537A" w:rsidDel="00BC537A">
                <w:rPr>
                  <w:rFonts w:ascii="Times New Roman" w:eastAsia="SimSun" w:hAnsi="Times New Roman" w:cs="Times New Roman"/>
                  <w:color w:val="000000"/>
                  <w:kern w:val="0"/>
                  <w:szCs w:val="24"/>
                  <w:rPrChange w:id="300" w:author="Miao Cai" w:date="2019-04-19T09:52:00Z">
                    <w:rPr>
                      <w:rFonts w:ascii="SimSun" w:eastAsia="SimSun" w:hAnsi="SimSun" w:cs="SimSun" w:hint="eastAsia"/>
                      <w:color w:val="000000"/>
                      <w:kern w:val="0"/>
                      <w:szCs w:val="24"/>
                    </w:rPr>
                  </w:rPrChange>
                </w:rPr>
                <w:delText>mse</w:delText>
              </w:r>
            </w:del>
          </w:p>
        </w:tc>
        <w:tc>
          <w:tcPr>
            <w:tcW w:w="1397" w:type="dxa"/>
            <w:noWrap/>
            <w:hideMark/>
            <w:tcPrChange w:id="301" w:author="Miao Cai" w:date="2019-04-19T09:51:00Z">
              <w:tcPr>
                <w:tcW w:w="1397" w:type="dxa"/>
                <w:gridSpan w:val="2"/>
                <w:noWrap/>
                <w:hideMark/>
              </w:tcPr>
            </w:tcPrChange>
          </w:tcPr>
          <w:p w14:paraId="6ABBC254" w14:textId="0E4B77A1" w:rsidR="00067C0F" w:rsidRPr="00BC537A" w:rsidRDefault="00067C0F" w:rsidP="00DC555B">
            <w:pPr>
              <w:spacing w:line="360" w:lineRule="auto"/>
              <w:jc w:val="center"/>
              <w:rPr>
                <w:rFonts w:ascii="Times New Roman" w:eastAsia="SimSun" w:hAnsi="Times New Roman" w:cs="Times New Roman"/>
                <w:color w:val="000000"/>
                <w:kern w:val="0"/>
                <w:szCs w:val="24"/>
                <w:rPrChange w:id="302" w:author="Miao Cai" w:date="2019-04-19T09:52:00Z">
                  <w:rPr>
                    <w:rFonts w:ascii="SimSun" w:eastAsia="SimSun" w:hAnsi="SimSun" w:cs="SimSun"/>
                    <w:color w:val="000000"/>
                    <w:kern w:val="0"/>
                    <w:szCs w:val="24"/>
                  </w:rPr>
                </w:rPrChange>
              </w:rPr>
            </w:pPr>
            <w:del w:id="303" w:author="Miao Cai" w:date="2019-04-19T09:51:00Z">
              <w:r w:rsidRPr="00BC537A" w:rsidDel="00BC537A">
                <w:rPr>
                  <w:rFonts w:ascii="Times New Roman" w:eastAsia="SimSun" w:hAnsi="Times New Roman" w:cs="Times New Roman"/>
                  <w:color w:val="000000"/>
                  <w:kern w:val="0"/>
                  <w:szCs w:val="24"/>
                  <w:rPrChange w:id="304" w:author="Miao Cai" w:date="2019-04-19T09:52:00Z">
                    <w:rPr>
                      <w:rFonts w:ascii="SimSun" w:eastAsia="SimSun" w:hAnsi="SimSun" w:cs="SimSun" w:hint="eastAsia"/>
                      <w:color w:val="000000"/>
                      <w:kern w:val="0"/>
                      <w:szCs w:val="24"/>
                    </w:rPr>
                  </w:rPrChange>
                </w:rPr>
                <w:delText>n_eff</w:delText>
              </w:r>
            </w:del>
          </w:p>
        </w:tc>
        <w:tc>
          <w:tcPr>
            <w:tcW w:w="1466" w:type="dxa"/>
            <w:noWrap/>
            <w:hideMark/>
            <w:tcPrChange w:id="305" w:author="Miao Cai" w:date="2019-04-19T09:51:00Z">
              <w:tcPr>
                <w:tcW w:w="1466" w:type="dxa"/>
                <w:gridSpan w:val="2"/>
                <w:noWrap/>
                <w:hideMark/>
              </w:tcPr>
            </w:tcPrChange>
          </w:tcPr>
          <w:p w14:paraId="6ABBC255" w14:textId="4A66505F" w:rsidR="00067C0F" w:rsidRPr="00BC537A" w:rsidRDefault="00067C0F" w:rsidP="00DC555B">
            <w:pPr>
              <w:spacing w:line="360" w:lineRule="auto"/>
              <w:jc w:val="center"/>
              <w:rPr>
                <w:rFonts w:ascii="Times New Roman" w:eastAsia="SimSun" w:hAnsi="Times New Roman" w:cs="Times New Roman"/>
                <w:color w:val="000000"/>
                <w:kern w:val="0"/>
                <w:szCs w:val="24"/>
                <w:rPrChange w:id="306" w:author="Miao Cai" w:date="2019-04-19T09:52:00Z">
                  <w:rPr>
                    <w:rFonts w:ascii="SimSun" w:eastAsia="SimSun" w:hAnsi="SimSun" w:cs="SimSun"/>
                    <w:color w:val="000000"/>
                    <w:kern w:val="0"/>
                    <w:szCs w:val="24"/>
                  </w:rPr>
                </w:rPrChange>
              </w:rPr>
            </w:pPr>
            <w:del w:id="307" w:author="Miao Cai" w:date="2019-04-19T09:51:00Z">
              <w:r w:rsidRPr="00BC537A" w:rsidDel="00BC537A">
                <w:rPr>
                  <w:rFonts w:ascii="Times New Roman" w:eastAsia="SimSun" w:hAnsi="Times New Roman" w:cs="Times New Roman"/>
                  <w:color w:val="000000"/>
                  <w:kern w:val="0"/>
                  <w:szCs w:val="24"/>
                  <w:rPrChange w:id="308" w:author="Miao Cai" w:date="2019-04-19T09:52:00Z">
                    <w:rPr>
                      <w:rFonts w:ascii="SimSun" w:eastAsia="SimSun" w:hAnsi="SimSun" w:cs="SimSun" w:hint="eastAsia"/>
                      <w:color w:val="000000"/>
                      <w:kern w:val="0"/>
                      <w:szCs w:val="24"/>
                    </w:rPr>
                  </w:rPrChange>
                </w:rPr>
                <w:delText>Rhat</w:delText>
              </w:r>
            </w:del>
          </w:p>
        </w:tc>
      </w:tr>
      <w:tr w:rsidR="00067C0F" w:rsidRPr="00BC537A" w14:paraId="6ABBC25C" w14:textId="77777777" w:rsidTr="00BC537A">
        <w:trPr>
          <w:trHeight w:val="384"/>
          <w:trPrChange w:id="309" w:author="Miao Cai" w:date="2019-04-19T09:51:00Z">
            <w:trPr>
              <w:trHeight w:val="384"/>
            </w:trPr>
          </w:trPrChange>
        </w:trPr>
        <w:tc>
          <w:tcPr>
            <w:tcW w:w="1397" w:type="dxa"/>
            <w:noWrap/>
            <w:hideMark/>
            <w:tcPrChange w:id="310" w:author="Miao Cai" w:date="2019-04-19T09:51:00Z">
              <w:tcPr>
                <w:tcW w:w="1397" w:type="dxa"/>
                <w:noWrap/>
                <w:hideMark/>
              </w:tcPr>
            </w:tcPrChange>
          </w:tcPr>
          <w:p w14:paraId="6ABBC257" w14:textId="77777777" w:rsidR="00067C0F" w:rsidRPr="00BC537A" w:rsidRDefault="00067C0F" w:rsidP="00DC555B">
            <w:pPr>
              <w:spacing w:line="360" w:lineRule="auto"/>
              <w:rPr>
                <w:rFonts w:ascii="Times New Roman" w:eastAsia="SimSun" w:hAnsi="Times New Roman" w:cs="Times New Roman"/>
                <w:color w:val="000000"/>
                <w:kern w:val="0"/>
                <w:szCs w:val="24"/>
                <w:rPrChange w:id="311"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312" w:author="Miao Cai" w:date="2019-04-19T09:52:00Z">
                  <w:rPr>
                    <w:rFonts w:ascii="SimSun" w:eastAsia="SimSun" w:hAnsi="SimSun" w:cs="SimSun" w:hint="eastAsia"/>
                    <w:color w:val="000000"/>
                    <w:kern w:val="0"/>
                    <w:szCs w:val="24"/>
                  </w:rPr>
                </w:rPrChange>
              </w:rPr>
              <w:t>k=10</w:t>
            </w:r>
          </w:p>
        </w:tc>
        <w:tc>
          <w:tcPr>
            <w:tcW w:w="1397" w:type="dxa"/>
            <w:noWrap/>
            <w:hideMark/>
            <w:tcPrChange w:id="313" w:author="Miao Cai" w:date="2019-04-19T09:51:00Z">
              <w:tcPr>
                <w:tcW w:w="1397" w:type="dxa"/>
                <w:gridSpan w:val="2"/>
                <w:noWrap/>
                <w:hideMark/>
              </w:tcPr>
            </w:tcPrChange>
          </w:tcPr>
          <w:p w14:paraId="6ABBC258"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314"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315" w:author="Miao Cai" w:date="2019-04-19T09:52:00Z">
                  <w:rPr>
                    <w:rFonts w:ascii="SimSun" w:eastAsia="SimSun" w:hAnsi="SimSun" w:cs="SimSun"/>
                    <w:color w:val="000000"/>
                    <w:kern w:val="0"/>
                    <w:szCs w:val="24"/>
                  </w:rPr>
                </w:rPrChange>
              </w:rPr>
              <w:t>0.049693254</w:t>
            </w:r>
          </w:p>
        </w:tc>
        <w:tc>
          <w:tcPr>
            <w:tcW w:w="1397" w:type="dxa"/>
            <w:noWrap/>
            <w:hideMark/>
            <w:tcPrChange w:id="316" w:author="Miao Cai" w:date="2019-04-19T09:51:00Z">
              <w:tcPr>
                <w:tcW w:w="1397" w:type="dxa"/>
                <w:gridSpan w:val="2"/>
                <w:noWrap/>
                <w:hideMark/>
              </w:tcPr>
            </w:tcPrChange>
          </w:tcPr>
          <w:p w14:paraId="6ABBC259"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317"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318" w:author="Miao Cai" w:date="2019-04-19T09:52:00Z">
                  <w:rPr>
                    <w:rFonts w:ascii="SimSun" w:eastAsia="SimSun" w:hAnsi="SimSun" w:cs="SimSun"/>
                    <w:color w:val="000000"/>
                    <w:kern w:val="0"/>
                    <w:szCs w:val="24"/>
                  </w:rPr>
                </w:rPrChange>
              </w:rPr>
              <w:t>0.002576273</w:t>
            </w:r>
          </w:p>
        </w:tc>
        <w:tc>
          <w:tcPr>
            <w:tcW w:w="1397" w:type="dxa"/>
            <w:noWrap/>
            <w:hideMark/>
            <w:tcPrChange w:id="319" w:author="Miao Cai" w:date="2019-04-19T09:51:00Z">
              <w:tcPr>
                <w:tcW w:w="1397" w:type="dxa"/>
                <w:gridSpan w:val="2"/>
                <w:noWrap/>
                <w:hideMark/>
              </w:tcPr>
            </w:tcPrChange>
          </w:tcPr>
          <w:p w14:paraId="6ABBC25A"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320"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321" w:author="Miao Cai" w:date="2019-04-19T09:52:00Z">
                  <w:rPr>
                    <w:rFonts w:ascii="SimSun" w:eastAsia="SimSun" w:hAnsi="SimSun" w:cs="SimSun"/>
                    <w:color w:val="000000"/>
                    <w:kern w:val="0"/>
                    <w:szCs w:val="24"/>
                  </w:rPr>
                </w:rPrChange>
              </w:rPr>
              <w:t>432.335779</w:t>
            </w:r>
          </w:p>
        </w:tc>
        <w:tc>
          <w:tcPr>
            <w:tcW w:w="1466" w:type="dxa"/>
            <w:noWrap/>
            <w:hideMark/>
            <w:tcPrChange w:id="322" w:author="Miao Cai" w:date="2019-04-19T09:51:00Z">
              <w:tcPr>
                <w:tcW w:w="1466" w:type="dxa"/>
                <w:gridSpan w:val="2"/>
                <w:noWrap/>
                <w:hideMark/>
              </w:tcPr>
            </w:tcPrChange>
          </w:tcPr>
          <w:p w14:paraId="6ABBC25B" w14:textId="77777777" w:rsidR="00067C0F" w:rsidRPr="00BC537A" w:rsidRDefault="008C6BBB" w:rsidP="00DC555B">
            <w:pPr>
              <w:spacing w:line="360" w:lineRule="auto"/>
              <w:jc w:val="center"/>
              <w:rPr>
                <w:rFonts w:ascii="Times New Roman" w:eastAsia="SimSun" w:hAnsi="Times New Roman" w:cs="Times New Roman"/>
                <w:color w:val="000000"/>
                <w:kern w:val="0"/>
                <w:szCs w:val="24"/>
                <w:rPrChange w:id="323"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324" w:author="Miao Cai" w:date="2019-04-19T09:52:00Z">
                  <w:rPr>
                    <w:rFonts w:ascii="SimSun" w:eastAsia="SimSun" w:hAnsi="SimSun" w:cs="SimSun"/>
                    <w:color w:val="000000"/>
                    <w:kern w:val="0"/>
                    <w:szCs w:val="24"/>
                  </w:rPr>
                </w:rPrChange>
              </w:rPr>
              <w:t>1.001672265</w:t>
            </w:r>
          </w:p>
        </w:tc>
      </w:tr>
      <w:tr w:rsidR="00067C0F" w:rsidRPr="00BC537A" w14:paraId="6ABBC262" w14:textId="77777777" w:rsidTr="00BC537A">
        <w:trPr>
          <w:trHeight w:val="384"/>
          <w:trPrChange w:id="325" w:author="Miao Cai" w:date="2019-04-19T09:51:00Z">
            <w:trPr>
              <w:trHeight w:val="384"/>
            </w:trPr>
          </w:trPrChange>
        </w:trPr>
        <w:tc>
          <w:tcPr>
            <w:tcW w:w="1397" w:type="dxa"/>
            <w:noWrap/>
            <w:hideMark/>
            <w:tcPrChange w:id="326" w:author="Miao Cai" w:date="2019-04-19T09:51:00Z">
              <w:tcPr>
                <w:tcW w:w="1397" w:type="dxa"/>
                <w:noWrap/>
                <w:hideMark/>
              </w:tcPr>
            </w:tcPrChange>
          </w:tcPr>
          <w:p w14:paraId="6ABBC25D" w14:textId="77777777" w:rsidR="00067C0F" w:rsidRPr="00BC537A" w:rsidRDefault="00067C0F" w:rsidP="00DC555B">
            <w:pPr>
              <w:spacing w:line="360" w:lineRule="auto"/>
              <w:rPr>
                <w:rFonts w:ascii="Times New Roman" w:eastAsia="SimSun" w:hAnsi="Times New Roman" w:cs="Times New Roman"/>
                <w:color w:val="000000"/>
                <w:kern w:val="0"/>
                <w:szCs w:val="24"/>
                <w:rPrChange w:id="327"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328" w:author="Miao Cai" w:date="2019-04-19T09:52:00Z">
                  <w:rPr>
                    <w:rFonts w:ascii="SimSun" w:eastAsia="SimSun" w:hAnsi="SimSun" w:cs="SimSun" w:hint="eastAsia"/>
                    <w:color w:val="000000"/>
                    <w:kern w:val="0"/>
                    <w:szCs w:val="24"/>
                  </w:rPr>
                </w:rPrChange>
              </w:rPr>
              <w:t>k=100</w:t>
            </w:r>
          </w:p>
        </w:tc>
        <w:tc>
          <w:tcPr>
            <w:tcW w:w="1397" w:type="dxa"/>
            <w:noWrap/>
            <w:hideMark/>
            <w:tcPrChange w:id="329" w:author="Miao Cai" w:date="2019-04-19T09:51:00Z">
              <w:tcPr>
                <w:tcW w:w="1397" w:type="dxa"/>
                <w:gridSpan w:val="2"/>
                <w:noWrap/>
                <w:hideMark/>
              </w:tcPr>
            </w:tcPrChange>
          </w:tcPr>
          <w:p w14:paraId="6ABBC25E"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330"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331" w:author="Miao Cai" w:date="2019-04-19T09:52:00Z">
                  <w:rPr>
                    <w:rFonts w:ascii="SimSun" w:eastAsia="SimSun" w:hAnsi="SimSun" w:cs="SimSun"/>
                    <w:color w:val="000000"/>
                    <w:kern w:val="0"/>
                    <w:szCs w:val="24"/>
                  </w:rPr>
                </w:rPrChange>
              </w:rPr>
              <w:t>0.023479739</w:t>
            </w:r>
          </w:p>
        </w:tc>
        <w:tc>
          <w:tcPr>
            <w:tcW w:w="1397" w:type="dxa"/>
            <w:noWrap/>
            <w:hideMark/>
            <w:tcPrChange w:id="332" w:author="Miao Cai" w:date="2019-04-19T09:51:00Z">
              <w:tcPr>
                <w:tcW w:w="1397" w:type="dxa"/>
                <w:gridSpan w:val="2"/>
                <w:noWrap/>
                <w:hideMark/>
              </w:tcPr>
            </w:tcPrChange>
          </w:tcPr>
          <w:p w14:paraId="6ABBC25F"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333"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334" w:author="Miao Cai" w:date="2019-04-19T09:52:00Z">
                  <w:rPr>
                    <w:rFonts w:ascii="SimSun" w:eastAsia="SimSun" w:hAnsi="SimSun" w:cs="SimSun"/>
                    <w:color w:val="000000"/>
                    <w:kern w:val="0"/>
                    <w:szCs w:val="24"/>
                  </w:rPr>
                </w:rPrChange>
              </w:rPr>
              <w:t>0.000747316</w:t>
            </w:r>
          </w:p>
        </w:tc>
        <w:tc>
          <w:tcPr>
            <w:tcW w:w="1397" w:type="dxa"/>
            <w:noWrap/>
            <w:hideMark/>
            <w:tcPrChange w:id="335" w:author="Miao Cai" w:date="2019-04-19T09:51:00Z">
              <w:tcPr>
                <w:tcW w:w="1397" w:type="dxa"/>
                <w:gridSpan w:val="2"/>
                <w:noWrap/>
                <w:hideMark/>
              </w:tcPr>
            </w:tcPrChange>
          </w:tcPr>
          <w:p w14:paraId="6ABBC260"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336"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337" w:author="Miao Cai" w:date="2019-04-19T09:52:00Z">
                  <w:rPr>
                    <w:rFonts w:ascii="SimSun" w:eastAsia="SimSun" w:hAnsi="SimSun" w:cs="SimSun"/>
                    <w:color w:val="000000"/>
                    <w:kern w:val="0"/>
                    <w:szCs w:val="24"/>
                  </w:rPr>
                </w:rPrChange>
              </w:rPr>
              <w:t>411.1317641</w:t>
            </w:r>
          </w:p>
        </w:tc>
        <w:tc>
          <w:tcPr>
            <w:tcW w:w="1466" w:type="dxa"/>
            <w:noWrap/>
            <w:hideMark/>
            <w:tcPrChange w:id="338" w:author="Miao Cai" w:date="2019-04-19T09:51:00Z">
              <w:tcPr>
                <w:tcW w:w="1466" w:type="dxa"/>
                <w:gridSpan w:val="2"/>
                <w:noWrap/>
                <w:hideMark/>
              </w:tcPr>
            </w:tcPrChange>
          </w:tcPr>
          <w:p w14:paraId="6ABBC261"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339"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340" w:author="Miao Cai" w:date="2019-04-19T09:52:00Z">
                  <w:rPr>
                    <w:rFonts w:ascii="SimSun" w:eastAsia="SimSun" w:hAnsi="SimSun" w:cs="SimSun"/>
                    <w:color w:val="000000"/>
                    <w:kern w:val="0"/>
                    <w:szCs w:val="24"/>
                  </w:rPr>
                </w:rPrChange>
              </w:rPr>
              <w:t>1.001633868</w:t>
            </w:r>
          </w:p>
        </w:tc>
      </w:tr>
      <w:tr w:rsidR="00067C0F" w:rsidRPr="00BC537A" w14:paraId="6ABBC268" w14:textId="77777777" w:rsidTr="00BC537A">
        <w:trPr>
          <w:trHeight w:val="384"/>
          <w:trPrChange w:id="341" w:author="Miao Cai" w:date="2019-04-19T09:51:00Z">
            <w:trPr>
              <w:trHeight w:val="384"/>
            </w:trPr>
          </w:trPrChange>
        </w:trPr>
        <w:tc>
          <w:tcPr>
            <w:tcW w:w="1397" w:type="dxa"/>
            <w:noWrap/>
            <w:hideMark/>
            <w:tcPrChange w:id="342" w:author="Miao Cai" w:date="2019-04-19T09:51:00Z">
              <w:tcPr>
                <w:tcW w:w="1397" w:type="dxa"/>
                <w:noWrap/>
                <w:hideMark/>
              </w:tcPr>
            </w:tcPrChange>
          </w:tcPr>
          <w:p w14:paraId="6ABBC263" w14:textId="77777777" w:rsidR="00067C0F" w:rsidRPr="00BC537A" w:rsidRDefault="00067C0F" w:rsidP="00DC555B">
            <w:pPr>
              <w:spacing w:line="360" w:lineRule="auto"/>
              <w:rPr>
                <w:rFonts w:ascii="Times New Roman" w:eastAsia="SimSun" w:hAnsi="Times New Roman" w:cs="Times New Roman"/>
                <w:color w:val="000000"/>
                <w:kern w:val="0"/>
                <w:szCs w:val="24"/>
                <w:rPrChange w:id="343"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344" w:author="Miao Cai" w:date="2019-04-19T09:52:00Z">
                  <w:rPr>
                    <w:rFonts w:ascii="SimSun" w:eastAsia="SimSun" w:hAnsi="SimSun" w:cs="SimSun" w:hint="eastAsia"/>
                    <w:color w:val="000000"/>
                    <w:kern w:val="0"/>
                    <w:szCs w:val="24"/>
                  </w:rPr>
                </w:rPrChange>
              </w:rPr>
              <w:t>k=1000</w:t>
            </w:r>
          </w:p>
        </w:tc>
        <w:tc>
          <w:tcPr>
            <w:tcW w:w="1397" w:type="dxa"/>
            <w:noWrap/>
            <w:hideMark/>
            <w:tcPrChange w:id="345" w:author="Miao Cai" w:date="2019-04-19T09:51:00Z">
              <w:tcPr>
                <w:tcW w:w="1397" w:type="dxa"/>
                <w:gridSpan w:val="2"/>
                <w:noWrap/>
                <w:hideMark/>
              </w:tcPr>
            </w:tcPrChange>
          </w:tcPr>
          <w:p w14:paraId="6ABBC264"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346"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347" w:author="Miao Cai" w:date="2019-04-19T09:52:00Z">
                  <w:rPr>
                    <w:rFonts w:ascii="SimSun" w:eastAsia="SimSun" w:hAnsi="SimSun" w:cs="SimSun"/>
                    <w:color w:val="000000"/>
                    <w:kern w:val="0"/>
                    <w:szCs w:val="24"/>
                  </w:rPr>
                </w:rPrChange>
              </w:rPr>
              <w:t>0.012158698</w:t>
            </w:r>
          </w:p>
        </w:tc>
        <w:tc>
          <w:tcPr>
            <w:tcW w:w="1397" w:type="dxa"/>
            <w:noWrap/>
            <w:hideMark/>
            <w:tcPrChange w:id="348" w:author="Miao Cai" w:date="2019-04-19T09:51:00Z">
              <w:tcPr>
                <w:tcW w:w="1397" w:type="dxa"/>
                <w:gridSpan w:val="2"/>
                <w:noWrap/>
                <w:hideMark/>
              </w:tcPr>
            </w:tcPrChange>
          </w:tcPr>
          <w:p w14:paraId="6ABBC265"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349"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350" w:author="Miao Cai" w:date="2019-04-19T09:52:00Z">
                  <w:rPr>
                    <w:rFonts w:ascii="SimSun" w:eastAsia="SimSun" w:hAnsi="SimSun" w:cs="SimSun"/>
                    <w:color w:val="000000"/>
                    <w:kern w:val="0"/>
                    <w:szCs w:val="24"/>
                  </w:rPr>
                </w:rPrChange>
              </w:rPr>
              <w:t>0.000256012</w:t>
            </w:r>
          </w:p>
        </w:tc>
        <w:tc>
          <w:tcPr>
            <w:tcW w:w="1397" w:type="dxa"/>
            <w:noWrap/>
            <w:hideMark/>
            <w:tcPrChange w:id="351" w:author="Miao Cai" w:date="2019-04-19T09:51:00Z">
              <w:tcPr>
                <w:tcW w:w="1397" w:type="dxa"/>
                <w:gridSpan w:val="2"/>
                <w:noWrap/>
                <w:hideMark/>
              </w:tcPr>
            </w:tcPrChange>
          </w:tcPr>
          <w:p w14:paraId="6ABBC266"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352"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353" w:author="Miao Cai" w:date="2019-04-19T09:52:00Z">
                  <w:rPr>
                    <w:rFonts w:ascii="SimSun" w:eastAsia="SimSun" w:hAnsi="SimSun" w:cs="SimSun"/>
                    <w:color w:val="000000"/>
                    <w:kern w:val="0"/>
                    <w:szCs w:val="24"/>
                  </w:rPr>
                </w:rPrChange>
              </w:rPr>
              <w:t>407.06443</w:t>
            </w:r>
          </w:p>
        </w:tc>
        <w:tc>
          <w:tcPr>
            <w:tcW w:w="1466" w:type="dxa"/>
            <w:noWrap/>
            <w:hideMark/>
            <w:tcPrChange w:id="354" w:author="Miao Cai" w:date="2019-04-19T09:51:00Z">
              <w:tcPr>
                <w:tcW w:w="1466" w:type="dxa"/>
                <w:gridSpan w:val="2"/>
                <w:noWrap/>
                <w:hideMark/>
              </w:tcPr>
            </w:tcPrChange>
          </w:tcPr>
          <w:p w14:paraId="6ABBC267" w14:textId="77777777" w:rsidR="00067C0F" w:rsidRPr="00BC537A" w:rsidRDefault="00D858DB" w:rsidP="00DC555B">
            <w:pPr>
              <w:spacing w:line="360" w:lineRule="auto"/>
              <w:jc w:val="center"/>
              <w:rPr>
                <w:rFonts w:ascii="Times New Roman" w:eastAsia="SimSun" w:hAnsi="Times New Roman" w:cs="Times New Roman"/>
                <w:color w:val="000000"/>
                <w:kern w:val="0"/>
                <w:szCs w:val="24"/>
                <w:rPrChange w:id="355" w:author="Miao Cai" w:date="2019-04-19T09:52:00Z">
                  <w:rPr>
                    <w:rFonts w:ascii="SimSun" w:eastAsia="SimSun" w:hAnsi="SimSun" w:cs="SimSun"/>
                    <w:color w:val="000000"/>
                    <w:kern w:val="0"/>
                    <w:szCs w:val="24"/>
                  </w:rPr>
                </w:rPrChange>
              </w:rPr>
            </w:pPr>
            <w:r w:rsidRPr="00BC537A">
              <w:rPr>
                <w:rFonts w:ascii="Times New Roman" w:eastAsia="SimSun" w:hAnsi="Times New Roman" w:cs="Times New Roman"/>
                <w:color w:val="000000"/>
                <w:kern w:val="0"/>
                <w:szCs w:val="24"/>
                <w:rPrChange w:id="356" w:author="Miao Cai" w:date="2019-04-19T09:52:00Z">
                  <w:rPr>
                    <w:rFonts w:ascii="SimSun" w:eastAsia="SimSun" w:hAnsi="SimSun" w:cs="SimSun"/>
                    <w:color w:val="000000"/>
                    <w:kern w:val="0"/>
                    <w:szCs w:val="24"/>
                  </w:rPr>
                </w:rPrChange>
              </w:rPr>
              <w:t>1.001995296</w:t>
            </w:r>
          </w:p>
        </w:tc>
      </w:tr>
    </w:tbl>
    <w:p w14:paraId="6ABBC269" w14:textId="77777777" w:rsidR="00067C0F" w:rsidRPr="00DC555B" w:rsidRDefault="00067C0F" w:rsidP="007171E3">
      <w:pPr>
        <w:spacing w:line="360" w:lineRule="auto"/>
        <w:textAlignment w:val="center"/>
        <w:rPr>
          <w:szCs w:val="24"/>
        </w:rPr>
      </w:pPr>
    </w:p>
    <w:p w14:paraId="6ABBC26A" w14:textId="77777777" w:rsidR="00FF273F" w:rsidRDefault="00FF273F" w:rsidP="00FF1B4C">
      <w:pPr>
        <w:jc w:val="center"/>
        <w:rPr>
          <w:rFonts w:asciiTheme="minorEastAsia" w:hAnsiTheme="minorEastAsia"/>
        </w:rPr>
      </w:pPr>
    </w:p>
    <w:p w14:paraId="6ABBC26B" w14:textId="77777777" w:rsidR="00FF273F" w:rsidRDefault="00FF273F" w:rsidP="00FF273F">
      <w:pPr>
        <w:jc w:val="center"/>
        <w:rPr>
          <w:rFonts w:asciiTheme="minorEastAsia" w:hAnsiTheme="minorEastAsia"/>
        </w:rPr>
      </w:pPr>
    </w:p>
    <w:p w14:paraId="6ABBC26C" w14:textId="77777777" w:rsidR="00FF273F" w:rsidRDefault="00FF273F" w:rsidP="00FF273F">
      <w:pPr>
        <w:jc w:val="center"/>
        <w:rPr>
          <w:rFonts w:asciiTheme="minorEastAsia" w:hAnsiTheme="minorEastAsia"/>
        </w:rPr>
      </w:pPr>
    </w:p>
    <w:p w14:paraId="6ABBC26D" w14:textId="77777777" w:rsidR="00591080" w:rsidRDefault="00591080">
      <w:pPr>
        <w:rPr>
          <w:rFonts w:asciiTheme="minorEastAsia" w:hAnsiTheme="minorEastAsia"/>
        </w:rPr>
      </w:pPr>
      <w:r>
        <w:rPr>
          <w:rFonts w:asciiTheme="minorEastAsia" w:hAnsiTheme="minorEastAsia"/>
        </w:rPr>
        <w:br w:type="page"/>
      </w:r>
    </w:p>
    <w:p w14:paraId="6ABBC26E" w14:textId="77777777" w:rsidR="00FF273F" w:rsidRPr="00FF1B4C" w:rsidRDefault="00FF273F" w:rsidP="00FF273F">
      <w:pPr>
        <w:jc w:val="center"/>
        <w:rPr>
          <w:rFonts w:asciiTheme="minorEastAsia" w:hAnsiTheme="minorEastAsia"/>
        </w:rPr>
      </w:pPr>
      <w:r>
        <w:rPr>
          <w:rFonts w:asciiTheme="minorEastAsia" w:hAnsiTheme="minorEastAsia"/>
        </w:rPr>
        <w:t>表</w:t>
      </w:r>
      <w:r w:rsidRPr="00FF1B4C">
        <w:rPr>
          <w:rFonts w:asciiTheme="minorEastAsia" w:hAnsiTheme="minorEastAsia"/>
        </w:rPr>
        <w:t>（</w:t>
      </w:r>
      <w:r w:rsidRPr="00FF1B4C">
        <w:rPr>
          <w:rFonts w:asciiTheme="minorEastAsia" w:hAnsiTheme="minorEastAsia" w:hint="eastAsia"/>
        </w:rPr>
        <w:t>4-5</w:t>
      </w:r>
      <w:r w:rsidRPr="00FF1B4C">
        <w:rPr>
          <w:rFonts w:asciiTheme="minorEastAsia" w:hAnsiTheme="minorEastAsia"/>
        </w:rPr>
        <w:t>）</w:t>
      </w:r>
      <w:r w:rsidRPr="00FF1B4C">
        <w:rPr>
          <w:rFonts w:asciiTheme="minorEastAsia" w:hAnsiTheme="minorEastAsia" w:hint="eastAsia"/>
        </w:rPr>
        <w:t>贝叶斯方法高等可靠性设备模拟结果</w:t>
      </w:r>
    </w:p>
    <w:p w14:paraId="6ABBC26F" w14:textId="77777777" w:rsidR="00F770D1" w:rsidRPr="00FF273F" w:rsidRDefault="00F770D1" w:rsidP="00DC555B">
      <w:pPr>
        <w:spacing w:line="360" w:lineRule="auto"/>
        <w:textAlignment w:val="center"/>
        <w:rPr>
          <w:szCs w:val="24"/>
        </w:rPr>
      </w:pPr>
    </w:p>
    <w:tbl>
      <w:tblPr>
        <w:tblStyle w:val="TableGrid"/>
        <w:tblW w:w="6756" w:type="dxa"/>
        <w:tblInd w:w="731" w:type="dxa"/>
        <w:tblLook w:val="04A0" w:firstRow="1" w:lastRow="0" w:firstColumn="1" w:lastColumn="0" w:noHBand="0" w:noVBand="1"/>
      </w:tblPr>
      <w:tblGrid>
        <w:gridCol w:w="1340"/>
        <w:gridCol w:w="1536"/>
        <w:gridCol w:w="1536"/>
        <w:gridCol w:w="1536"/>
        <w:gridCol w:w="1536"/>
      </w:tblGrid>
      <w:tr w:rsidR="00F770D1" w:rsidRPr="00DC555B" w14:paraId="6ABBC275" w14:textId="77777777" w:rsidTr="00517A9E">
        <w:trPr>
          <w:trHeight w:val="418"/>
        </w:trPr>
        <w:tc>
          <w:tcPr>
            <w:tcW w:w="1340" w:type="dxa"/>
            <w:noWrap/>
            <w:hideMark/>
          </w:tcPr>
          <w:p w14:paraId="6ABBC270"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a10</w:t>
            </w:r>
          </w:p>
        </w:tc>
        <w:tc>
          <w:tcPr>
            <w:tcW w:w="1340" w:type="dxa"/>
            <w:noWrap/>
            <w:hideMark/>
          </w:tcPr>
          <w:p w14:paraId="6ABBC271" w14:textId="77777777" w:rsidR="00F770D1" w:rsidRPr="00DC555B" w:rsidRDefault="00F770D1" w:rsidP="00DC555B">
            <w:pPr>
              <w:spacing w:line="360" w:lineRule="auto"/>
              <w:ind w:firstLineChars="100" w:firstLine="240"/>
              <w:rPr>
                <w:rFonts w:ascii="SimSun" w:eastAsia="SimSun" w:hAnsi="SimSun" w:cs="SimSun"/>
                <w:color w:val="000000"/>
                <w:kern w:val="0"/>
                <w:szCs w:val="24"/>
              </w:rPr>
            </w:pPr>
            <w:r w:rsidRPr="00DC555B">
              <w:rPr>
                <w:rFonts w:ascii="SimSun" w:eastAsia="SimSun" w:hAnsi="SimSun" w:cs="SimSun" w:hint="eastAsia"/>
                <w:color w:val="000000"/>
                <w:kern w:val="0"/>
                <w:szCs w:val="24"/>
              </w:rPr>
              <w:t>Bias</w:t>
            </w:r>
          </w:p>
        </w:tc>
        <w:tc>
          <w:tcPr>
            <w:tcW w:w="1340" w:type="dxa"/>
            <w:noWrap/>
            <w:hideMark/>
          </w:tcPr>
          <w:p w14:paraId="6ABBC272" w14:textId="77777777" w:rsidR="00F770D1" w:rsidRPr="00DC555B" w:rsidRDefault="00F770D1" w:rsidP="00DC555B">
            <w:pPr>
              <w:spacing w:line="360" w:lineRule="auto"/>
              <w:ind w:firstLineChars="200" w:firstLine="480"/>
              <w:rPr>
                <w:rFonts w:ascii="SimSun" w:eastAsia="SimSun" w:hAnsi="SimSun" w:cs="SimSun"/>
                <w:color w:val="000000"/>
                <w:kern w:val="0"/>
                <w:szCs w:val="24"/>
              </w:rPr>
            </w:pPr>
            <w:r w:rsidRPr="00DC555B">
              <w:rPr>
                <w:rFonts w:ascii="SimSun" w:eastAsia="SimSun" w:hAnsi="SimSun" w:cs="SimSun" w:hint="eastAsia"/>
                <w:color w:val="000000"/>
                <w:kern w:val="0"/>
                <w:szCs w:val="24"/>
              </w:rPr>
              <w:t>mse</w:t>
            </w:r>
          </w:p>
        </w:tc>
        <w:tc>
          <w:tcPr>
            <w:tcW w:w="1340" w:type="dxa"/>
            <w:noWrap/>
            <w:hideMark/>
          </w:tcPr>
          <w:p w14:paraId="6ABBC273"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n_eff</w:t>
            </w:r>
          </w:p>
        </w:tc>
        <w:tc>
          <w:tcPr>
            <w:tcW w:w="1396" w:type="dxa"/>
            <w:noWrap/>
            <w:hideMark/>
          </w:tcPr>
          <w:p w14:paraId="6ABBC274"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Rhat</w:t>
            </w:r>
          </w:p>
        </w:tc>
      </w:tr>
      <w:tr w:rsidR="00F770D1" w:rsidRPr="00DC555B" w14:paraId="6ABBC27B" w14:textId="77777777" w:rsidTr="00517A9E">
        <w:trPr>
          <w:trHeight w:val="418"/>
        </w:trPr>
        <w:tc>
          <w:tcPr>
            <w:tcW w:w="1340" w:type="dxa"/>
            <w:noWrap/>
            <w:hideMark/>
          </w:tcPr>
          <w:p w14:paraId="6ABBC276"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k=10</w:t>
            </w:r>
          </w:p>
        </w:tc>
        <w:tc>
          <w:tcPr>
            <w:tcW w:w="1340" w:type="dxa"/>
            <w:noWrap/>
            <w:hideMark/>
          </w:tcPr>
          <w:p w14:paraId="6ABBC277"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0.01435123</w:t>
            </w:r>
          </w:p>
        </w:tc>
        <w:tc>
          <w:tcPr>
            <w:tcW w:w="1340" w:type="dxa"/>
            <w:noWrap/>
            <w:hideMark/>
          </w:tcPr>
          <w:p w14:paraId="6ABBC278"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0.000262152</w:t>
            </w:r>
          </w:p>
        </w:tc>
        <w:tc>
          <w:tcPr>
            <w:tcW w:w="1340" w:type="dxa"/>
            <w:noWrap/>
            <w:hideMark/>
          </w:tcPr>
          <w:p w14:paraId="6ABBC279"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413.1306183</w:t>
            </w:r>
          </w:p>
        </w:tc>
        <w:tc>
          <w:tcPr>
            <w:tcW w:w="1396" w:type="dxa"/>
            <w:noWrap/>
            <w:hideMark/>
          </w:tcPr>
          <w:p w14:paraId="6ABBC27A"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1.001831845</w:t>
            </w:r>
          </w:p>
        </w:tc>
      </w:tr>
      <w:tr w:rsidR="00F770D1" w:rsidRPr="00DC555B" w14:paraId="6ABBC281" w14:textId="77777777" w:rsidTr="00517A9E">
        <w:trPr>
          <w:trHeight w:val="418"/>
        </w:trPr>
        <w:tc>
          <w:tcPr>
            <w:tcW w:w="1340" w:type="dxa"/>
            <w:noWrap/>
            <w:hideMark/>
          </w:tcPr>
          <w:p w14:paraId="6ABBC27C"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k=50</w:t>
            </w:r>
          </w:p>
        </w:tc>
        <w:tc>
          <w:tcPr>
            <w:tcW w:w="1340" w:type="dxa"/>
            <w:noWrap/>
            <w:hideMark/>
          </w:tcPr>
          <w:p w14:paraId="6ABBC27D"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0.004108854</w:t>
            </w:r>
          </w:p>
        </w:tc>
        <w:tc>
          <w:tcPr>
            <w:tcW w:w="1340" w:type="dxa"/>
            <w:noWrap/>
            <w:hideMark/>
          </w:tcPr>
          <w:p w14:paraId="6ABBC27E"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3.77E-05</w:t>
            </w:r>
          </w:p>
        </w:tc>
        <w:tc>
          <w:tcPr>
            <w:tcW w:w="1340" w:type="dxa"/>
            <w:noWrap/>
            <w:hideMark/>
          </w:tcPr>
          <w:p w14:paraId="6ABBC27F"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435.3761876</w:t>
            </w:r>
          </w:p>
        </w:tc>
        <w:tc>
          <w:tcPr>
            <w:tcW w:w="1396" w:type="dxa"/>
            <w:noWrap/>
            <w:hideMark/>
          </w:tcPr>
          <w:p w14:paraId="6ABBC280"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1.001478961</w:t>
            </w:r>
          </w:p>
        </w:tc>
      </w:tr>
      <w:tr w:rsidR="00F770D1" w:rsidRPr="00DC555B" w14:paraId="6ABBC287" w14:textId="77777777" w:rsidTr="00517A9E">
        <w:trPr>
          <w:trHeight w:val="418"/>
        </w:trPr>
        <w:tc>
          <w:tcPr>
            <w:tcW w:w="1340" w:type="dxa"/>
            <w:noWrap/>
            <w:hideMark/>
          </w:tcPr>
          <w:p w14:paraId="6ABBC282"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k=100</w:t>
            </w:r>
          </w:p>
        </w:tc>
        <w:tc>
          <w:tcPr>
            <w:tcW w:w="1340" w:type="dxa"/>
            <w:noWrap/>
            <w:hideMark/>
          </w:tcPr>
          <w:p w14:paraId="6ABBC283"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0.002107935</w:t>
            </w:r>
          </w:p>
        </w:tc>
        <w:tc>
          <w:tcPr>
            <w:tcW w:w="1340" w:type="dxa"/>
            <w:noWrap/>
            <w:hideMark/>
          </w:tcPr>
          <w:p w14:paraId="6ABBC284"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6.57E-06</w:t>
            </w:r>
          </w:p>
        </w:tc>
        <w:tc>
          <w:tcPr>
            <w:tcW w:w="1340" w:type="dxa"/>
            <w:noWrap/>
            <w:hideMark/>
          </w:tcPr>
          <w:p w14:paraId="6ABBC285"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479.7679861</w:t>
            </w:r>
          </w:p>
        </w:tc>
        <w:tc>
          <w:tcPr>
            <w:tcW w:w="1396" w:type="dxa"/>
            <w:noWrap/>
            <w:hideMark/>
          </w:tcPr>
          <w:p w14:paraId="6ABBC286"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1.001344079</w:t>
            </w:r>
          </w:p>
        </w:tc>
      </w:tr>
      <w:tr w:rsidR="00F770D1" w:rsidRPr="00DC555B" w14:paraId="6ABBC28D" w14:textId="77777777" w:rsidTr="00517A9E">
        <w:trPr>
          <w:trHeight w:val="418"/>
        </w:trPr>
        <w:tc>
          <w:tcPr>
            <w:tcW w:w="1340" w:type="dxa"/>
            <w:noWrap/>
            <w:hideMark/>
          </w:tcPr>
          <w:p w14:paraId="6ABBC288"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a11</w:t>
            </w:r>
          </w:p>
        </w:tc>
        <w:tc>
          <w:tcPr>
            <w:tcW w:w="1340" w:type="dxa"/>
            <w:noWrap/>
            <w:hideMark/>
          </w:tcPr>
          <w:p w14:paraId="6ABBC289" w14:textId="77777777" w:rsidR="00F770D1" w:rsidRPr="00DC555B" w:rsidRDefault="00F770D1" w:rsidP="00DC555B">
            <w:pPr>
              <w:spacing w:line="360" w:lineRule="auto"/>
              <w:ind w:firstLineChars="100" w:firstLine="240"/>
              <w:rPr>
                <w:rFonts w:ascii="SimSun" w:eastAsia="SimSun" w:hAnsi="SimSun" w:cs="SimSun"/>
                <w:color w:val="000000"/>
                <w:kern w:val="0"/>
                <w:szCs w:val="24"/>
              </w:rPr>
            </w:pPr>
            <w:r w:rsidRPr="00DC555B">
              <w:rPr>
                <w:rFonts w:ascii="SimSun" w:eastAsia="SimSun" w:hAnsi="SimSun" w:cs="SimSun" w:hint="eastAsia"/>
                <w:color w:val="000000"/>
                <w:kern w:val="0"/>
                <w:szCs w:val="24"/>
              </w:rPr>
              <w:t>Bias</w:t>
            </w:r>
          </w:p>
        </w:tc>
        <w:tc>
          <w:tcPr>
            <w:tcW w:w="1340" w:type="dxa"/>
            <w:noWrap/>
            <w:hideMark/>
          </w:tcPr>
          <w:p w14:paraId="6ABBC28A" w14:textId="77777777" w:rsidR="00F770D1" w:rsidRPr="00DC555B" w:rsidRDefault="00F770D1" w:rsidP="00DC555B">
            <w:pPr>
              <w:spacing w:line="360" w:lineRule="auto"/>
              <w:ind w:firstLineChars="100" w:firstLine="240"/>
              <w:rPr>
                <w:rFonts w:ascii="SimSun" w:eastAsia="SimSun" w:hAnsi="SimSun" w:cs="SimSun"/>
                <w:color w:val="000000"/>
                <w:kern w:val="0"/>
                <w:szCs w:val="24"/>
              </w:rPr>
            </w:pPr>
            <w:r w:rsidRPr="00DC555B">
              <w:rPr>
                <w:rFonts w:ascii="SimSun" w:eastAsia="SimSun" w:hAnsi="SimSun" w:cs="SimSun" w:hint="eastAsia"/>
                <w:color w:val="000000"/>
                <w:kern w:val="0"/>
                <w:szCs w:val="24"/>
              </w:rPr>
              <w:t>mse</w:t>
            </w:r>
          </w:p>
        </w:tc>
        <w:tc>
          <w:tcPr>
            <w:tcW w:w="1340" w:type="dxa"/>
            <w:noWrap/>
            <w:hideMark/>
          </w:tcPr>
          <w:p w14:paraId="6ABBC28B"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n_eff</w:t>
            </w:r>
          </w:p>
        </w:tc>
        <w:tc>
          <w:tcPr>
            <w:tcW w:w="1396" w:type="dxa"/>
            <w:noWrap/>
            <w:hideMark/>
          </w:tcPr>
          <w:p w14:paraId="6ABBC28C"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Rhat</w:t>
            </w:r>
          </w:p>
        </w:tc>
      </w:tr>
      <w:tr w:rsidR="00F770D1" w:rsidRPr="00DC555B" w14:paraId="6ABBC293" w14:textId="77777777" w:rsidTr="00517A9E">
        <w:trPr>
          <w:trHeight w:val="418"/>
        </w:trPr>
        <w:tc>
          <w:tcPr>
            <w:tcW w:w="1340" w:type="dxa"/>
            <w:noWrap/>
            <w:hideMark/>
          </w:tcPr>
          <w:p w14:paraId="6ABBC28E"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k=10</w:t>
            </w:r>
          </w:p>
        </w:tc>
        <w:tc>
          <w:tcPr>
            <w:tcW w:w="1340" w:type="dxa"/>
            <w:noWrap/>
            <w:hideMark/>
          </w:tcPr>
          <w:p w14:paraId="6ABBC28F"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0.022681385</w:t>
            </w:r>
          </w:p>
        </w:tc>
        <w:tc>
          <w:tcPr>
            <w:tcW w:w="1340" w:type="dxa"/>
            <w:noWrap/>
            <w:hideMark/>
          </w:tcPr>
          <w:p w14:paraId="6ABBC290"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0.000593926</w:t>
            </w:r>
          </w:p>
        </w:tc>
        <w:tc>
          <w:tcPr>
            <w:tcW w:w="1340" w:type="dxa"/>
            <w:noWrap/>
            <w:hideMark/>
          </w:tcPr>
          <w:p w14:paraId="6ABBC291"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453.9212711</w:t>
            </w:r>
          </w:p>
        </w:tc>
        <w:tc>
          <w:tcPr>
            <w:tcW w:w="1396" w:type="dxa"/>
            <w:noWrap/>
            <w:hideMark/>
          </w:tcPr>
          <w:p w14:paraId="6ABBC292"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1.00155174</w:t>
            </w:r>
          </w:p>
        </w:tc>
      </w:tr>
      <w:tr w:rsidR="00F770D1" w:rsidRPr="00DC555B" w14:paraId="6ABBC299" w14:textId="77777777" w:rsidTr="00517A9E">
        <w:trPr>
          <w:trHeight w:val="418"/>
        </w:trPr>
        <w:tc>
          <w:tcPr>
            <w:tcW w:w="1340" w:type="dxa"/>
            <w:noWrap/>
            <w:hideMark/>
          </w:tcPr>
          <w:p w14:paraId="6ABBC294"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k=100</w:t>
            </w:r>
          </w:p>
        </w:tc>
        <w:tc>
          <w:tcPr>
            <w:tcW w:w="1340" w:type="dxa"/>
            <w:noWrap/>
            <w:hideMark/>
          </w:tcPr>
          <w:p w14:paraId="6ABBC295"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0.010922082</w:t>
            </w:r>
          </w:p>
        </w:tc>
        <w:tc>
          <w:tcPr>
            <w:tcW w:w="1340" w:type="dxa"/>
            <w:noWrap/>
            <w:hideMark/>
          </w:tcPr>
          <w:p w14:paraId="6ABBC296"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0.000181713</w:t>
            </w:r>
          </w:p>
        </w:tc>
        <w:tc>
          <w:tcPr>
            <w:tcW w:w="1340" w:type="dxa"/>
            <w:noWrap/>
            <w:hideMark/>
          </w:tcPr>
          <w:p w14:paraId="6ABBC297"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467.5336767</w:t>
            </w:r>
          </w:p>
        </w:tc>
        <w:tc>
          <w:tcPr>
            <w:tcW w:w="1396" w:type="dxa"/>
            <w:noWrap/>
            <w:hideMark/>
          </w:tcPr>
          <w:p w14:paraId="6ABBC298"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1.001183503</w:t>
            </w:r>
          </w:p>
        </w:tc>
      </w:tr>
      <w:tr w:rsidR="00F770D1" w:rsidRPr="00DC555B" w14:paraId="6ABBC29F" w14:textId="77777777" w:rsidTr="00517A9E">
        <w:trPr>
          <w:trHeight w:val="418"/>
        </w:trPr>
        <w:tc>
          <w:tcPr>
            <w:tcW w:w="1340" w:type="dxa"/>
            <w:noWrap/>
            <w:hideMark/>
          </w:tcPr>
          <w:p w14:paraId="6ABBC29A"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k=1000</w:t>
            </w:r>
          </w:p>
        </w:tc>
        <w:tc>
          <w:tcPr>
            <w:tcW w:w="1340" w:type="dxa"/>
            <w:noWrap/>
            <w:hideMark/>
          </w:tcPr>
          <w:p w14:paraId="6ABBC29B"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0.00688025</w:t>
            </w:r>
          </w:p>
        </w:tc>
        <w:tc>
          <w:tcPr>
            <w:tcW w:w="1340" w:type="dxa"/>
            <w:noWrap/>
            <w:hideMark/>
          </w:tcPr>
          <w:p w14:paraId="6ABBC29C"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7.14E-05</w:t>
            </w:r>
          </w:p>
        </w:tc>
        <w:tc>
          <w:tcPr>
            <w:tcW w:w="1340" w:type="dxa"/>
            <w:noWrap/>
            <w:hideMark/>
          </w:tcPr>
          <w:p w14:paraId="6ABBC29D"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493.3041064</w:t>
            </w:r>
          </w:p>
        </w:tc>
        <w:tc>
          <w:tcPr>
            <w:tcW w:w="1396" w:type="dxa"/>
            <w:noWrap/>
            <w:hideMark/>
          </w:tcPr>
          <w:p w14:paraId="6ABBC29E"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1.001325897</w:t>
            </w:r>
          </w:p>
        </w:tc>
      </w:tr>
      <w:tr w:rsidR="00F770D1" w:rsidRPr="00DC555B" w14:paraId="6ABBC2A5" w14:textId="77777777" w:rsidTr="00517A9E">
        <w:trPr>
          <w:trHeight w:val="418"/>
        </w:trPr>
        <w:tc>
          <w:tcPr>
            <w:tcW w:w="1340" w:type="dxa"/>
            <w:noWrap/>
            <w:hideMark/>
          </w:tcPr>
          <w:p w14:paraId="6ABBC2A0"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a20</w:t>
            </w:r>
          </w:p>
        </w:tc>
        <w:tc>
          <w:tcPr>
            <w:tcW w:w="1340" w:type="dxa"/>
            <w:noWrap/>
            <w:hideMark/>
          </w:tcPr>
          <w:p w14:paraId="6ABBC2A1" w14:textId="77777777" w:rsidR="00F770D1" w:rsidRPr="00DC555B" w:rsidRDefault="00F770D1" w:rsidP="00DC555B">
            <w:pPr>
              <w:spacing w:line="360" w:lineRule="auto"/>
              <w:ind w:firstLineChars="100" w:firstLine="240"/>
              <w:rPr>
                <w:rFonts w:ascii="SimSun" w:eastAsia="SimSun" w:hAnsi="SimSun" w:cs="SimSun"/>
                <w:color w:val="000000"/>
                <w:kern w:val="0"/>
                <w:szCs w:val="24"/>
              </w:rPr>
            </w:pPr>
            <w:r w:rsidRPr="00DC555B">
              <w:rPr>
                <w:rFonts w:ascii="SimSun" w:eastAsia="SimSun" w:hAnsi="SimSun" w:cs="SimSun" w:hint="eastAsia"/>
                <w:color w:val="000000"/>
                <w:kern w:val="0"/>
                <w:szCs w:val="24"/>
              </w:rPr>
              <w:t>Bias</w:t>
            </w:r>
          </w:p>
        </w:tc>
        <w:tc>
          <w:tcPr>
            <w:tcW w:w="1340" w:type="dxa"/>
            <w:noWrap/>
            <w:hideMark/>
          </w:tcPr>
          <w:p w14:paraId="6ABBC2A2" w14:textId="77777777" w:rsidR="00F770D1" w:rsidRPr="00DC555B" w:rsidRDefault="00F770D1" w:rsidP="00DC555B">
            <w:pPr>
              <w:spacing w:line="360" w:lineRule="auto"/>
              <w:ind w:firstLineChars="100" w:firstLine="240"/>
              <w:rPr>
                <w:rFonts w:ascii="SimSun" w:eastAsia="SimSun" w:hAnsi="SimSun" w:cs="SimSun"/>
                <w:color w:val="000000"/>
                <w:kern w:val="0"/>
                <w:szCs w:val="24"/>
              </w:rPr>
            </w:pPr>
            <w:r w:rsidRPr="00DC555B">
              <w:rPr>
                <w:rFonts w:ascii="SimSun" w:eastAsia="SimSun" w:hAnsi="SimSun" w:cs="SimSun" w:hint="eastAsia"/>
                <w:color w:val="000000"/>
                <w:kern w:val="0"/>
                <w:szCs w:val="24"/>
              </w:rPr>
              <w:t>mse</w:t>
            </w:r>
          </w:p>
        </w:tc>
        <w:tc>
          <w:tcPr>
            <w:tcW w:w="1340" w:type="dxa"/>
            <w:noWrap/>
            <w:hideMark/>
          </w:tcPr>
          <w:p w14:paraId="6ABBC2A3"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n_eff</w:t>
            </w:r>
          </w:p>
        </w:tc>
        <w:tc>
          <w:tcPr>
            <w:tcW w:w="1396" w:type="dxa"/>
            <w:noWrap/>
            <w:hideMark/>
          </w:tcPr>
          <w:p w14:paraId="6ABBC2A4"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Rhat</w:t>
            </w:r>
          </w:p>
        </w:tc>
      </w:tr>
      <w:tr w:rsidR="00F770D1" w:rsidRPr="00DC555B" w14:paraId="6ABBC2AB" w14:textId="77777777" w:rsidTr="00517A9E">
        <w:trPr>
          <w:trHeight w:val="418"/>
        </w:trPr>
        <w:tc>
          <w:tcPr>
            <w:tcW w:w="1340" w:type="dxa"/>
            <w:noWrap/>
            <w:hideMark/>
          </w:tcPr>
          <w:p w14:paraId="6ABBC2A6"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k=10</w:t>
            </w:r>
          </w:p>
        </w:tc>
        <w:tc>
          <w:tcPr>
            <w:tcW w:w="1340" w:type="dxa"/>
            <w:noWrap/>
            <w:hideMark/>
          </w:tcPr>
          <w:p w14:paraId="6ABBC2A7"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0.008000388</w:t>
            </w:r>
          </w:p>
        </w:tc>
        <w:tc>
          <w:tcPr>
            <w:tcW w:w="1340" w:type="dxa"/>
            <w:noWrap/>
            <w:hideMark/>
          </w:tcPr>
          <w:p w14:paraId="6ABBC2A8"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7.58E-05</w:t>
            </w:r>
          </w:p>
        </w:tc>
        <w:tc>
          <w:tcPr>
            <w:tcW w:w="1340" w:type="dxa"/>
            <w:noWrap/>
            <w:hideMark/>
          </w:tcPr>
          <w:p w14:paraId="6ABBC2A9"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481.7763752</w:t>
            </w:r>
          </w:p>
        </w:tc>
        <w:tc>
          <w:tcPr>
            <w:tcW w:w="1396" w:type="dxa"/>
            <w:noWrap/>
            <w:hideMark/>
          </w:tcPr>
          <w:p w14:paraId="6ABBC2AA"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1.001714432</w:t>
            </w:r>
          </w:p>
        </w:tc>
      </w:tr>
      <w:tr w:rsidR="00F770D1" w:rsidRPr="00DC555B" w14:paraId="6ABBC2B1" w14:textId="77777777" w:rsidTr="00517A9E">
        <w:trPr>
          <w:trHeight w:val="418"/>
        </w:trPr>
        <w:tc>
          <w:tcPr>
            <w:tcW w:w="1340" w:type="dxa"/>
            <w:noWrap/>
            <w:hideMark/>
          </w:tcPr>
          <w:p w14:paraId="6ABBC2AC"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k=100</w:t>
            </w:r>
          </w:p>
        </w:tc>
        <w:tc>
          <w:tcPr>
            <w:tcW w:w="1340" w:type="dxa"/>
            <w:noWrap/>
            <w:hideMark/>
          </w:tcPr>
          <w:p w14:paraId="6ABBC2AD"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0.00109833</w:t>
            </w:r>
          </w:p>
        </w:tc>
        <w:tc>
          <w:tcPr>
            <w:tcW w:w="1340" w:type="dxa"/>
            <w:noWrap/>
            <w:hideMark/>
          </w:tcPr>
          <w:p w14:paraId="6ABBC2AE"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2.07E-06</w:t>
            </w:r>
          </w:p>
        </w:tc>
        <w:tc>
          <w:tcPr>
            <w:tcW w:w="1340" w:type="dxa"/>
            <w:noWrap/>
            <w:hideMark/>
          </w:tcPr>
          <w:p w14:paraId="6ABBC2AF"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471.5968918</w:t>
            </w:r>
          </w:p>
        </w:tc>
        <w:tc>
          <w:tcPr>
            <w:tcW w:w="1396" w:type="dxa"/>
            <w:noWrap/>
            <w:hideMark/>
          </w:tcPr>
          <w:p w14:paraId="6ABBC2B0"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1.001513201</w:t>
            </w:r>
          </w:p>
        </w:tc>
      </w:tr>
      <w:tr w:rsidR="00F770D1" w:rsidRPr="00DC555B" w14:paraId="6ABBC2B7" w14:textId="77777777" w:rsidTr="00517A9E">
        <w:trPr>
          <w:trHeight w:val="418"/>
        </w:trPr>
        <w:tc>
          <w:tcPr>
            <w:tcW w:w="1340" w:type="dxa"/>
            <w:noWrap/>
            <w:hideMark/>
          </w:tcPr>
          <w:p w14:paraId="6ABBC2B2"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k=1000</w:t>
            </w:r>
          </w:p>
        </w:tc>
        <w:tc>
          <w:tcPr>
            <w:tcW w:w="1340" w:type="dxa"/>
            <w:noWrap/>
            <w:hideMark/>
          </w:tcPr>
          <w:p w14:paraId="6ABBC2B3"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0.000426667</w:t>
            </w:r>
          </w:p>
        </w:tc>
        <w:tc>
          <w:tcPr>
            <w:tcW w:w="1340" w:type="dxa"/>
            <w:noWrap/>
            <w:hideMark/>
          </w:tcPr>
          <w:p w14:paraId="6ABBC2B4"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3.76E-07</w:t>
            </w:r>
          </w:p>
        </w:tc>
        <w:tc>
          <w:tcPr>
            <w:tcW w:w="1340" w:type="dxa"/>
            <w:noWrap/>
            <w:hideMark/>
          </w:tcPr>
          <w:p w14:paraId="6ABBC2B5"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514.4857514</w:t>
            </w:r>
          </w:p>
        </w:tc>
        <w:tc>
          <w:tcPr>
            <w:tcW w:w="1396" w:type="dxa"/>
            <w:noWrap/>
            <w:hideMark/>
          </w:tcPr>
          <w:p w14:paraId="6ABBC2B6"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1.000943464</w:t>
            </w:r>
          </w:p>
        </w:tc>
      </w:tr>
      <w:tr w:rsidR="00F770D1" w:rsidRPr="00DC555B" w14:paraId="6ABBC2BD" w14:textId="77777777" w:rsidTr="00517A9E">
        <w:trPr>
          <w:trHeight w:val="418"/>
        </w:trPr>
        <w:tc>
          <w:tcPr>
            <w:tcW w:w="1340" w:type="dxa"/>
            <w:noWrap/>
            <w:hideMark/>
          </w:tcPr>
          <w:p w14:paraId="6ABBC2B8"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a21</w:t>
            </w:r>
          </w:p>
        </w:tc>
        <w:tc>
          <w:tcPr>
            <w:tcW w:w="1340" w:type="dxa"/>
            <w:noWrap/>
            <w:hideMark/>
          </w:tcPr>
          <w:p w14:paraId="6ABBC2B9" w14:textId="77777777" w:rsidR="00F770D1" w:rsidRPr="00DC555B" w:rsidRDefault="00F770D1" w:rsidP="00DC555B">
            <w:pPr>
              <w:spacing w:line="360" w:lineRule="auto"/>
              <w:ind w:firstLineChars="100" w:firstLine="240"/>
              <w:rPr>
                <w:rFonts w:ascii="SimSun" w:eastAsia="SimSun" w:hAnsi="SimSun" w:cs="SimSun"/>
                <w:color w:val="000000"/>
                <w:kern w:val="0"/>
                <w:szCs w:val="24"/>
              </w:rPr>
            </w:pPr>
            <w:r w:rsidRPr="00DC555B">
              <w:rPr>
                <w:rFonts w:ascii="SimSun" w:eastAsia="SimSun" w:hAnsi="SimSun" w:cs="SimSun" w:hint="eastAsia"/>
                <w:color w:val="000000"/>
                <w:kern w:val="0"/>
                <w:szCs w:val="24"/>
              </w:rPr>
              <w:t>Bias</w:t>
            </w:r>
          </w:p>
        </w:tc>
        <w:tc>
          <w:tcPr>
            <w:tcW w:w="1340" w:type="dxa"/>
            <w:noWrap/>
            <w:hideMark/>
          </w:tcPr>
          <w:p w14:paraId="6ABBC2BA" w14:textId="77777777" w:rsidR="00F770D1" w:rsidRPr="00DC555B" w:rsidRDefault="00F770D1" w:rsidP="00DC555B">
            <w:pPr>
              <w:spacing w:line="360" w:lineRule="auto"/>
              <w:ind w:firstLineChars="100" w:firstLine="240"/>
              <w:rPr>
                <w:rFonts w:ascii="SimSun" w:eastAsia="SimSun" w:hAnsi="SimSun" w:cs="SimSun"/>
                <w:color w:val="000000"/>
                <w:kern w:val="0"/>
                <w:szCs w:val="24"/>
              </w:rPr>
            </w:pPr>
            <w:r w:rsidRPr="00DC555B">
              <w:rPr>
                <w:rFonts w:ascii="SimSun" w:eastAsia="SimSun" w:hAnsi="SimSun" w:cs="SimSun" w:hint="eastAsia"/>
                <w:color w:val="000000"/>
                <w:kern w:val="0"/>
                <w:szCs w:val="24"/>
              </w:rPr>
              <w:t>mse</w:t>
            </w:r>
          </w:p>
        </w:tc>
        <w:tc>
          <w:tcPr>
            <w:tcW w:w="1340" w:type="dxa"/>
            <w:noWrap/>
            <w:hideMark/>
          </w:tcPr>
          <w:p w14:paraId="6ABBC2BB"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n_eff</w:t>
            </w:r>
          </w:p>
        </w:tc>
        <w:tc>
          <w:tcPr>
            <w:tcW w:w="1396" w:type="dxa"/>
            <w:noWrap/>
            <w:hideMark/>
          </w:tcPr>
          <w:p w14:paraId="6ABBC2BC"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Rhat</w:t>
            </w:r>
          </w:p>
        </w:tc>
      </w:tr>
      <w:tr w:rsidR="00F770D1" w:rsidRPr="00DC555B" w14:paraId="6ABBC2C3" w14:textId="77777777" w:rsidTr="00517A9E">
        <w:trPr>
          <w:trHeight w:val="418"/>
        </w:trPr>
        <w:tc>
          <w:tcPr>
            <w:tcW w:w="1340" w:type="dxa"/>
            <w:noWrap/>
            <w:hideMark/>
          </w:tcPr>
          <w:p w14:paraId="6ABBC2BE"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k=10</w:t>
            </w:r>
          </w:p>
        </w:tc>
        <w:tc>
          <w:tcPr>
            <w:tcW w:w="1340" w:type="dxa"/>
            <w:noWrap/>
            <w:hideMark/>
          </w:tcPr>
          <w:p w14:paraId="6ABBC2BF"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0.046746303</w:t>
            </w:r>
          </w:p>
        </w:tc>
        <w:tc>
          <w:tcPr>
            <w:tcW w:w="1340" w:type="dxa"/>
            <w:noWrap/>
            <w:hideMark/>
          </w:tcPr>
          <w:p w14:paraId="6ABBC2C0"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0.002322182</w:t>
            </w:r>
          </w:p>
        </w:tc>
        <w:tc>
          <w:tcPr>
            <w:tcW w:w="1340" w:type="dxa"/>
            <w:noWrap/>
            <w:hideMark/>
          </w:tcPr>
          <w:p w14:paraId="6ABBC2C1"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459.4376492</w:t>
            </w:r>
          </w:p>
        </w:tc>
        <w:tc>
          <w:tcPr>
            <w:tcW w:w="1396" w:type="dxa"/>
            <w:noWrap/>
            <w:hideMark/>
          </w:tcPr>
          <w:p w14:paraId="6ABBC2C2"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1.001764549</w:t>
            </w:r>
          </w:p>
        </w:tc>
      </w:tr>
      <w:tr w:rsidR="00F770D1" w:rsidRPr="00DC555B" w14:paraId="6ABBC2C9" w14:textId="77777777" w:rsidTr="00517A9E">
        <w:trPr>
          <w:trHeight w:val="418"/>
        </w:trPr>
        <w:tc>
          <w:tcPr>
            <w:tcW w:w="1340" w:type="dxa"/>
            <w:noWrap/>
            <w:hideMark/>
          </w:tcPr>
          <w:p w14:paraId="6ABBC2C4"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k=100</w:t>
            </w:r>
          </w:p>
        </w:tc>
        <w:tc>
          <w:tcPr>
            <w:tcW w:w="1340" w:type="dxa"/>
            <w:noWrap/>
            <w:hideMark/>
          </w:tcPr>
          <w:p w14:paraId="6ABBC2C5"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0.01737518</w:t>
            </w:r>
          </w:p>
        </w:tc>
        <w:tc>
          <w:tcPr>
            <w:tcW w:w="1340" w:type="dxa"/>
            <w:noWrap/>
            <w:hideMark/>
          </w:tcPr>
          <w:p w14:paraId="6ABBC2C6"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0.000407066</w:t>
            </w:r>
          </w:p>
        </w:tc>
        <w:tc>
          <w:tcPr>
            <w:tcW w:w="1340" w:type="dxa"/>
            <w:noWrap/>
            <w:hideMark/>
          </w:tcPr>
          <w:p w14:paraId="6ABBC2C7"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472.4314193</w:t>
            </w:r>
          </w:p>
        </w:tc>
        <w:tc>
          <w:tcPr>
            <w:tcW w:w="1396" w:type="dxa"/>
            <w:noWrap/>
            <w:hideMark/>
          </w:tcPr>
          <w:p w14:paraId="6ABBC2C8"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1.001433158</w:t>
            </w:r>
          </w:p>
        </w:tc>
      </w:tr>
      <w:tr w:rsidR="00F770D1" w:rsidRPr="00DC555B" w14:paraId="6ABBC2CF" w14:textId="77777777" w:rsidTr="00517A9E">
        <w:trPr>
          <w:trHeight w:val="418"/>
        </w:trPr>
        <w:tc>
          <w:tcPr>
            <w:tcW w:w="1340" w:type="dxa"/>
            <w:noWrap/>
            <w:hideMark/>
          </w:tcPr>
          <w:p w14:paraId="6ABBC2CA"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hint="eastAsia"/>
                <w:color w:val="000000"/>
                <w:kern w:val="0"/>
                <w:szCs w:val="24"/>
              </w:rPr>
              <w:t>k=1000</w:t>
            </w:r>
          </w:p>
        </w:tc>
        <w:tc>
          <w:tcPr>
            <w:tcW w:w="1340" w:type="dxa"/>
            <w:noWrap/>
            <w:hideMark/>
          </w:tcPr>
          <w:p w14:paraId="6ABBC2CB"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0.010484191</w:t>
            </w:r>
          </w:p>
        </w:tc>
        <w:tc>
          <w:tcPr>
            <w:tcW w:w="1340" w:type="dxa"/>
            <w:noWrap/>
            <w:hideMark/>
          </w:tcPr>
          <w:p w14:paraId="6ABBC2CC"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0.00017376</w:t>
            </w:r>
          </w:p>
        </w:tc>
        <w:tc>
          <w:tcPr>
            <w:tcW w:w="1340" w:type="dxa"/>
            <w:noWrap/>
            <w:hideMark/>
          </w:tcPr>
          <w:p w14:paraId="6ABBC2CD"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481.798437</w:t>
            </w:r>
          </w:p>
        </w:tc>
        <w:tc>
          <w:tcPr>
            <w:tcW w:w="1396" w:type="dxa"/>
            <w:noWrap/>
            <w:hideMark/>
          </w:tcPr>
          <w:p w14:paraId="6ABBC2CE" w14:textId="77777777" w:rsidR="00F770D1" w:rsidRPr="00DC555B" w:rsidRDefault="00F770D1" w:rsidP="00DC555B">
            <w:pPr>
              <w:spacing w:line="360" w:lineRule="auto"/>
              <w:rPr>
                <w:rFonts w:ascii="SimSun" w:eastAsia="SimSun" w:hAnsi="SimSun" w:cs="SimSun"/>
                <w:color w:val="000000"/>
                <w:kern w:val="0"/>
                <w:szCs w:val="24"/>
              </w:rPr>
            </w:pPr>
            <w:r w:rsidRPr="00DC555B">
              <w:rPr>
                <w:rFonts w:ascii="SimSun" w:eastAsia="SimSun" w:hAnsi="SimSun" w:cs="SimSun"/>
                <w:color w:val="000000"/>
                <w:kern w:val="0"/>
                <w:szCs w:val="24"/>
              </w:rPr>
              <w:t>1.001146035</w:t>
            </w:r>
          </w:p>
        </w:tc>
      </w:tr>
    </w:tbl>
    <w:p w14:paraId="6ABBC2D0" w14:textId="77777777" w:rsidR="00704E1F" w:rsidRPr="00DC555B" w:rsidRDefault="00704E1F" w:rsidP="00DC555B">
      <w:pPr>
        <w:spacing w:line="360" w:lineRule="auto"/>
        <w:rPr>
          <w:szCs w:val="24"/>
        </w:rPr>
      </w:pPr>
    </w:p>
    <w:p w14:paraId="6ABBC2D1" w14:textId="77777777" w:rsidR="00F770D1" w:rsidRPr="00DC555B" w:rsidRDefault="00F770D1" w:rsidP="00DC555B">
      <w:pPr>
        <w:spacing w:line="360" w:lineRule="auto"/>
        <w:rPr>
          <w:b/>
          <w:bCs/>
          <w:kern w:val="44"/>
          <w:szCs w:val="24"/>
        </w:rPr>
      </w:pPr>
      <w:r w:rsidRPr="00DC555B">
        <w:rPr>
          <w:szCs w:val="24"/>
        </w:rPr>
        <w:br w:type="page"/>
      </w:r>
    </w:p>
    <w:p w14:paraId="6ABBC2D2" w14:textId="77777777" w:rsidR="00704E1F" w:rsidRPr="00DC555B" w:rsidRDefault="00704E1F" w:rsidP="00DC555B">
      <w:pPr>
        <w:pStyle w:val="Heading1"/>
      </w:pPr>
      <w:bookmarkStart w:id="357" w:name="_Toc5829587"/>
      <w:r w:rsidRPr="00DC555B">
        <w:t>第五章</w:t>
      </w:r>
      <w:r w:rsidRPr="00DC555B">
        <w:rPr>
          <w:rFonts w:hint="eastAsia"/>
        </w:rPr>
        <w:t xml:space="preserve">   </w:t>
      </w:r>
      <w:r w:rsidRPr="00DC555B">
        <w:rPr>
          <w:rFonts w:hint="eastAsia"/>
        </w:rPr>
        <w:t>总结与展望</w:t>
      </w:r>
      <w:bookmarkEnd w:id="357"/>
    </w:p>
    <w:p w14:paraId="6ABBC2D3" w14:textId="16670108" w:rsidR="003B25C4" w:rsidRPr="00DC555B" w:rsidRDefault="0063261A" w:rsidP="00DC555B">
      <w:pPr>
        <w:spacing w:line="360" w:lineRule="auto"/>
        <w:ind w:firstLine="430"/>
        <w:rPr>
          <w:rFonts w:ascii="Arial" w:hAnsi="Arial" w:cs="Arial"/>
          <w:color w:val="222222"/>
          <w:szCs w:val="24"/>
        </w:rPr>
      </w:pPr>
      <w:r w:rsidRPr="00241741">
        <w:rPr>
          <w:rFonts w:asciiTheme="minorEastAsia" w:hAnsiTheme="minorEastAsia" w:hint="eastAsia"/>
          <w:szCs w:val="24"/>
        </w:rPr>
        <w:t>本文</w:t>
      </w:r>
      <w:del w:id="358" w:author="Miao Cai" w:date="2019-04-19T09:59:00Z">
        <w:r w:rsidRPr="00241741" w:rsidDel="00EA1DD0">
          <w:rPr>
            <w:rFonts w:asciiTheme="minorEastAsia" w:hAnsiTheme="minorEastAsia" w:hint="eastAsia"/>
            <w:szCs w:val="24"/>
          </w:rPr>
          <w:delText>所做的工作</w:delText>
        </w:r>
      </w:del>
      <w:r w:rsidRPr="00241741">
        <w:rPr>
          <w:rFonts w:asciiTheme="minorEastAsia" w:hAnsiTheme="minorEastAsia" w:hint="eastAsia"/>
          <w:szCs w:val="24"/>
        </w:rPr>
        <w:t>主要</w:t>
      </w:r>
      <w:del w:id="359" w:author="Miao Cai" w:date="2019-04-19T09:59:00Z">
        <w:r w:rsidRPr="00241741" w:rsidDel="00EA1DD0">
          <w:rPr>
            <w:rFonts w:asciiTheme="minorEastAsia" w:hAnsiTheme="minorEastAsia" w:hint="eastAsia"/>
            <w:szCs w:val="24"/>
          </w:rPr>
          <w:delText>是</w:delText>
        </w:r>
      </w:del>
      <w:r w:rsidR="00D02697" w:rsidRPr="00241741">
        <w:rPr>
          <w:rFonts w:asciiTheme="minorEastAsia" w:hAnsiTheme="minorEastAsia" w:hint="eastAsia"/>
          <w:szCs w:val="24"/>
        </w:rPr>
        <w:t>研究</w:t>
      </w:r>
      <w:ins w:id="360" w:author="Miao Cai" w:date="2019-04-19T10:00:00Z">
        <w:r w:rsidR="00EA1DD0">
          <w:rPr>
            <w:rFonts w:asciiTheme="minorEastAsia" w:hAnsiTheme="minorEastAsia" w:hint="eastAsia"/>
            <w:szCs w:val="24"/>
          </w:rPr>
          <w:t>处于</w:t>
        </w:r>
      </w:ins>
      <w:r w:rsidR="00D02697" w:rsidRPr="00241741">
        <w:rPr>
          <w:rFonts w:asciiTheme="minorEastAsia" w:hAnsiTheme="minorEastAsia" w:hint="eastAsia"/>
          <w:szCs w:val="24"/>
        </w:rPr>
        <w:t>竞争风险下的一次性产品</w:t>
      </w:r>
      <w:ins w:id="361" w:author="Miao Cai" w:date="2019-04-19T10:00:00Z">
        <w:r w:rsidR="00EA1DD0">
          <w:rPr>
            <w:rFonts w:asciiTheme="minorEastAsia" w:hAnsiTheme="minorEastAsia" w:hint="eastAsia"/>
            <w:szCs w:val="24"/>
          </w:rPr>
          <w:t>。</w:t>
        </w:r>
      </w:ins>
      <w:del w:id="362" w:author="Miao Cai" w:date="2019-04-19T10:00:00Z">
        <w:r w:rsidR="00D02697" w:rsidRPr="00241741" w:rsidDel="00EA1DD0">
          <w:rPr>
            <w:rFonts w:asciiTheme="minorEastAsia" w:hAnsiTheme="minorEastAsia" w:hint="eastAsia"/>
            <w:szCs w:val="24"/>
          </w:rPr>
          <w:delText>，</w:delText>
        </w:r>
        <w:r w:rsidR="00D856B9" w:rsidRPr="00241741" w:rsidDel="00EA1DD0">
          <w:rPr>
            <w:rFonts w:asciiTheme="minorEastAsia" w:hAnsiTheme="minorEastAsia" w:hint="eastAsia"/>
            <w:szCs w:val="24"/>
          </w:rPr>
          <w:delText>经常</w:delText>
        </w:r>
      </w:del>
      <w:r w:rsidR="00D856B9" w:rsidRPr="00241741">
        <w:rPr>
          <w:rFonts w:asciiTheme="minorEastAsia" w:hAnsiTheme="minorEastAsia" w:hint="eastAsia"/>
          <w:szCs w:val="24"/>
        </w:rPr>
        <w:t>在产品的可靠性分析中，我们</w:t>
      </w:r>
      <w:del w:id="363" w:author="Miao Cai" w:date="2019-04-19T10:00:00Z">
        <w:r w:rsidR="00D856B9" w:rsidRPr="00241741" w:rsidDel="00EA1DD0">
          <w:rPr>
            <w:rFonts w:asciiTheme="minorEastAsia" w:hAnsiTheme="minorEastAsia" w:hint="eastAsia"/>
            <w:szCs w:val="24"/>
          </w:rPr>
          <w:delText>大多数</w:delText>
        </w:r>
      </w:del>
      <w:ins w:id="364" w:author="Miao Cai" w:date="2019-04-19T10:00:00Z">
        <w:r w:rsidR="00EA1DD0">
          <w:rPr>
            <w:rFonts w:asciiTheme="minorEastAsia" w:hAnsiTheme="minorEastAsia" w:hint="eastAsia"/>
            <w:szCs w:val="24"/>
          </w:rPr>
          <w:t>常常</w:t>
        </w:r>
      </w:ins>
      <w:r w:rsidR="00D856B9" w:rsidRPr="00241741">
        <w:rPr>
          <w:rFonts w:asciiTheme="minorEastAsia" w:hAnsiTheme="minorEastAsia" w:hint="eastAsia"/>
          <w:szCs w:val="24"/>
        </w:rPr>
        <w:t>只关注寿命分布，常用的寿命分布有指数分布，韦布尔分布，</w:t>
      </w:r>
      <w:r w:rsidR="00B102C3" w:rsidRPr="00241741">
        <w:rPr>
          <w:rFonts w:asciiTheme="minorEastAsia" w:hAnsiTheme="minorEastAsia" w:hint="eastAsia"/>
          <w:szCs w:val="24"/>
        </w:rPr>
        <w:t>对数正态分布，但是其实导致产品失效的原因有很多，</w:t>
      </w:r>
      <w:r w:rsidR="00A36D36" w:rsidRPr="00241741">
        <w:rPr>
          <w:rFonts w:asciiTheme="minorEastAsia" w:hAnsiTheme="minorEastAsia" w:hint="eastAsia"/>
          <w:szCs w:val="24"/>
        </w:rPr>
        <w:t>对</w:t>
      </w:r>
      <w:r w:rsidR="00B102C3" w:rsidRPr="00241741">
        <w:rPr>
          <w:rFonts w:asciiTheme="minorEastAsia" w:hAnsiTheme="minorEastAsia" w:hint="eastAsia"/>
          <w:szCs w:val="24"/>
        </w:rPr>
        <w:t>这些原因称为竞争风险，</w:t>
      </w:r>
      <w:r w:rsidR="00A36D36" w:rsidRPr="00241741">
        <w:rPr>
          <w:rFonts w:asciiTheme="minorEastAsia" w:hAnsiTheme="minorEastAsia" w:hint="eastAsia"/>
          <w:szCs w:val="24"/>
        </w:rPr>
        <w:t>对竞争风险的分析可以使我们</w:t>
      </w:r>
      <w:r w:rsidR="00F13BF6" w:rsidRPr="00241741">
        <w:rPr>
          <w:rFonts w:asciiTheme="minorEastAsia" w:hAnsiTheme="minorEastAsia" w:hint="eastAsia"/>
          <w:szCs w:val="24"/>
        </w:rPr>
        <w:t>更好的了解产品的性能以便对其做改进。</w:t>
      </w:r>
      <w:r w:rsidR="00D856B9" w:rsidRPr="00241741">
        <w:rPr>
          <w:rFonts w:asciiTheme="minorEastAsia" w:hAnsiTheme="minorEastAsia" w:hint="eastAsia"/>
          <w:szCs w:val="24"/>
        </w:rPr>
        <w:t>竞争失效时间</w:t>
      </w:r>
      <w:r w:rsidR="00B102C3" w:rsidRPr="00241741">
        <w:rPr>
          <w:rFonts w:asciiTheme="minorEastAsia" w:hAnsiTheme="minorEastAsia" w:hint="eastAsia"/>
          <w:szCs w:val="24"/>
        </w:rPr>
        <w:t>也可以看作寿命</w:t>
      </w:r>
      <w:r w:rsidR="00A36D36" w:rsidRPr="00241741">
        <w:rPr>
          <w:rFonts w:asciiTheme="minorEastAsia" w:hAnsiTheme="minorEastAsia" w:hint="eastAsia"/>
          <w:szCs w:val="24"/>
        </w:rPr>
        <w:t>特征，</w:t>
      </w:r>
      <w:r w:rsidR="00F13BF6" w:rsidRPr="00241741">
        <w:rPr>
          <w:rFonts w:asciiTheme="minorEastAsia" w:hAnsiTheme="minorEastAsia" w:cs="Arial" w:hint="eastAsia"/>
          <w:color w:val="222222"/>
          <w:szCs w:val="24"/>
        </w:rPr>
        <w:t>在本文中设竞争失效时间服从指数分布，同时在本文中采用</w:t>
      </w:r>
      <w:r w:rsidR="00403C4D" w:rsidRPr="00241741">
        <w:rPr>
          <w:rFonts w:asciiTheme="minorEastAsia" w:hAnsiTheme="minorEastAsia" w:cs="Arial" w:hint="eastAsia"/>
          <w:color w:val="222222"/>
          <w:szCs w:val="24"/>
        </w:rPr>
        <w:t>步进应力寿命试验来缩短产品寿命，以方便短时间得到产品寿命信息。针对一次性产品不能观测到真实寿命特征的特点，建立模型，并且引进EM算法，利用EM算法</w:t>
      </w:r>
      <w:r w:rsidR="00AF3E18" w:rsidRPr="00241741">
        <w:rPr>
          <w:rFonts w:asciiTheme="minorEastAsia" w:hAnsiTheme="minorEastAsia" w:cs="Arial" w:hint="eastAsia"/>
          <w:color w:val="222222"/>
          <w:szCs w:val="24"/>
        </w:rPr>
        <w:t>对不完全数据的有效应用，在本文中将竞争失效时间看做隐变量，用EM算法对参数进行估计，通过模拟研究发现估计误差在合理的范围内，说明本模型的可行性。</w:t>
      </w:r>
      <w:r w:rsidR="00525376" w:rsidRPr="00241741">
        <w:rPr>
          <w:rFonts w:asciiTheme="minorEastAsia" w:hAnsiTheme="minorEastAsia" w:cs="Arial" w:hint="eastAsia"/>
          <w:color w:val="222222"/>
          <w:szCs w:val="24"/>
        </w:rPr>
        <w:t>然后结合实际以及参数的有关信息，进行贝叶斯估计，在模拟研究部分，借助stan软件用HMC</w:t>
      </w:r>
      <w:r w:rsidR="003B25C4" w:rsidRPr="00241741">
        <w:rPr>
          <w:rFonts w:asciiTheme="minorEastAsia" w:hAnsiTheme="minorEastAsia" w:cs="Arial" w:hint="eastAsia"/>
          <w:color w:val="222222"/>
          <w:szCs w:val="24"/>
        </w:rPr>
        <w:t>抽样</w:t>
      </w:r>
      <w:r w:rsidR="00525376" w:rsidRPr="00241741">
        <w:rPr>
          <w:rFonts w:asciiTheme="minorEastAsia" w:hAnsiTheme="minorEastAsia" w:cs="Arial" w:hint="eastAsia"/>
          <w:color w:val="222222"/>
          <w:szCs w:val="24"/>
        </w:rPr>
        <w:t>方法逼近后验分布，</w:t>
      </w:r>
      <w:r w:rsidR="003B25C4" w:rsidRPr="00241741">
        <w:rPr>
          <w:rFonts w:asciiTheme="minorEastAsia" w:hAnsiTheme="minorEastAsia" w:cs="Arial" w:hint="eastAsia"/>
          <w:color w:val="222222"/>
          <w:szCs w:val="24"/>
        </w:rPr>
        <w:t>通过模拟研究发现估计误差在合理的范围，说明贝叶斯估计也是可行的</w:t>
      </w:r>
      <w:r w:rsidR="003B25C4" w:rsidRPr="00DC555B">
        <w:rPr>
          <w:rFonts w:ascii="Arial" w:hAnsi="Arial" w:cs="Arial" w:hint="eastAsia"/>
          <w:color w:val="222222"/>
          <w:szCs w:val="24"/>
        </w:rPr>
        <w:t>。</w:t>
      </w:r>
    </w:p>
    <w:p w14:paraId="6ABBC2D4" w14:textId="77777777" w:rsidR="00704E1F" w:rsidRPr="00DC555B" w:rsidRDefault="003B25C4" w:rsidP="00DC555B">
      <w:pPr>
        <w:spacing w:line="360" w:lineRule="auto"/>
        <w:ind w:firstLine="430"/>
        <w:rPr>
          <w:rFonts w:ascii="Arial" w:hAnsi="Arial" w:cs="Arial"/>
          <w:color w:val="222222"/>
          <w:szCs w:val="24"/>
        </w:rPr>
      </w:pPr>
      <w:r w:rsidRPr="00DC555B">
        <w:rPr>
          <w:rFonts w:ascii="Arial" w:hAnsi="Arial" w:cs="Arial" w:hint="eastAsia"/>
          <w:color w:val="222222"/>
          <w:szCs w:val="24"/>
        </w:rPr>
        <w:t>本文</w:t>
      </w:r>
      <w:r w:rsidR="0055067E" w:rsidRPr="00DC555B">
        <w:rPr>
          <w:rFonts w:ascii="Arial" w:hAnsi="Arial" w:cs="Arial" w:hint="eastAsia"/>
          <w:color w:val="222222"/>
          <w:szCs w:val="24"/>
        </w:rPr>
        <w:t>的研究是</w:t>
      </w:r>
      <w:r w:rsidRPr="00DC555B">
        <w:rPr>
          <w:rFonts w:ascii="Arial" w:hAnsi="Arial" w:cs="Arial" w:hint="eastAsia"/>
          <w:color w:val="222222"/>
          <w:szCs w:val="24"/>
        </w:rPr>
        <w:t>将竞争失效时间假定为指数分布，其实常用的寿命分布有指数分布，韦布尔分布，对数正态分布，</w:t>
      </w:r>
      <w:r w:rsidR="00C42EE6" w:rsidRPr="00DC555B">
        <w:rPr>
          <w:rFonts w:ascii="Arial" w:hAnsi="Arial" w:cs="Arial" w:hint="eastAsia"/>
          <w:color w:val="222222"/>
          <w:szCs w:val="24"/>
        </w:rPr>
        <w:t>因此</w:t>
      </w:r>
      <w:r w:rsidR="0055067E" w:rsidRPr="00DC555B">
        <w:rPr>
          <w:rFonts w:ascii="Arial" w:hAnsi="Arial" w:cs="Arial" w:hint="eastAsia"/>
          <w:color w:val="222222"/>
          <w:szCs w:val="24"/>
        </w:rPr>
        <w:t>在本文的研究基础上</w:t>
      </w:r>
      <w:r w:rsidR="00C42EE6" w:rsidRPr="00DC555B">
        <w:rPr>
          <w:rFonts w:ascii="Arial" w:hAnsi="Arial" w:cs="Arial" w:hint="eastAsia"/>
          <w:color w:val="222222"/>
          <w:szCs w:val="24"/>
        </w:rPr>
        <w:t>对于此模型还可以考虑将竞争失效时间设定为韦布尔分布，对数正态分布的情况来研究。</w:t>
      </w:r>
      <w:r w:rsidR="0055067E" w:rsidRPr="00DC555B">
        <w:rPr>
          <w:rFonts w:ascii="Arial" w:hAnsi="Arial" w:cs="Arial" w:hint="eastAsia"/>
          <w:color w:val="222222"/>
          <w:szCs w:val="24"/>
        </w:rPr>
        <w:t>同时本文是假定风险个数是</w:t>
      </w:r>
      <w:r w:rsidR="0055067E" w:rsidRPr="00DC555B">
        <w:rPr>
          <w:rFonts w:ascii="Arial" w:hAnsi="Arial" w:cs="Arial" w:hint="eastAsia"/>
          <w:color w:val="222222"/>
          <w:szCs w:val="24"/>
        </w:rPr>
        <w:t>2</w:t>
      </w:r>
      <w:r w:rsidR="0055067E" w:rsidRPr="00DC555B">
        <w:rPr>
          <w:rFonts w:ascii="Arial" w:hAnsi="Arial" w:cs="Arial" w:hint="eastAsia"/>
          <w:color w:val="222222"/>
          <w:szCs w:val="24"/>
        </w:rPr>
        <w:t>个，也可以将其推广到</w:t>
      </w:r>
      <w:r w:rsidR="00AB3357">
        <w:rPr>
          <w:rFonts w:ascii="Arial" w:hAnsi="Arial" w:cs="Arial" w:hint="eastAsia"/>
          <w:color w:val="222222"/>
          <w:szCs w:val="24"/>
        </w:rPr>
        <w:t>两个以上竞争风险的情况。在做贝叶斯估计时，我们给了四个参数相同的</w:t>
      </w:r>
      <w:r w:rsidR="0055067E" w:rsidRPr="00DC555B">
        <w:rPr>
          <w:rFonts w:ascii="Arial" w:hAnsi="Arial" w:cs="Arial" w:hint="eastAsia"/>
          <w:color w:val="222222"/>
          <w:szCs w:val="24"/>
        </w:rPr>
        <w:t>先验分布，也可以考虑其他先验形式。</w:t>
      </w:r>
      <w:r w:rsidR="00A271A9" w:rsidRPr="00DC555B">
        <w:rPr>
          <w:rFonts w:ascii="Arial" w:hAnsi="Arial" w:cs="Arial" w:hint="eastAsia"/>
          <w:color w:val="222222"/>
          <w:szCs w:val="24"/>
        </w:rPr>
        <w:t>同时在本文的模型只考虑了温度这一个应力，</w:t>
      </w:r>
      <w:r w:rsidR="008A7269" w:rsidRPr="00DC555B">
        <w:rPr>
          <w:rFonts w:ascii="Arial" w:hAnsi="Arial" w:cs="Arial" w:hint="eastAsia"/>
          <w:color w:val="222222"/>
          <w:szCs w:val="24"/>
        </w:rPr>
        <w:t>也可以考虑多重应力</w:t>
      </w:r>
      <w:r w:rsidR="005C62D6" w:rsidRPr="00DC555B">
        <w:rPr>
          <w:rFonts w:ascii="Arial" w:hAnsi="Arial" w:cs="Arial" w:hint="eastAsia"/>
          <w:color w:val="222222"/>
          <w:szCs w:val="24"/>
        </w:rPr>
        <w:t>下的加速寿命试验。</w:t>
      </w:r>
    </w:p>
    <w:p w14:paraId="6ABBC2D5" w14:textId="77777777" w:rsidR="00704E1F" w:rsidRPr="00DC555B" w:rsidRDefault="00704E1F" w:rsidP="00DC555B">
      <w:pPr>
        <w:spacing w:line="360" w:lineRule="auto"/>
        <w:rPr>
          <w:szCs w:val="24"/>
        </w:rPr>
      </w:pPr>
      <w:r w:rsidRPr="00DC555B">
        <w:rPr>
          <w:szCs w:val="24"/>
        </w:rPr>
        <w:br w:type="page"/>
      </w:r>
    </w:p>
    <w:p w14:paraId="6ABBC2D6" w14:textId="77777777" w:rsidR="001034BA" w:rsidRPr="00DC555B" w:rsidRDefault="001034BA" w:rsidP="00DC555B">
      <w:pPr>
        <w:pStyle w:val="Heading1"/>
      </w:pPr>
      <w:bookmarkStart w:id="365" w:name="_Toc5829588"/>
      <w:r w:rsidRPr="00DC555B">
        <w:rPr>
          <w:rFonts w:hint="eastAsia"/>
        </w:rPr>
        <w:t>参考文献</w:t>
      </w:r>
      <w:bookmarkEnd w:id="365"/>
    </w:p>
    <w:p w14:paraId="6ABBC2D7" w14:textId="77777777" w:rsidR="001034BA" w:rsidRPr="00241741" w:rsidRDefault="001034BA" w:rsidP="00DC555B">
      <w:pPr>
        <w:spacing w:line="360" w:lineRule="auto"/>
        <w:rPr>
          <w:rFonts w:ascii="Times New Roman" w:hAnsi="Times New Roman" w:cs="Times New Roman"/>
          <w:szCs w:val="24"/>
        </w:rPr>
      </w:pPr>
      <w:r w:rsidRPr="00241741">
        <w:rPr>
          <w:rFonts w:ascii="Times New Roman" w:hAnsi="Times New Roman" w:cs="Times New Roman"/>
          <w:szCs w:val="24"/>
        </w:rPr>
        <w:t xml:space="preserve">[1] </w:t>
      </w:r>
      <w:r w:rsidR="000E3E49" w:rsidRPr="00241741">
        <w:rPr>
          <w:rFonts w:ascii="Times New Roman" w:hAnsi="Times New Roman" w:cs="Times New Roman"/>
          <w:szCs w:val="24"/>
        </w:rPr>
        <w:t xml:space="preserve">Mazzuchi </w:t>
      </w:r>
      <w:r w:rsidR="004C3DB4">
        <w:rPr>
          <w:rFonts w:ascii="Times New Roman" w:hAnsi="Times New Roman" w:cs="Times New Roman" w:hint="eastAsia"/>
          <w:szCs w:val="24"/>
        </w:rPr>
        <w:t>,</w:t>
      </w:r>
      <w:r w:rsidR="000E3E49" w:rsidRPr="00241741">
        <w:rPr>
          <w:rFonts w:ascii="Times New Roman" w:hAnsi="Times New Roman" w:cs="Times New Roman"/>
          <w:szCs w:val="24"/>
        </w:rPr>
        <w:t>T</w:t>
      </w:r>
      <w:r w:rsidR="00241741" w:rsidRPr="00241741">
        <w:rPr>
          <w:rFonts w:ascii="Times New Roman" w:hAnsi="Times New Roman" w:cs="Times New Roman"/>
          <w:szCs w:val="24"/>
        </w:rPr>
        <w:t>.</w:t>
      </w:r>
      <w:r w:rsidR="000E3E49" w:rsidRPr="00241741">
        <w:rPr>
          <w:rFonts w:ascii="Times New Roman" w:hAnsi="Times New Roman" w:cs="Times New Roman"/>
          <w:szCs w:val="24"/>
        </w:rPr>
        <w:t xml:space="preserve"> </w:t>
      </w:r>
      <w:r w:rsidRPr="00241741">
        <w:rPr>
          <w:rFonts w:ascii="Times New Roman" w:hAnsi="Times New Roman" w:cs="Times New Roman"/>
          <w:szCs w:val="24"/>
        </w:rPr>
        <w:t xml:space="preserve">Soyer </w:t>
      </w:r>
      <w:r w:rsidR="00241741" w:rsidRPr="00241741">
        <w:rPr>
          <w:rFonts w:ascii="Times New Roman" w:hAnsi="Times New Roman" w:cs="Times New Roman"/>
          <w:szCs w:val="24"/>
        </w:rPr>
        <w:t>,</w:t>
      </w:r>
      <w:r w:rsidRPr="00241741">
        <w:rPr>
          <w:rFonts w:ascii="Times New Roman" w:hAnsi="Times New Roman" w:cs="Times New Roman"/>
          <w:szCs w:val="24"/>
        </w:rPr>
        <w:t>R . Dynamic models for statistical inference from accelerated life tests[J]. IEEE, 1990, 10:67-70.</w:t>
      </w:r>
    </w:p>
    <w:p w14:paraId="6ABBC2D8" w14:textId="77777777" w:rsidR="001034BA" w:rsidRPr="00241741" w:rsidRDefault="001034BA" w:rsidP="00DC555B">
      <w:pPr>
        <w:widowControl w:val="0"/>
        <w:spacing w:line="360" w:lineRule="auto"/>
        <w:jc w:val="both"/>
        <w:rPr>
          <w:rFonts w:ascii="Times New Roman" w:hAnsi="Times New Roman" w:cs="Times New Roman"/>
          <w:szCs w:val="24"/>
        </w:rPr>
      </w:pPr>
      <w:r w:rsidRPr="00241741">
        <w:rPr>
          <w:rFonts w:ascii="Times New Roman" w:hAnsi="Times New Roman" w:cs="Times New Roman"/>
          <w:szCs w:val="24"/>
        </w:rPr>
        <w:t>[2]</w:t>
      </w:r>
      <w:r w:rsidR="000E3E49" w:rsidRPr="00241741">
        <w:rPr>
          <w:rFonts w:ascii="Times New Roman" w:hAnsi="Times New Roman" w:cs="Times New Roman"/>
          <w:szCs w:val="24"/>
        </w:rPr>
        <w:t>Hiros</w:t>
      </w:r>
      <w:r w:rsidR="00241741" w:rsidRPr="00241741">
        <w:rPr>
          <w:rFonts w:ascii="Times New Roman" w:hAnsi="Times New Roman" w:cs="Times New Roman"/>
          <w:szCs w:val="24"/>
        </w:rPr>
        <w:t>,</w:t>
      </w:r>
      <w:r w:rsidRPr="00241741">
        <w:rPr>
          <w:rFonts w:ascii="Times New Roman" w:hAnsi="Times New Roman" w:cs="Times New Roman"/>
          <w:szCs w:val="24"/>
        </w:rPr>
        <w:t>H. Estimation of threshold stress in accelerated life-testing.[J]. IEEE Transactions on Reliability, 1993, 42(4):650-657.</w:t>
      </w:r>
    </w:p>
    <w:p w14:paraId="6ABBC2D9" w14:textId="77777777" w:rsidR="001034BA" w:rsidRPr="00241741" w:rsidRDefault="001034BA" w:rsidP="00DC555B">
      <w:pPr>
        <w:widowControl w:val="0"/>
        <w:spacing w:line="360" w:lineRule="auto"/>
        <w:jc w:val="both"/>
        <w:rPr>
          <w:rFonts w:ascii="Times New Roman" w:hAnsi="Times New Roman" w:cs="Times New Roman"/>
          <w:szCs w:val="24"/>
        </w:rPr>
      </w:pPr>
      <w:r w:rsidRPr="00241741">
        <w:rPr>
          <w:rFonts w:ascii="Times New Roman" w:hAnsi="Times New Roman" w:cs="Times New Roman"/>
          <w:szCs w:val="24"/>
        </w:rPr>
        <w:t xml:space="preserve">[3] </w:t>
      </w:r>
      <w:r w:rsidR="000E3E49" w:rsidRPr="00241741">
        <w:rPr>
          <w:rFonts w:ascii="Times New Roman" w:hAnsi="Times New Roman" w:cs="Times New Roman"/>
          <w:szCs w:val="24"/>
        </w:rPr>
        <w:t>Watkins</w:t>
      </w:r>
      <w:r w:rsidR="00241741" w:rsidRPr="00241741">
        <w:rPr>
          <w:rFonts w:ascii="Times New Roman" w:hAnsi="Times New Roman" w:cs="Times New Roman"/>
          <w:szCs w:val="24"/>
        </w:rPr>
        <w:t>,</w:t>
      </w:r>
      <w:r w:rsidRPr="00241741">
        <w:rPr>
          <w:rFonts w:ascii="Times New Roman" w:hAnsi="Times New Roman" w:cs="Times New Roman"/>
          <w:szCs w:val="24"/>
        </w:rPr>
        <w:t xml:space="preserve"> A.</w:t>
      </w:r>
      <w:r w:rsidR="004C3DB4">
        <w:rPr>
          <w:rFonts w:ascii="Times New Roman" w:hAnsi="Times New Roman" w:cs="Times New Roman" w:hint="eastAsia"/>
          <w:szCs w:val="24"/>
        </w:rPr>
        <w:t xml:space="preserve"> </w:t>
      </w:r>
      <w:r w:rsidRPr="00241741">
        <w:rPr>
          <w:rFonts w:ascii="Times New Roman" w:hAnsi="Times New Roman" w:cs="Times New Roman"/>
          <w:szCs w:val="24"/>
        </w:rPr>
        <w:t>Review</w:t>
      </w:r>
      <w:r w:rsidR="00241741" w:rsidRPr="00241741">
        <w:rPr>
          <w:rFonts w:ascii="Times New Roman" w:hAnsi="Times New Roman" w:cs="Times New Roman"/>
          <w:szCs w:val="24"/>
        </w:rPr>
        <w:t xml:space="preserve"> ,J.</w:t>
      </w:r>
      <w:r w:rsidRPr="00241741">
        <w:rPr>
          <w:rFonts w:ascii="Times New Roman" w:hAnsi="Times New Roman" w:cs="Times New Roman"/>
          <w:szCs w:val="24"/>
        </w:rPr>
        <w:t xml:space="preserve"> likelihood method for fitting Weibull log-linear models to accelerated life-test data[J]. IEEE Transactions on Reliability, 1994, 43(3):361-365.</w:t>
      </w:r>
    </w:p>
    <w:p w14:paraId="6ABBC2DA" w14:textId="77777777" w:rsidR="001034BA" w:rsidRPr="00241741" w:rsidRDefault="001034BA" w:rsidP="00DC555B">
      <w:pPr>
        <w:widowControl w:val="0"/>
        <w:spacing w:line="360" w:lineRule="auto"/>
        <w:jc w:val="both"/>
        <w:rPr>
          <w:rFonts w:ascii="Times New Roman" w:hAnsi="Times New Roman" w:cs="Times New Roman"/>
          <w:szCs w:val="24"/>
        </w:rPr>
      </w:pPr>
      <w:r w:rsidRPr="00241741">
        <w:rPr>
          <w:rFonts w:ascii="Times New Roman" w:hAnsi="Times New Roman" w:cs="Times New Roman"/>
          <w:szCs w:val="24"/>
        </w:rPr>
        <w:t>[4]</w:t>
      </w:r>
      <w:r w:rsidR="000E3E49" w:rsidRPr="00241741">
        <w:rPr>
          <w:rFonts w:ascii="Times New Roman" w:hAnsi="Times New Roman" w:cs="Times New Roman"/>
          <w:szCs w:val="24"/>
        </w:rPr>
        <w:t xml:space="preserve"> Bugaighis</w:t>
      </w:r>
      <w:r w:rsidR="00241741" w:rsidRPr="00241741">
        <w:rPr>
          <w:rFonts w:ascii="Times New Roman" w:hAnsi="Times New Roman" w:cs="Times New Roman"/>
          <w:szCs w:val="24"/>
        </w:rPr>
        <w:t>,</w:t>
      </w:r>
      <w:r w:rsidRPr="00241741">
        <w:rPr>
          <w:rFonts w:ascii="Times New Roman" w:hAnsi="Times New Roman" w:cs="Times New Roman"/>
          <w:szCs w:val="24"/>
        </w:rPr>
        <w:t>M. M . Exchange of censorship types and its impact on the estimation of parameters of a Weibull Regression model[J]. IEEE Transactions on Reliability, 1995, 44(3):496-499.</w:t>
      </w:r>
    </w:p>
    <w:p w14:paraId="6ABBC2DB" w14:textId="77777777" w:rsidR="001034BA" w:rsidRPr="00241741" w:rsidRDefault="001034BA" w:rsidP="00DC555B">
      <w:pPr>
        <w:widowControl w:val="0"/>
        <w:spacing w:line="360" w:lineRule="auto"/>
        <w:jc w:val="both"/>
        <w:rPr>
          <w:rFonts w:ascii="Times New Roman" w:hAnsi="Times New Roman" w:cs="Times New Roman"/>
          <w:szCs w:val="24"/>
        </w:rPr>
      </w:pPr>
      <w:r w:rsidRPr="00241741">
        <w:rPr>
          <w:rFonts w:ascii="Times New Roman" w:hAnsi="Times New Roman" w:cs="Times New Roman"/>
          <w:szCs w:val="24"/>
        </w:rPr>
        <w:t>[5]</w:t>
      </w:r>
      <w:r w:rsidR="000E3E49" w:rsidRPr="00241741">
        <w:rPr>
          <w:rFonts w:ascii="Times New Roman" w:hAnsi="Times New Roman" w:cs="Times New Roman"/>
          <w:szCs w:val="24"/>
        </w:rPr>
        <w:t xml:space="preserve"> McLinn</w:t>
      </w:r>
      <w:r w:rsidR="00BA1B39" w:rsidRPr="00241741">
        <w:rPr>
          <w:rFonts w:ascii="Times New Roman" w:hAnsi="Times New Roman" w:cs="Times New Roman"/>
          <w:szCs w:val="24"/>
        </w:rPr>
        <w:t>,</w:t>
      </w:r>
      <w:r w:rsidR="000E3E49" w:rsidRPr="00241741">
        <w:rPr>
          <w:rFonts w:ascii="Times New Roman" w:hAnsi="Times New Roman" w:cs="Times New Roman"/>
          <w:szCs w:val="24"/>
        </w:rPr>
        <w:t>J.</w:t>
      </w:r>
      <w:r w:rsidRPr="00241741">
        <w:rPr>
          <w:rFonts w:ascii="Times New Roman" w:hAnsi="Times New Roman" w:cs="Times New Roman"/>
          <w:szCs w:val="24"/>
        </w:rPr>
        <w:t>A . [IEEE Annual Reliability and Maintainability. Symposium. 1999 Proceedings (Cat. No.99CH36283) - Washington, DC, USA (1999.01.18-1999.01.21)] Annual Reliability and Maintainability. Symposium. 1999 Proceedings (Cat. No.99CH36283) - New analysis methods of multilevel accelerated life tests[J]. 1999:38-42.</w:t>
      </w:r>
    </w:p>
    <w:p w14:paraId="6ABBC2DC" w14:textId="77777777" w:rsidR="001034BA" w:rsidRPr="00241741" w:rsidRDefault="001034BA" w:rsidP="00DC555B">
      <w:pPr>
        <w:widowControl w:val="0"/>
        <w:spacing w:line="360" w:lineRule="auto"/>
        <w:jc w:val="both"/>
        <w:rPr>
          <w:rFonts w:ascii="Times New Roman" w:hAnsi="Times New Roman" w:cs="Times New Roman"/>
          <w:szCs w:val="24"/>
        </w:rPr>
      </w:pPr>
      <w:r w:rsidRPr="00241741">
        <w:rPr>
          <w:rFonts w:ascii="Times New Roman" w:hAnsi="Times New Roman" w:cs="Times New Roman"/>
          <w:szCs w:val="24"/>
        </w:rPr>
        <w:t>[6]</w:t>
      </w:r>
      <w:r w:rsidR="000E3E49" w:rsidRPr="00241741">
        <w:rPr>
          <w:rFonts w:ascii="Times New Roman" w:hAnsi="Times New Roman" w:cs="Times New Roman"/>
          <w:szCs w:val="24"/>
        </w:rPr>
        <w:t xml:space="preserve"> Wang</w:t>
      </w:r>
      <w:r w:rsidR="00BA1B39" w:rsidRPr="00241741">
        <w:rPr>
          <w:rFonts w:ascii="Times New Roman" w:hAnsi="Times New Roman" w:cs="Times New Roman"/>
          <w:szCs w:val="24"/>
        </w:rPr>
        <w:t>,</w:t>
      </w:r>
      <w:r w:rsidR="000E3E49" w:rsidRPr="00241741">
        <w:rPr>
          <w:rFonts w:ascii="Times New Roman" w:hAnsi="Times New Roman" w:cs="Times New Roman"/>
          <w:szCs w:val="24"/>
        </w:rPr>
        <w:t>W</w:t>
      </w:r>
      <w:r w:rsidR="00BA1B39" w:rsidRPr="00241741">
        <w:rPr>
          <w:rFonts w:ascii="Times New Roman" w:hAnsi="Times New Roman" w:cs="Times New Roman"/>
          <w:szCs w:val="24"/>
        </w:rPr>
        <w:t>.</w:t>
      </w:r>
      <w:r w:rsidR="000E3E49" w:rsidRPr="00241741">
        <w:rPr>
          <w:rFonts w:ascii="Times New Roman" w:hAnsi="Times New Roman" w:cs="Times New Roman"/>
          <w:szCs w:val="24"/>
        </w:rPr>
        <w:t xml:space="preserve"> </w:t>
      </w:r>
      <w:r w:rsidRPr="00241741">
        <w:rPr>
          <w:rFonts w:ascii="Times New Roman" w:hAnsi="Times New Roman" w:cs="Times New Roman"/>
          <w:szCs w:val="24"/>
        </w:rPr>
        <w:t xml:space="preserve">Kececioglu </w:t>
      </w:r>
      <w:r w:rsidR="00BA1B39" w:rsidRPr="00241741">
        <w:rPr>
          <w:rFonts w:ascii="Times New Roman" w:hAnsi="Times New Roman" w:cs="Times New Roman"/>
          <w:szCs w:val="24"/>
        </w:rPr>
        <w:t>,</w:t>
      </w:r>
      <w:r w:rsidRPr="00241741">
        <w:rPr>
          <w:rFonts w:ascii="Times New Roman" w:hAnsi="Times New Roman" w:cs="Times New Roman"/>
          <w:szCs w:val="24"/>
        </w:rPr>
        <w:t>D</w:t>
      </w:r>
      <w:r w:rsidR="000E3E49" w:rsidRPr="00241741">
        <w:rPr>
          <w:rFonts w:ascii="Times New Roman" w:hAnsi="Times New Roman" w:cs="Times New Roman"/>
          <w:szCs w:val="24"/>
        </w:rPr>
        <w:t>.</w:t>
      </w:r>
      <w:r w:rsidRPr="00241741">
        <w:rPr>
          <w:rFonts w:ascii="Times New Roman" w:hAnsi="Times New Roman" w:cs="Times New Roman"/>
          <w:szCs w:val="24"/>
        </w:rPr>
        <w:t xml:space="preserve"> B . Fitting the Weibull log-linear model to accelerated life-test data[J]. IEEE Transactions on Reliability, 2000, 49(2):217-223.</w:t>
      </w:r>
    </w:p>
    <w:p w14:paraId="6ABBC2DD" w14:textId="77777777" w:rsidR="001034BA" w:rsidRPr="00241741" w:rsidRDefault="001034BA" w:rsidP="00DC555B">
      <w:pPr>
        <w:widowControl w:val="0"/>
        <w:spacing w:line="360" w:lineRule="auto"/>
        <w:jc w:val="both"/>
        <w:rPr>
          <w:rFonts w:ascii="Times New Roman" w:hAnsi="Times New Roman" w:cs="Times New Roman"/>
          <w:szCs w:val="24"/>
        </w:rPr>
      </w:pPr>
      <w:r w:rsidRPr="00241741">
        <w:rPr>
          <w:rFonts w:ascii="Times New Roman" w:hAnsi="Times New Roman" w:cs="Times New Roman"/>
          <w:szCs w:val="24"/>
        </w:rPr>
        <w:t>[7]</w:t>
      </w:r>
      <w:r w:rsidRPr="00241741">
        <w:rPr>
          <w:rFonts w:ascii="Times New Roman" w:hAnsi="Times New Roman" w:cs="Times New Roman"/>
          <w:szCs w:val="24"/>
        </w:rPr>
        <w:t>盐见弘</w:t>
      </w:r>
      <w:r w:rsidRPr="00241741">
        <w:rPr>
          <w:rFonts w:ascii="Times New Roman" w:hAnsi="Times New Roman" w:cs="Times New Roman"/>
          <w:szCs w:val="24"/>
        </w:rPr>
        <w:t>(</w:t>
      </w:r>
      <w:r w:rsidRPr="00241741">
        <w:rPr>
          <w:rFonts w:ascii="Times New Roman" w:hAnsi="Times New Roman" w:cs="Times New Roman"/>
          <w:szCs w:val="24"/>
        </w:rPr>
        <w:t>日</w:t>
      </w:r>
      <w:r w:rsidRPr="00241741">
        <w:rPr>
          <w:rFonts w:ascii="Times New Roman" w:hAnsi="Times New Roman" w:cs="Times New Roman"/>
          <w:szCs w:val="24"/>
        </w:rPr>
        <w:t>).</w:t>
      </w:r>
      <w:r w:rsidRPr="00241741">
        <w:rPr>
          <w:rFonts w:ascii="Times New Roman" w:hAnsi="Times New Roman" w:cs="Times New Roman"/>
          <w:szCs w:val="24"/>
        </w:rPr>
        <w:t>失效物理基础</w:t>
      </w:r>
      <w:r w:rsidRPr="00241741">
        <w:rPr>
          <w:rFonts w:ascii="Times New Roman" w:hAnsi="Times New Roman" w:cs="Times New Roman"/>
          <w:szCs w:val="24"/>
        </w:rPr>
        <w:t>.</w:t>
      </w:r>
      <w:r w:rsidRPr="00241741">
        <w:rPr>
          <w:rFonts w:ascii="Times New Roman" w:hAnsi="Times New Roman" w:cs="Times New Roman"/>
          <w:szCs w:val="24"/>
        </w:rPr>
        <w:t>北京</w:t>
      </w:r>
      <w:r w:rsidRPr="00241741">
        <w:rPr>
          <w:rFonts w:ascii="Times New Roman" w:hAnsi="Times New Roman" w:cs="Times New Roman"/>
          <w:szCs w:val="24"/>
        </w:rPr>
        <w:t>:</w:t>
      </w:r>
      <w:r w:rsidRPr="00241741">
        <w:rPr>
          <w:rFonts w:ascii="Times New Roman" w:hAnsi="Times New Roman" w:cs="Times New Roman"/>
          <w:szCs w:val="24"/>
        </w:rPr>
        <w:t>科学出版社</w:t>
      </w:r>
      <w:r w:rsidR="00F37903">
        <w:rPr>
          <w:rFonts w:ascii="Times New Roman" w:hAnsi="Times New Roman" w:cs="Times New Roman" w:hint="eastAsia"/>
          <w:szCs w:val="24"/>
        </w:rPr>
        <w:t>,1982.164-174.</w:t>
      </w:r>
      <w:r w:rsidR="00D62ACA" w:rsidRPr="00241741">
        <w:rPr>
          <w:rFonts w:ascii="Times New Roman" w:hAnsi="Times New Roman" w:cs="Times New Roman"/>
          <w:szCs w:val="24"/>
        </w:rPr>
        <w:t xml:space="preserve"> </w:t>
      </w:r>
      <w:r w:rsidRPr="00241741">
        <w:rPr>
          <w:rFonts w:ascii="Times New Roman" w:hAnsi="Times New Roman" w:cs="Times New Roman"/>
          <w:szCs w:val="24"/>
        </w:rPr>
        <w:t>.</w:t>
      </w:r>
    </w:p>
    <w:p w14:paraId="6ABBC2DE" w14:textId="77777777" w:rsidR="001034BA" w:rsidRPr="00241741" w:rsidRDefault="001034BA" w:rsidP="00DC555B">
      <w:pPr>
        <w:widowControl w:val="0"/>
        <w:spacing w:line="360" w:lineRule="auto"/>
        <w:jc w:val="both"/>
        <w:rPr>
          <w:rFonts w:ascii="Times New Roman" w:hAnsi="Times New Roman" w:cs="Times New Roman"/>
          <w:szCs w:val="24"/>
        </w:rPr>
      </w:pPr>
      <w:r w:rsidRPr="00241741">
        <w:rPr>
          <w:rFonts w:ascii="Times New Roman" w:hAnsi="Times New Roman" w:cs="Times New Roman"/>
          <w:szCs w:val="24"/>
        </w:rPr>
        <w:t>[8]</w:t>
      </w:r>
      <w:r w:rsidR="00BA1B39" w:rsidRPr="00241741">
        <w:rPr>
          <w:rFonts w:ascii="Times New Roman" w:hAnsi="Times New Roman" w:cs="Times New Roman"/>
          <w:szCs w:val="24"/>
        </w:rPr>
        <w:t xml:space="preserve"> DodsonG,A</w:t>
      </w:r>
      <w:r w:rsidR="004C3DB4">
        <w:rPr>
          <w:rFonts w:ascii="Times New Roman" w:hAnsi="Times New Roman" w:cs="Times New Roman"/>
          <w:szCs w:val="24"/>
        </w:rPr>
        <w:t>.</w:t>
      </w:r>
      <w:r w:rsidR="004C3DB4">
        <w:rPr>
          <w:rFonts w:ascii="Times New Roman" w:hAnsi="Times New Roman" w:cs="Times New Roman" w:hint="eastAsia"/>
          <w:szCs w:val="24"/>
        </w:rPr>
        <w:t xml:space="preserve"> </w:t>
      </w:r>
      <w:r w:rsidR="00BA1B39" w:rsidRPr="00241741">
        <w:rPr>
          <w:rFonts w:ascii="Times New Roman" w:hAnsi="Times New Roman" w:cs="Times New Roman"/>
          <w:szCs w:val="24"/>
        </w:rPr>
        <w:t xml:space="preserve">Howard,B.T. </w:t>
      </w:r>
      <w:r w:rsidRPr="00241741">
        <w:rPr>
          <w:rFonts w:ascii="Times New Roman" w:hAnsi="Times New Roman" w:cs="Times New Roman"/>
          <w:szCs w:val="24"/>
        </w:rPr>
        <w:t>High stress aging to failure of semiconductor device .In:Proceedings of 7th National Symposium on Reliability and Quality Control, 1961.</w:t>
      </w:r>
    </w:p>
    <w:p w14:paraId="6ABBC2DF" w14:textId="77777777" w:rsidR="001034BA" w:rsidRPr="00241741" w:rsidRDefault="001034BA" w:rsidP="00DC555B">
      <w:pPr>
        <w:widowControl w:val="0"/>
        <w:spacing w:line="360" w:lineRule="auto"/>
        <w:jc w:val="both"/>
        <w:rPr>
          <w:rFonts w:ascii="Times New Roman" w:hAnsi="Times New Roman" w:cs="Times New Roman"/>
          <w:szCs w:val="24"/>
        </w:rPr>
      </w:pPr>
      <w:r w:rsidRPr="00241741">
        <w:rPr>
          <w:rFonts w:ascii="Times New Roman" w:hAnsi="Times New Roman" w:cs="Times New Roman"/>
          <w:szCs w:val="24"/>
        </w:rPr>
        <w:t>[9]</w:t>
      </w:r>
      <w:r w:rsidR="00BA1B39" w:rsidRPr="00241741">
        <w:rPr>
          <w:rFonts w:ascii="Times New Roman" w:hAnsi="Times New Roman" w:cs="Times New Roman"/>
          <w:szCs w:val="24"/>
        </w:rPr>
        <w:t xml:space="preserve"> Nelson,W.</w:t>
      </w:r>
      <w:r w:rsidRPr="00241741">
        <w:rPr>
          <w:rFonts w:ascii="Times New Roman" w:hAnsi="Times New Roman" w:cs="Times New Roman"/>
          <w:szCs w:val="24"/>
        </w:rPr>
        <w:t>B.</w:t>
      </w:r>
      <w:r w:rsidR="00BA1B39" w:rsidRPr="00241741">
        <w:rPr>
          <w:rFonts w:ascii="Times New Roman" w:hAnsi="Times New Roman" w:cs="Times New Roman"/>
          <w:szCs w:val="24"/>
        </w:rPr>
        <w:t xml:space="preserve"> </w:t>
      </w:r>
      <w:r w:rsidRPr="00241741">
        <w:rPr>
          <w:rFonts w:ascii="Times New Roman" w:hAnsi="Times New Roman" w:cs="Times New Roman"/>
          <w:szCs w:val="24"/>
        </w:rPr>
        <w:t>Accelerated life testing-step-stress models and data analysis.IEEE Transactions on Reliability , 1980, 29(2):103</w:t>
      </w:r>
      <w:r w:rsidR="00503327">
        <w:rPr>
          <w:rFonts w:ascii="Times New Roman" w:hAnsi="Times New Roman" w:cs="Times New Roman" w:hint="eastAsia"/>
          <w:szCs w:val="24"/>
        </w:rPr>
        <w:t>-</w:t>
      </w:r>
      <w:r w:rsidRPr="00241741">
        <w:rPr>
          <w:rFonts w:ascii="Times New Roman" w:hAnsi="Times New Roman" w:cs="Times New Roman"/>
          <w:szCs w:val="24"/>
        </w:rPr>
        <w:t>108</w:t>
      </w:r>
    </w:p>
    <w:p w14:paraId="6ABBC2E0" w14:textId="77777777" w:rsidR="001034BA" w:rsidRPr="00241741" w:rsidRDefault="001034BA" w:rsidP="00DC555B">
      <w:pPr>
        <w:widowControl w:val="0"/>
        <w:spacing w:line="360" w:lineRule="auto"/>
        <w:jc w:val="both"/>
        <w:rPr>
          <w:rFonts w:ascii="Times New Roman" w:hAnsi="Times New Roman" w:cs="Times New Roman"/>
          <w:szCs w:val="24"/>
        </w:rPr>
      </w:pPr>
      <w:r w:rsidRPr="00241741">
        <w:rPr>
          <w:rFonts w:ascii="Times New Roman" w:hAnsi="Times New Roman" w:cs="Times New Roman"/>
          <w:szCs w:val="24"/>
        </w:rPr>
        <w:t xml:space="preserve">[10] </w:t>
      </w:r>
      <w:r w:rsidRPr="00241741">
        <w:rPr>
          <w:rFonts w:ascii="Times New Roman" w:hAnsi="Times New Roman" w:cs="Times New Roman"/>
          <w:szCs w:val="24"/>
        </w:rPr>
        <w:t>茆诗松</w:t>
      </w:r>
      <w:r w:rsidRPr="00241741">
        <w:rPr>
          <w:rFonts w:ascii="Times New Roman" w:hAnsi="Times New Roman" w:cs="Times New Roman"/>
          <w:szCs w:val="24"/>
        </w:rPr>
        <w:t xml:space="preserve">. </w:t>
      </w:r>
      <w:r w:rsidRPr="00241741">
        <w:rPr>
          <w:rFonts w:ascii="Times New Roman" w:hAnsi="Times New Roman" w:cs="Times New Roman"/>
          <w:szCs w:val="24"/>
        </w:rPr>
        <w:t>指数分布场合下步进应力加速寿命试验的统计分析</w:t>
      </w:r>
      <w:r w:rsidRPr="00241741">
        <w:rPr>
          <w:rFonts w:ascii="Times New Roman" w:hAnsi="Times New Roman" w:cs="Times New Roman"/>
          <w:szCs w:val="24"/>
        </w:rPr>
        <w:t xml:space="preserve">[J]. </w:t>
      </w:r>
      <w:r w:rsidRPr="00241741">
        <w:rPr>
          <w:rFonts w:ascii="Times New Roman" w:hAnsi="Times New Roman" w:cs="Times New Roman"/>
          <w:szCs w:val="24"/>
        </w:rPr>
        <w:t>应用数学学报</w:t>
      </w:r>
      <w:r w:rsidRPr="00241741">
        <w:rPr>
          <w:rFonts w:ascii="Times New Roman" w:hAnsi="Times New Roman" w:cs="Times New Roman"/>
          <w:szCs w:val="24"/>
        </w:rPr>
        <w:t>, 1985, 8(3):311-316.</w:t>
      </w:r>
    </w:p>
    <w:p w14:paraId="6ABBC2E1" w14:textId="77777777" w:rsidR="001034BA" w:rsidRPr="00241741" w:rsidRDefault="001034BA" w:rsidP="00DC555B">
      <w:pPr>
        <w:widowControl w:val="0"/>
        <w:spacing w:line="360" w:lineRule="auto"/>
        <w:jc w:val="both"/>
        <w:rPr>
          <w:rFonts w:ascii="Times New Roman" w:hAnsi="Times New Roman" w:cs="Times New Roman"/>
          <w:szCs w:val="24"/>
        </w:rPr>
      </w:pPr>
      <w:r w:rsidRPr="00241741">
        <w:rPr>
          <w:rFonts w:ascii="Times New Roman" w:hAnsi="Times New Roman" w:cs="Times New Roman"/>
          <w:szCs w:val="24"/>
        </w:rPr>
        <w:t xml:space="preserve">[11] </w:t>
      </w:r>
      <w:r w:rsidRPr="00241741">
        <w:rPr>
          <w:rFonts w:ascii="Times New Roman" w:hAnsi="Times New Roman" w:cs="Times New Roman"/>
          <w:szCs w:val="24"/>
        </w:rPr>
        <w:t>仲崇新</w:t>
      </w:r>
      <w:r w:rsidR="004C3DB4">
        <w:rPr>
          <w:rFonts w:ascii="Times New Roman" w:hAnsi="Times New Roman" w:cs="Times New Roman" w:hint="eastAsia"/>
          <w:szCs w:val="24"/>
        </w:rPr>
        <w:t>，</w:t>
      </w:r>
      <w:r w:rsidRPr="00241741">
        <w:rPr>
          <w:rFonts w:ascii="Times New Roman" w:hAnsi="Times New Roman" w:cs="Times New Roman"/>
          <w:szCs w:val="24"/>
        </w:rPr>
        <w:t>张志华</w:t>
      </w:r>
      <w:r w:rsidRPr="00241741">
        <w:rPr>
          <w:rFonts w:ascii="Times New Roman" w:hAnsi="Times New Roman" w:cs="Times New Roman"/>
          <w:szCs w:val="24"/>
        </w:rPr>
        <w:t xml:space="preserve">. </w:t>
      </w:r>
      <w:r w:rsidRPr="00241741">
        <w:rPr>
          <w:rFonts w:ascii="Times New Roman" w:hAnsi="Times New Roman" w:cs="Times New Roman"/>
          <w:szCs w:val="24"/>
        </w:rPr>
        <w:t>指数分布场合定时和定数截尾步进应力加速寿命</w:t>
      </w:r>
      <w:r w:rsidRPr="00241741">
        <w:rPr>
          <w:rFonts w:ascii="Times New Roman" w:hAnsi="Times New Roman" w:cs="Times New Roman"/>
          <w:szCs w:val="24"/>
        </w:rPr>
        <w:t xml:space="preserve">. [J]. </w:t>
      </w:r>
      <w:r w:rsidRPr="00241741">
        <w:rPr>
          <w:rFonts w:ascii="Times New Roman" w:hAnsi="Times New Roman" w:cs="Times New Roman"/>
          <w:szCs w:val="24"/>
        </w:rPr>
        <w:t>应用概率统计</w:t>
      </w:r>
      <w:r w:rsidRPr="00241741">
        <w:rPr>
          <w:rFonts w:ascii="Times New Roman" w:hAnsi="Times New Roman" w:cs="Times New Roman"/>
          <w:szCs w:val="24"/>
        </w:rPr>
        <w:t>, 1991(1):52-60.</w:t>
      </w:r>
    </w:p>
    <w:p w14:paraId="6ABBC2E2" w14:textId="77777777" w:rsidR="00BA1B39" w:rsidRPr="00241741" w:rsidRDefault="001034BA" w:rsidP="00DC555B">
      <w:pPr>
        <w:widowControl w:val="0"/>
        <w:spacing w:line="360" w:lineRule="auto"/>
        <w:jc w:val="both"/>
        <w:rPr>
          <w:rFonts w:ascii="Times New Roman" w:hAnsi="Times New Roman" w:cs="Times New Roman"/>
          <w:color w:val="000000"/>
          <w:szCs w:val="24"/>
          <w:shd w:val="clear" w:color="auto" w:fill="FFFFFF"/>
        </w:rPr>
      </w:pPr>
      <w:r w:rsidRPr="00241741">
        <w:rPr>
          <w:rFonts w:ascii="Times New Roman" w:hAnsi="Times New Roman" w:cs="Times New Roman"/>
          <w:szCs w:val="24"/>
        </w:rPr>
        <w:t xml:space="preserve">[12] </w:t>
      </w:r>
      <w:r w:rsidRPr="00241741">
        <w:rPr>
          <w:rFonts w:ascii="Times New Roman" w:hAnsi="Times New Roman" w:cs="Times New Roman"/>
          <w:color w:val="000000"/>
          <w:szCs w:val="24"/>
          <w:shd w:val="clear" w:color="auto" w:fill="FFFFFF"/>
        </w:rPr>
        <w:t>仲崇新</w:t>
      </w:r>
      <w:r w:rsidR="004C3DB4">
        <w:rPr>
          <w:rFonts w:ascii="Times New Roman" w:hAnsi="Times New Roman" w:cs="Times New Roman"/>
          <w:color w:val="000000"/>
          <w:szCs w:val="24"/>
          <w:shd w:val="clear" w:color="auto" w:fill="FFFFFF"/>
        </w:rPr>
        <w:t>，</w:t>
      </w:r>
      <w:r w:rsidRPr="00241741">
        <w:rPr>
          <w:rFonts w:ascii="Times New Roman" w:hAnsi="Times New Roman" w:cs="Times New Roman"/>
          <w:color w:val="000000"/>
          <w:szCs w:val="24"/>
          <w:shd w:val="clear" w:color="auto" w:fill="FFFFFF"/>
        </w:rPr>
        <w:t>茆诗松</w:t>
      </w:r>
      <w:r w:rsidRPr="00241741">
        <w:rPr>
          <w:rFonts w:ascii="Times New Roman" w:hAnsi="Times New Roman" w:cs="Times New Roman"/>
          <w:color w:val="000000"/>
          <w:szCs w:val="24"/>
          <w:shd w:val="clear" w:color="auto" w:fill="FFFFFF"/>
        </w:rPr>
        <w:t xml:space="preserve">. </w:t>
      </w:r>
      <w:r w:rsidRPr="00241741">
        <w:rPr>
          <w:rFonts w:ascii="Times New Roman" w:hAnsi="Times New Roman" w:cs="Times New Roman"/>
          <w:color w:val="000000"/>
          <w:szCs w:val="24"/>
          <w:shd w:val="clear" w:color="auto" w:fill="FFFFFF"/>
        </w:rPr>
        <w:t>指数分布场合下加速寿命试验的</w:t>
      </w:r>
      <w:r w:rsidRPr="00241741">
        <w:rPr>
          <w:rFonts w:ascii="Times New Roman" w:hAnsi="Times New Roman" w:cs="Times New Roman"/>
          <w:color w:val="000000"/>
          <w:szCs w:val="24"/>
          <w:shd w:val="clear" w:color="auto" w:fill="FFFFFF"/>
        </w:rPr>
        <w:t>Bayes</w:t>
      </w:r>
      <w:r w:rsidRPr="00241741">
        <w:rPr>
          <w:rFonts w:ascii="Times New Roman" w:hAnsi="Times New Roman" w:cs="Times New Roman"/>
          <w:color w:val="000000"/>
          <w:szCs w:val="24"/>
          <w:shd w:val="clear" w:color="auto" w:fill="FFFFFF"/>
        </w:rPr>
        <w:t>方法</w:t>
      </w:r>
      <w:r w:rsidRPr="00241741">
        <w:rPr>
          <w:rFonts w:ascii="Times New Roman" w:hAnsi="Times New Roman" w:cs="Times New Roman"/>
          <w:color w:val="000000"/>
          <w:szCs w:val="24"/>
          <w:shd w:val="clear" w:color="auto" w:fill="FFFFFF"/>
        </w:rPr>
        <w:t xml:space="preserve">[J]. </w:t>
      </w:r>
      <w:r w:rsidRPr="00241741">
        <w:rPr>
          <w:rFonts w:ascii="Times New Roman" w:hAnsi="Times New Roman" w:cs="Times New Roman"/>
          <w:color w:val="000000"/>
          <w:szCs w:val="24"/>
          <w:shd w:val="clear" w:color="auto" w:fill="FFFFFF"/>
        </w:rPr>
        <w:t>高校应用数学学报</w:t>
      </w:r>
      <w:r w:rsidRPr="00241741">
        <w:rPr>
          <w:rFonts w:ascii="Times New Roman" w:hAnsi="Times New Roman" w:cs="Times New Roman"/>
          <w:color w:val="000000"/>
          <w:szCs w:val="24"/>
          <w:shd w:val="clear" w:color="auto" w:fill="FFFFFF"/>
        </w:rPr>
        <w:t xml:space="preserve">, </w:t>
      </w:r>
      <w:r w:rsidRPr="00241741">
        <w:rPr>
          <w:rFonts w:ascii="Times New Roman" w:hAnsi="Times New Roman" w:cs="Times New Roman"/>
          <w:szCs w:val="24"/>
        </w:rPr>
        <w:t>1993(4):376-385.</w:t>
      </w:r>
    </w:p>
    <w:p w14:paraId="6ABBC2E3" w14:textId="77777777" w:rsidR="001034BA" w:rsidRPr="00241741" w:rsidRDefault="00FF273F" w:rsidP="00DC555B">
      <w:pPr>
        <w:widowControl w:val="0"/>
        <w:spacing w:line="360" w:lineRule="auto"/>
        <w:jc w:val="both"/>
        <w:rPr>
          <w:rFonts w:ascii="Times New Roman" w:hAnsi="Times New Roman" w:cs="Times New Roman"/>
          <w:color w:val="000000"/>
          <w:szCs w:val="24"/>
          <w:shd w:val="clear" w:color="auto" w:fill="FFFFFF"/>
        </w:rPr>
      </w:pPr>
      <w:r w:rsidRPr="00241741">
        <w:rPr>
          <w:rFonts w:ascii="Times New Roman" w:hAnsi="Times New Roman" w:cs="Times New Roman"/>
          <w:szCs w:val="24"/>
        </w:rPr>
        <w:t>[13</w:t>
      </w:r>
      <w:r w:rsidR="001034BA" w:rsidRPr="00241741">
        <w:rPr>
          <w:rFonts w:ascii="Times New Roman" w:hAnsi="Times New Roman" w:cs="Times New Roman"/>
          <w:szCs w:val="24"/>
        </w:rPr>
        <w:t xml:space="preserve">] </w:t>
      </w:r>
      <w:r w:rsidR="001034BA" w:rsidRPr="00241741">
        <w:rPr>
          <w:rFonts w:ascii="Times New Roman" w:hAnsi="Times New Roman" w:cs="Times New Roman"/>
          <w:szCs w:val="24"/>
        </w:rPr>
        <w:t>汤银才</w:t>
      </w:r>
      <w:r w:rsidR="004C3DB4">
        <w:rPr>
          <w:rFonts w:ascii="Times New Roman" w:hAnsi="Times New Roman" w:cs="Times New Roman"/>
          <w:szCs w:val="24"/>
        </w:rPr>
        <w:t>，</w:t>
      </w:r>
      <w:r w:rsidR="001034BA" w:rsidRPr="00241741">
        <w:rPr>
          <w:rFonts w:ascii="Times New Roman" w:hAnsi="Times New Roman" w:cs="Times New Roman"/>
          <w:szCs w:val="24"/>
        </w:rPr>
        <w:t>费鹤良</w:t>
      </w:r>
      <w:r w:rsidR="001034BA" w:rsidRPr="00241741">
        <w:rPr>
          <w:rFonts w:ascii="Times New Roman" w:hAnsi="Times New Roman" w:cs="Times New Roman"/>
          <w:szCs w:val="24"/>
        </w:rPr>
        <w:t xml:space="preserve">. </w:t>
      </w:r>
      <w:r w:rsidR="001034BA" w:rsidRPr="00241741">
        <w:rPr>
          <w:rFonts w:ascii="Times New Roman" w:hAnsi="Times New Roman" w:cs="Times New Roman"/>
          <w:szCs w:val="24"/>
        </w:rPr>
        <w:t>基于</w:t>
      </w:r>
      <w:r w:rsidR="001034BA" w:rsidRPr="00241741">
        <w:rPr>
          <w:rFonts w:ascii="Times New Roman" w:hAnsi="Times New Roman" w:cs="Times New Roman"/>
          <w:szCs w:val="24"/>
        </w:rPr>
        <w:t>Gibbs</w:t>
      </w:r>
      <w:r w:rsidR="001034BA" w:rsidRPr="00241741">
        <w:rPr>
          <w:rFonts w:ascii="Times New Roman" w:hAnsi="Times New Roman" w:cs="Times New Roman"/>
          <w:szCs w:val="24"/>
        </w:rPr>
        <w:t>抽样的</w:t>
      </w:r>
      <w:r w:rsidR="001034BA" w:rsidRPr="00241741">
        <w:rPr>
          <w:rFonts w:ascii="Times New Roman" w:hAnsi="Times New Roman" w:cs="Times New Roman"/>
          <w:szCs w:val="24"/>
        </w:rPr>
        <w:t>Weibull</w:t>
      </w:r>
      <w:r w:rsidR="001034BA" w:rsidRPr="00241741">
        <w:rPr>
          <w:rFonts w:ascii="Times New Roman" w:hAnsi="Times New Roman" w:cs="Times New Roman"/>
          <w:szCs w:val="24"/>
        </w:rPr>
        <w:t>分布序进应力加速寿命试验的</w:t>
      </w:r>
      <w:r w:rsidR="001034BA" w:rsidRPr="00241741">
        <w:rPr>
          <w:rFonts w:ascii="Times New Roman" w:hAnsi="Times New Roman" w:cs="Times New Roman"/>
          <w:szCs w:val="24"/>
        </w:rPr>
        <w:t>Bayes</w:t>
      </w:r>
      <w:r w:rsidR="001034BA" w:rsidRPr="00241741">
        <w:rPr>
          <w:rFonts w:ascii="Times New Roman" w:hAnsi="Times New Roman" w:cs="Times New Roman"/>
          <w:szCs w:val="24"/>
        </w:rPr>
        <w:t>分析</w:t>
      </w:r>
      <w:r w:rsidR="001034BA" w:rsidRPr="00241741">
        <w:rPr>
          <w:rFonts w:ascii="Times New Roman" w:hAnsi="Times New Roman" w:cs="Times New Roman"/>
          <w:szCs w:val="24"/>
        </w:rPr>
        <w:t xml:space="preserve">[J]. </w:t>
      </w:r>
      <w:r w:rsidR="001034BA" w:rsidRPr="00241741">
        <w:rPr>
          <w:rFonts w:ascii="Times New Roman" w:hAnsi="Times New Roman" w:cs="Times New Roman"/>
          <w:szCs w:val="24"/>
        </w:rPr>
        <w:t>数理统计与应用概率</w:t>
      </w:r>
      <w:r w:rsidR="001034BA" w:rsidRPr="00241741">
        <w:rPr>
          <w:rFonts w:ascii="Times New Roman" w:hAnsi="Times New Roman" w:cs="Times New Roman"/>
          <w:szCs w:val="24"/>
        </w:rPr>
        <w:t>, 1998(1):83-90.</w:t>
      </w:r>
    </w:p>
    <w:p w14:paraId="6ABBC2E4" w14:textId="77777777" w:rsidR="001034BA" w:rsidRPr="00241741" w:rsidRDefault="00FF273F" w:rsidP="00DC555B">
      <w:pPr>
        <w:widowControl w:val="0"/>
        <w:spacing w:line="360" w:lineRule="auto"/>
        <w:jc w:val="both"/>
        <w:rPr>
          <w:rFonts w:ascii="Times New Roman" w:hAnsi="Times New Roman" w:cs="Times New Roman"/>
          <w:szCs w:val="24"/>
        </w:rPr>
      </w:pPr>
      <w:r w:rsidRPr="00241741">
        <w:rPr>
          <w:rFonts w:ascii="Times New Roman" w:hAnsi="Times New Roman" w:cs="Times New Roman"/>
          <w:szCs w:val="24"/>
        </w:rPr>
        <w:t>[14</w:t>
      </w:r>
      <w:r w:rsidR="001034BA" w:rsidRPr="00241741">
        <w:rPr>
          <w:rFonts w:ascii="Times New Roman" w:hAnsi="Times New Roman" w:cs="Times New Roman"/>
          <w:szCs w:val="24"/>
        </w:rPr>
        <w:t>]</w:t>
      </w:r>
      <w:r w:rsidR="00F37903">
        <w:rPr>
          <w:rFonts w:ascii="Times New Roman" w:hAnsi="Times New Roman" w:cs="Times New Roman"/>
          <w:szCs w:val="24"/>
        </w:rPr>
        <w:t xml:space="preserve"> </w:t>
      </w:r>
      <w:r w:rsidR="004C3DB4" w:rsidRPr="00241741">
        <w:rPr>
          <w:rFonts w:ascii="Times New Roman" w:hAnsi="Times New Roman" w:cs="Times New Roman"/>
          <w:szCs w:val="24"/>
        </w:rPr>
        <w:t>Xiang</w:t>
      </w:r>
      <w:r w:rsidR="004C3DB4">
        <w:rPr>
          <w:rFonts w:ascii="Times New Roman" w:hAnsi="Times New Roman" w:cs="Times New Roman"/>
          <w:szCs w:val="24"/>
        </w:rPr>
        <w:t>kang</w:t>
      </w:r>
      <w:r w:rsidR="004C3DB4">
        <w:rPr>
          <w:rFonts w:ascii="Times New Roman" w:hAnsi="Times New Roman" w:cs="Times New Roman" w:hint="eastAsia"/>
          <w:szCs w:val="24"/>
        </w:rPr>
        <w:t>,</w:t>
      </w:r>
      <w:r w:rsidR="00F37903">
        <w:rPr>
          <w:rFonts w:ascii="Times New Roman" w:hAnsi="Times New Roman" w:cs="Times New Roman"/>
          <w:szCs w:val="24"/>
        </w:rPr>
        <w:t>Y</w:t>
      </w:r>
      <w:r w:rsidR="004C3DB4">
        <w:rPr>
          <w:rFonts w:ascii="Times New Roman" w:hAnsi="Times New Roman" w:cs="Times New Roman" w:hint="eastAsia"/>
          <w:szCs w:val="24"/>
        </w:rPr>
        <w:t>.</w:t>
      </w:r>
      <w:r w:rsidR="001034BA" w:rsidRPr="00241741">
        <w:rPr>
          <w:rFonts w:ascii="Times New Roman" w:hAnsi="Times New Roman" w:cs="Times New Roman"/>
          <w:szCs w:val="24"/>
        </w:rPr>
        <w:t xml:space="preserve"> </w:t>
      </w:r>
      <w:r w:rsidR="004C3DB4" w:rsidRPr="00241741">
        <w:rPr>
          <w:rFonts w:ascii="Times New Roman" w:hAnsi="Times New Roman" w:cs="Times New Roman"/>
          <w:szCs w:val="24"/>
        </w:rPr>
        <w:t>Bao</w:t>
      </w:r>
      <w:r w:rsidR="004C3DB4">
        <w:rPr>
          <w:rFonts w:ascii="Times New Roman" w:hAnsi="Times New Roman" w:cs="Times New Roman"/>
          <w:szCs w:val="24"/>
        </w:rPr>
        <w:t>zhong</w:t>
      </w:r>
      <w:r w:rsidR="004C3DB4">
        <w:rPr>
          <w:rFonts w:ascii="Times New Roman" w:hAnsi="Times New Roman" w:cs="Times New Roman" w:hint="eastAsia"/>
          <w:szCs w:val="24"/>
        </w:rPr>
        <w:t>,</w:t>
      </w:r>
      <w:r w:rsidR="00F37903">
        <w:rPr>
          <w:rFonts w:ascii="Times New Roman" w:hAnsi="Times New Roman" w:cs="Times New Roman"/>
          <w:szCs w:val="24"/>
        </w:rPr>
        <w:t>S</w:t>
      </w:r>
      <w:r w:rsidR="004C3DB4">
        <w:rPr>
          <w:rFonts w:ascii="Times New Roman" w:hAnsi="Times New Roman" w:cs="Times New Roman" w:hint="eastAsia"/>
          <w:szCs w:val="24"/>
        </w:rPr>
        <w:t xml:space="preserve">. </w:t>
      </w:r>
      <w:r w:rsidR="001034BA" w:rsidRPr="00241741">
        <w:rPr>
          <w:rFonts w:ascii="Times New Roman" w:hAnsi="Times New Roman" w:cs="Times New Roman"/>
          <w:szCs w:val="24"/>
        </w:rPr>
        <w:t>Some aspects of accelerated life testing by progressive stress.IEEE T ransactions on Reliability ,1987, 36(1):150</w:t>
      </w:r>
      <w:r w:rsidR="00BA1B39" w:rsidRPr="00241741">
        <w:rPr>
          <w:rFonts w:ascii="Times New Roman" w:hAnsi="Times New Roman" w:cs="Times New Roman"/>
          <w:szCs w:val="24"/>
        </w:rPr>
        <w:t>-</w:t>
      </w:r>
      <w:r w:rsidR="001034BA" w:rsidRPr="00241741">
        <w:rPr>
          <w:rFonts w:ascii="Times New Roman" w:hAnsi="Times New Roman" w:cs="Times New Roman"/>
          <w:szCs w:val="24"/>
        </w:rPr>
        <w:t>155</w:t>
      </w:r>
    </w:p>
    <w:p w14:paraId="6ABBC2E5" w14:textId="77777777" w:rsidR="001034BA" w:rsidRPr="00241741" w:rsidRDefault="00330748" w:rsidP="00DC555B">
      <w:pPr>
        <w:widowControl w:val="0"/>
        <w:spacing w:line="360" w:lineRule="auto"/>
        <w:jc w:val="both"/>
        <w:rPr>
          <w:rFonts w:ascii="Times New Roman" w:hAnsi="Times New Roman" w:cs="Times New Roman"/>
          <w:szCs w:val="24"/>
        </w:rPr>
      </w:pPr>
      <w:r>
        <w:rPr>
          <w:rFonts w:ascii="Times New Roman" w:hAnsi="Times New Roman" w:cs="Times New Roman"/>
          <w:szCs w:val="24"/>
        </w:rPr>
        <w:t>[1</w:t>
      </w:r>
      <w:r>
        <w:rPr>
          <w:rFonts w:ascii="Times New Roman" w:hAnsi="Times New Roman" w:cs="Times New Roman" w:hint="eastAsia"/>
          <w:szCs w:val="24"/>
        </w:rPr>
        <w:t>5</w:t>
      </w:r>
      <w:r w:rsidR="001034BA" w:rsidRPr="00241741">
        <w:rPr>
          <w:rFonts w:ascii="Times New Roman" w:hAnsi="Times New Roman" w:cs="Times New Roman"/>
          <w:szCs w:val="24"/>
        </w:rPr>
        <w:t>]</w:t>
      </w:r>
      <w:r w:rsidR="00BA1B39" w:rsidRPr="00241741">
        <w:rPr>
          <w:rFonts w:ascii="Times New Roman" w:eastAsia="Microsoft YaHei" w:hAnsi="Times New Roman" w:cs="Times New Roman"/>
          <w:color w:val="000000"/>
          <w:szCs w:val="24"/>
          <w:shd w:val="clear" w:color="auto" w:fill="FFFFFF"/>
        </w:rPr>
        <w:t xml:space="preserve"> </w:t>
      </w:r>
      <w:r w:rsidR="004C3DB4">
        <w:rPr>
          <w:rFonts w:ascii="Times New Roman" w:eastAsia="Microsoft YaHei" w:hAnsi="Times New Roman" w:cs="Times New Roman"/>
          <w:color w:val="000000"/>
          <w:szCs w:val="24"/>
          <w:shd w:val="clear" w:color="auto" w:fill="FFFFFF"/>
        </w:rPr>
        <w:t xml:space="preserve">Pal ,S </w:t>
      </w:r>
      <w:r w:rsidR="004C3DB4">
        <w:rPr>
          <w:rFonts w:ascii="Times New Roman" w:eastAsia="Microsoft YaHei" w:hAnsi="Times New Roman" w:cs="Times New Roman" w:hint="eastAsia"/>
          <w:color w:val="000000"/>
          <w:szCs w:val="24"/>
          <w:shd w:val="clear" w:color="auto" w:fill="FFFFFF"/>
        </w:rPr>
        <w:t>.</w:t>
      </w:r>
      <w:r w:rsidR="00BA1B39" w:rsidRPr="00241741">
        <w:rPr>
          <w:rFonts w:ascii="Times New Roman" w:eastAsia="Microsoft YaHei" w:hAnsi="Times New Roman" w:cs="Times New Roman"/>
          <w:color w:val="000000"/>
          <w:szCs w:val="24"/>
          <w:shd w:val="clear" w:color="auto" w:fill="FFFFFF"/>
        </w:rPr>
        <w:t>Balakrishnan ,N . Destructive negative binomial cure rate model and EM-based likelihood inference under Weibull lifetime[J]. Statistics &amp; Probability Letters, 2016, 116:9-20.</w:t>
      </w:r>
      <w:r w:rsidR="00BA1B39" w:rsidRPr="00241741">
        <w:rPr>
          <w:rFonts w:ascii="Times New Roman" w:hAnsi="Times New Roman" w:cs="Times New Roman"/>
          <w:szCs w:val="24"/>
        </w:rPr>
        <w:t xml:space="preserve"> </w:t>
      </w:r>
    </w:p>
    <w:p w14:paraId="6ABBC2E6" w14:textId="77777777" w:rsidR="001034BA" w:rsidRPr="00241741" w:rsidRDefault="00330748" w:rsidP="00DC555B">
      <w:pPr>
        <w:widowControl w:val="0"/>
        <w:spacing w:line="360" w:lineRule="auto"/>
        <w:jc w:val="both"/>
        <w:rPr>
          <w:rFonts w:ascii="Times New Roman" w:hAnsi="Times New Roman" w:cs="Times New Roman"/>
          <w:szCs w:val="24"/>
        </w:rPr>
      </w:pPr>
      <w:r>
        <w:rPr>
          <w:rFonts w:ascii="Times New Roman" w:hAnsi="Times New Roman" w:cs="Times New Roman"/>
          <w:szCs w:val="24"/>
        </w:rPr>
        <w:t>[1</w:t>
      </w:r>
      <w:r>
        <w:rPr>
          <w:rFonts w:ascii="Times New Roman" w:hAnsi="Times New Roman" w:cs="Times New Roman" w:hint="eastAsia"/>
          <w:szCs w:val="24"/>
        </w:rPr>
        <w:t>6</w:t>
      </w:r>
      <w:r w:rsidR="001034BA" w:rsidRPr="00241741">
        <w:rPr>
          <w:rFonts w:ascii="Times New Roman" w:hAnsi="Times New Roman" w:cs="Times New Roman"/>
          <w:szCs w:val="24"/>
        </w:rPr>
        <w:t xml:space="preserve">] Sohn </w:t>
      </w:r>
      <w:r w:rsidR="00BA1B39" w:rsidRPr="00241741">
        <w:rPr>
          <w:rFonts w:ascii="Times New Roman" w:hAnsi="Times New Roman" w:cs="Times New Roman"/>
          <w:szCs w:val="24"/>
        </w:rPr>
        <w:t>,</w:t>
      </w:r>
      <w:r w:rsidR="001034BA" w:rsidRPr="00241741">
        <w:rPr>
          <w:rFonts w:ascii="Times New Roman" w:hAnsi="Times New Roman" w:cs="Times New Roman"/>
          <w:szCs w:val="24"/>
        </w:rPr>
        <w:t>S</w:t>
      </w:r>
      <w:r w:rsidR="00BA1B39" w:rsidRPr="00241741">
        <w:rPr>
          <w:rFonts w:ascii="Times New Roman" w:hAnsi="Times New Roman" w:cs="Times New Roman"/>
          <w:szCs w:val="24"/>
        </w:rPr>
        <w:t>.</w:t>
      </w:r>
      <w:r w:rsidR="001034BA" w:rsidRPr="00241741">
        <w:rPr>
          <w:rFonts w:ascii="Times New Roman" w:hAnsi="Times New Roman" w:cs="Times New Roman"/>
          <w:szCs w:val="24"/>
        </w:rPr>
        <w:t xml:space="preserve"> Y . Accelerated life-tests for intermittent destructive inspection, with logistic failure-distribution[J]. IEEE Transactions on Reliability, 1997, 46(1):122-129.</w:t>
      </w:r>
    </w:p>
    <w:p w14:paraId="6ABBC2E7" w14:textId="77777777" w:rsidR="001034BA" w:rsidRPr="00241741" w:rsidRDefault="00330748" w:rsidP="00DC555B">
      <w:pPr>
        <w:widowControl w:val="0"/>
        <w:spacing w:line="360" w:lineRule="auto"/>
        <w:jc w:val="both"/>
        <w:rPr>
          <w:rFonts w:ascii="Times New Roman" w:hAnsi="Times New Roman" w:cs="Times New Roman"/>
          <w:szCs w:val="24"/>
        </w:rPr>
      </w:pPr>
      <w:r>
        <w:rPr>
          <w:rFonts w:ascii="Times New Roman" w:hAnsi="Times New Roman" w:cs="Times New Roman"/>
          <w:szCs w:val="24"/>
        </w:rPr>
        <w:t>[1</w:t>
      </w:r>
      <w:r>
        <w:rPr>
          <w:rFonts w:ascii="Times New Roman" w:hAnsi="Times New Roman" w:cs="Times New Roman" w:hint="eastAsia"/>
          <w:szCs w:val="24"/>
        </w:rPr>
        <w:t>7</w:t>
      </w:r>
      <w:r w:rsidR="001034BA" w:rsidRPr="00241741">
        <w:rPr>
          <w:rFonts w:ascii="Times New Roman" w:hAnsi="Times New Roman" w:cs="Times New Roman"/>
          <w:szCs w:val="24"/>
        </w:rPr>
        <w:t xml:space="preserve">] Fan </w:t>
      </w:r>
      <w:r w:rsidR="00BA1B39" w:rsidRPr="00241741">
        <w:rPr>
          <w:rFonts w:ascii="Times New Roman" w:hAnsi="Times New Roman" w:cs="Times New Roman"/>
          <w:szCs w:val="24"/>
        </w:rPr>
        <w:t>,</w:t>
      </w:r>
      <w:r w:rsidR="001034BA" w:rsidRPr="00241741">
        <w:rPr>
          <w:rFonts w:ascii="Times New Roman" w:hAnsi="Times New Roman" w:cs="Times New Roman"/>
          <w:szCs w:val="24"/>
        </w:rPr>
        <w:t>T</w:t>
      </w:r>
      <w:r w:rsidR="00BA1B39" w:rsidRPr="00241741">
        <w:rPr>
          <w:rFonts w:ascii="Times New Roman" w:hAnsi="Times New Roman" w:cs="Times New Roman"/>
          <w:szCs w:val="24"/>
        </w:rPr>
        <w:t>. H -</w:t>
      </w:r>
      <w:r w:rsidR="001034BA" w:rsidRPr="00241741">
        <w:rPr>
          <w:rFonts w:ascii="Times New Roman" w:hAnsi="Times New Roman" w:cs="Times New Roman"/>
          <w:szCs w:val="24"/>
        </w:rPr>
        <w:t>Balakrishnan</w:t>
      </w:r>
      <w:r w:rsidR="00BA1B39" w:rsidRPr="00241741">
        <w:rPr>
          <w:rFonts w:ascii="Times New Roman" w:hAnsi="Times New Roman" w:cs="Times New Roman"/>
          <w:szCs w:val="24"/>
        </w:rPr>
        <w:t>, N. -</w:t>
      </w:r>
      <w:r w:rsidR="001034BA" w:rsidRPr="00241741">
        <w:rPr>
          <w:rFonts w:ascii="Times New Roman" w:hAnsi="Times New Roman" w:cs="Times New Roman"/>
          <w:szCs w:val="24"/>
        </w:rPr>
        <w:t xml:space="preserve">Chang </w:t>
      </w:r>
      <w:r w:rsidR="00BA1B39" w:rsidRPr="00241741">
        <w:rPr>
          <w:rFonts w:ascii="Times New Roman" w:hAnsi="Times New Roman" w:cs="Times New Roman"/>
          <w:szCs w:val="24"/>
        </w:rPr>
        <w:t>,</w:t>
      </w:r>
      <w:r w:rsidR="001034BA" w:rsidRPr="00241741">
        <w:rPr>
          <w:rFonts w:ascii="Times New Roman" w:hAnsi="Times New Roman" w:cs="Times New Roman"/>
          <w:szCs w:val="24"/>
        </w:rPr>
        <w:t xml:space="preserve">C </w:t>
      </w:r>
      <w:r w:rsidR="00BA1B39" w:rsidRPr="00241741">
        <w:rPr>
          <w:rFonts w:ascii="Times New Roman" w:hAnsi="Times New Roman" w:cs="Times New Roman"/>
          <w:szCs w:val="24"/>
        </w:rPr>
        <w:t>.</w:t>
      </w:r>
      <w:r w:rsidR="001034BA" w:rsidRPr="00241741">
        <w:rPr>
          <w:rFonts w:ascii="Times New Roman" w:hAnsi="Times New Roman" w:cs="Times New Roman"/>
          <w:szCs w:val="24"/>
        </w:rPr>
        <w:t>C . The Bayesian approach for highly reliable electro-explosive devices using one-shot device testing[J]. Journal of Statistical Computation and Simulation, 2009, 79(9):1143-1154.</w:t>
      </w:r>
    </w:p>
    <w:p w14:paraId="6ABBC2E8" w14:textId="77777777" w:rsidR="001034BA" w:rsidRPr="00241741" w:rsidRDefault="00330748" w:rsidP="00DC555B">
      <w:pPr>
        <w:widowControl w:val="0"/>
        <w:spacing w:line="360" w:lineRule="auto"/>
        <w:jc w:val="both"/>
        <w:rPr>
          <w:rFonts w:ascii="Times New Roman" w:hAnsi="Times New Roman" w:cs="Times New Roman"/>
          <w:szCs w:val="24"/>
        </w:rPr>
      </w:pPr>
      <w:r>
        <w:rPr>
          <w:rFonts w:ascii="Times New Roman" w:hAnsi="Times New Roman" w:cs="Times New Roman"/>
          <w:szCs w:val="24"/>
        </w:rPr>
        <w:t>[1</w:t>
      </w:r>
      <w:r>
        <w:rPr>
          <w:rFonts w:ascii="Times New Roman" w:hAnsi="Times New Roman" w:cs="Times New Roman" w:hint="eastAsia"/>
          <w:szCs w:val="24"/>
        </w:rPr>
        <w:t>8</w:t>
      </w:r>
      <w:r w:rsidR="001034BA" w:rsidRPr="00241741">
        <w:rPr>
          <w:rFonts w:ascii="Times New Roman" w:hAnsi="Times New Roman" w:cs="Times New Roman"/>
          <w:szCs w:val="24"/>
        </w:rPr>
        <w:t>]Balakrishnan</w:t>
      </w:r>
      <w:r w:rsidR="00BA1B39" w:rsidRPr="00241741">
        <w:rPr>
          <w:rFonts w:ascii="Times New Roman" w:hAnsi="Times New Roman" w:cs="Times New Roman"/>
          <w:szCs w:val="24"/>
        </w:rPr>
        <w:t>, N</w:t>
      </w:r>
      <w:r w:rsidR="004C3DB4">
        <w:rPr>
          <w:rFonts w:ascii="Times New Roman" w:hAnsi="Times New Roman" w:cs="Times New Roman" w:hint="eastAsia"/>
          <w:szCs w:val="24"/>
        </w:rPr>
        <w:t>.</w:t>
      </w:r>
      <w:r w:rsidR="001034BA" w:rsidRPr="00241741">
        <w:rPr>
          <w:rFonts w:ascii="Times New Roman" w:hAnsi="Times New Roman" w:cs="Times New Roman"/>
          <w:szCs w:val="24"/>
        </w:rPr>
        <w:t xml:space="preserve"> Ling</w:t>
      </w:r>
      <w:r w:rsidR="00BA1B39" w:rsidRPr="00241741">
        <w:rPr>
          <w:rFonts w:ascii="Times New Roman" w:hAnsi="Times New Roman" w:cs="Times New Roman"/>
          <w:szCs w:val="24"/>
        </w:rPr>
        <w:t>,</w:t>
      </w:r>
      <w:r w:rsidR="001034BA" w:rsidRPr="00241741">
        <w:rPr>
          <w:rFonts w:ascii="Times New Roman" w:hAnsi="Times New Roman" w:cs="Times New Roman"/>
          <w:szCs w:val="24"/>
        </w:rPr>
        <w:t xml:space="preserve"> M</w:t>
      </w:r>
      <w:r w:rsidR="004C3DB4">
        <w:rPr>
          <w:rFonts w:ascii="Times New Roman" w:hAnsi="Times New Roman" w:cs="Times New Roman" w:hint="eastAsia"/>
          <w:szCs w:val="24"/>
        </w:rPr>
        <w:t>.</w:t>
      </w:r>
      <w:r w:rsidR="001034BA" w:rsidRPr="00241741">
        <w:rPr>
          <w:rFonts w:ascii="Times New Roman" w:hAnsi="Times New Roman" w:cs="Times New Roman"/>
          <w:szCs w:val="24"/>
        </w:rPr>
        <w:t xml:space="preserve"> H . EM algorithm for one-shot device testing under the exponential distribution[J]. Computational Statistics &amp; Data Analysis, 2012, 56(3):502-509.</w:t>
      </w:r>
    </w:p>
    <w:p w14:paraId="6ABBC2E9" w14:textId="77777777" w:rsidR="001034BA" w:rsidRPr="00241741" w:rsidRDefault="00330748" w:rsidP="00DC555B">
      <w:pPr>
        <w:widowControl w:val="0"/>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hint="eastAsia"/>
          <w:szCs w:val="24"/>
        </w:rPr>
        <w:t>19</w:t>
      </w:r>
      <w:r w:rsidR="001034BA" w:rsidRPr="00241741">
        <w:rPr>
          <w:rFonts w:ascii="Times New Roman" w:hAnsi="Times New Roman" w:cs="Times New Roman"/>
          <w:szCs w:val="24"/>
        </w:rPr>
        <w:t xml:space="preserve">] Balakrishnan </w:t>
      </w:r>
      <w:r w:rsidR="00BA1B39" w:rsidRPr="00241741">
        <w:rPr>
          <w:rFonts w:ascii="Times New Roman" w:hAnsi="Times New Roman" w:cs="Times New Roman"/>
          <w:szCs w:val="24"/>
        </w:rPr>
        <w:t>,N</w:t>
      </w:r>
      <w:r w:rsidR="004C3DB4">
        <w:rPr>
          <w:rFonts w:ascii="Times New Roman" w:hAnsi="Times New Roman" w:cs="Times New Roman" w:hint="eastAsia"/>
          <w:szCs w:val="24"/>
        </w:rPr>
        <w:t>.</w:t>
      </w:r>
      <w:r w:rsidR="001034BA" w:rsidRPr="00241741">
        <w:rPr>
          <w:rFonts w:ascii="Times New Roman" w:hAnsi="Times New Roman" w:cs="Times New Roman"/>
          <w:szCs w:val="24"/>
        </w:rPr>
        <w:t>Ling</w:t>
      </w:r>
      <w:r w:rsidR="00BA1B39" w:rsidRPr="00241741">
        <w:rPr>
          <w:rFonts w:ascii="Times New Roman" w:hAnsi="Times New Roman" w:cs="Times New Roman"/>
          <w:szCs w:val="24"/>
        </w:rPr>
        <w:t>,</w:t>
      </w:r>
      <w:r w:rsidR="001034BA" w:rsidRPr="00241741">
        <w:rPr>
          <w:rFonts w:ascii="Times New Roman" w:hAnsi="Times New Roman" w:cs="Times New Roman"/>
          <w:szCs w:val="24"/>
        </w:rPr>
        <w:t xml:space="preserve"> M</w:t>
      </w:r>
      <w:r w:rsidR="00FF273F" w:rsidRPr="00241741">
        <w:rPr>
          <w:rFonts w:ascii="Times New Roman" w:hAnsi="Times New Roman" w:cs="Times New Roman"/>
          <w:szCs w:val="24"/>
        </w:rPr>
        <w:t>.</w:t>
      </w:r>
      <w:r w:rsidR="001034BA" w:rsidRPr="00241741">
        <w:rPr>
          <w:rFonts w:ascii="Times New Roman" w:hAnsi="Times New Roman" w:cs="Times New Roman"/>
          <w:szCs w:val="24"/>
        </w:rPr>
        <w:t xml:space="preserve"> H . Expectation Maximization Algorithm for One Shot Device Accelerated Life Testing with Weibull Lifetimes, and Variable Parameters over Stress[J]. IEEE Transactions on Reliability, 2013, 62(2):537-551.</w:t>
      </w:r>
    </w:p>
    <w:p w14:paraId="6ABBC2EA" w14:textId="77777777" w:rsidR="001034BA" w:rsidRPr="00241741" w:rsidRDefault="00330748" w:rsidP="00DC555B">
      <w:pPr>
        <w:widowControl w:val="0"/>
        <w:spacing w:line="360" w:lineRule="auto"/>
        <w:jc w:val="both"/>
        <w:rPr>
          <w:rFonts w:ascii="Times New Roman" w:hAnsi="Times New Roman" w:cs="Times New Roman"/>
          <w:szCs w:val="24"/>
        </w:rPr>
      </w:pPr>
      <w:r>
        <w:rPr>
          <w:rFonts w:ascii="Times New Roman" w:hAnsi="Times New Roman" w:cs="Times New Roman"/>
          <w:szCs w:val="24"/>
        </w:rPr>
        <w:t>[2</w:t>
      </w:r>
      <w:r>
        <w:rPr>
          <w:rFonts w:ascii="Times New Roman" w:hAnsi="Times New Roman" w:cs="Times New Roman" w:hint="eastAsia"/>
          <w:szCs w:val="24"/>
        </w:rPr>
        <w:t>0</w:t>
      </w:r>
      <w:r w:rsidR="001034BA" w:rsidRPr="00241741">
        <w:rPr>
          <w:rFonts w:ascii="Times New Roman" w:hAnsi="Times New Roman" w:cs="Times New Roman"/>
          <w:szCs w:val="24"/>
        </w:rPr>
        <w:t>] Balakrishnan</w:t>
      </w:r>
      <w:r w:rsidR="00FF273F" w:rsidRPr="00241741">
        <w:rPr>
          <w:rFonts w:ascii="Times New Roman" w:hAnsi="Times New Roman" w:cs="Times New Roman"/>
          <w:szCs w:val="24"/>
        </w:rPr>
        <w:t>,</w:t>
      </w:r>
      <w:r w:rsidR="001034BA" w:rsidRPr="00241741">
        <w:rPr>
          <w:rFonts w:ascii="Times New Roman" w:hAnsi="Times New Roman" w:cs="Times New Roman"/>
          <w:szCs w:val="24"/>
        </w:rPr>
        <w:t xml:space="preserve"> N</w:t>
      </w:r>
      <w:r w:rsidR="004C3DB4">
        <w:rPr>
          <w:rFonts w:ascii="Times New Roman" w:hAnsi="Times New Roman" w:cs="Times New Roman"/>
          <w:szCs w:val="24"/>
        </w:rPr>
        <w:t>.</w:t>
      </w:r>
      <w:r w:rsidR="004C3DB4">
        <w:rPr>
          <w:rFonts w:ascii="Times New Roman" w:hAnsi="Times New Roman" w:cs="Times New Roman" w:hint="eastAsia"/>
          <w:szCs w:val="24"/>
        </w:rPr>
        <w:t xml:space="preserve"> </w:t>
      </w:r>
      <w:r w:rsidR="001034BA" w:rsidRPr="00241741">
        <w:rPr>
          <w:rFonts w:ascii="Times New Roman" w:hAnsi="Times New Roman" w:cs="Times New Roman"/>
          <w:szCs w:val="24"/>
        </w:rPr>
        <w:t>Ling</w:t>
      </w:r>
      <w:r w:rsidR="00FF273F" w:rsidRPr="00241741">
        <w:rPr>
          <w:rFonts w:ascii="Times New Roman" w:hAnsi="Times New Roman" w:cs="Times New Roman"/>
          <w:szCs w:val="24"/>
        </w:rPr>
        <w:t>,</w:t>
      </w:r>
      <w:r w:rsidR="001034BA" w:rsidRPr="00241741">
        <w:rPr>
          <w:rFonts w:ascii="Times New Roman" w:hAnsi="Times New Roman" w:cs="Times New Roman"/>
          <w:szCs w:val="24"/>
        </w:rPr>
        <w:t xml:space="preserve"> M</w:t>
      </w:r>
      <w:r w:rsidR="00FF273F" w:rsidRPr="00241741">
        <w:rPr>
          <w:rFonts w:ascii="Times New Roman" w:hAnsi="Times New Roman" w:cs="Times New Roman"/>
          <w:szCs w:val="24"/>
        </w:rPr>
        <w:t>.</w:t>
      </w:r>
      <w:r w:rsidR="001034BA" w:rsidRPr="00241741">
        <w:rPr>
          <w:rFonts w:ascii="Times New Roman" w:hAnsi="Times New Roman" w:cs="Times New Roman"/>
          <w:szCs w:val="24"/>
        </w:rPr>
        <w:t>H. Gamma lifetimes and one-shot device testing</w:t>
      </w:r>
    </w:p>
    <w:p w14:paraId="6ABBC2EB" w14:textId="77777777" w:rsidR="001034BA" w:rsidRPr="00241741" w:rsidRDefault="001034BA" w:rsidP="00DC555B">
      <w:pPr>
        <w:widowControl w:val="0"/>
        <w:spacing w:line="360" w:lineRule="auto"/>
        <w:jc w:val="both"/>
        <w:rPr>
          <w:rFonts w:ascii="Times New Roman" w:hAnsi="Times New Roman" w:cs="Times New Roman"/>
          <w:szCs w:val="24"/>
        </w:rPr>
      </w:pPr>
      <w:r w:rsidRPr="00241741">
        <w:rPr>
          <w:rFonts w:ascii="Times New Roman" w:hAnsi="Times New Roman" w:cs="Times New Roman"/>
          <w:szCs w:val="24"/>
        </w:rPr>
        <w:t>analysis. Reliab Eng Syst Saf 2014;126:54–64.</w:t>
      </w:r>
    </w:p>
    <w:p w14:paraId="6ABBC2EC" w14:textId="77777777" w:rsidR="001034BA" w:rsidRPr="00241741" w:rsidRDefault="00330748" w:rsidP="00DC555B">
      <w:pPr>
        <w:widowControl w:val="0"/>
        <w:spacing w:line="360" w:lineRule="auto"/>
        <w:jc w:val="both"/>
        <w:rPr>
          <w:rFonts w:ascii="Times New Roman" w:hAnsi="Times New Roman" w:cs="Times New Roman"/>
          <w:szCs w:val="24"/>
        </w:rPr>
      </w:pPr>
      <w:r>
        <w:rPr>
          <w:rFonts w:ascii="Times New Roman" w:hAnsi="Times New Roman" w:cs="Times New Roman"/>
          <w:szCs w:val="24"/>
        </w:rPr>
        <w:t>[2</w:t>
      </w:r>
      <w:r>
        <w:rPr>
          <w:rFonts w:ascii="Times New Roman" w:hAnsi="Times New Roman" w:cs="Times New Roman" w:hint="eastAsia"/>
          <w:szCs w:val="24"/>
        </w:rPr>
        <w:t>1</w:t>
      </w:r>
      <w:r w:rsidR="001034BA" w:rsidRPr="00241741">
        <w:rPr>
          <w:rFonts w:ascii="Times New Roman" w:hAnsi="Times New Roman" w:cs="Times New Roman"/>
          <w:szCs w:val="24"/>
        </w:rPr>
        <w:t xml:space="preserve">] </w:t>
      </w:r>
      <w:r w:rsidR="001034BA" w:rsidRPr="00241741">
        <w:rPr>
          <w:rFonts w:ascii="Times New Roman" w:hAnsi="Times New Roman" w:cs="Times New Roman"/>
          <w:szCs w:val="24"/>
        </w:rPr>
        <w:t>加速寿命试验技术综述</w:t>
      </w:r>
      <w:r w:rsidR="001034BA" w:rsidRPr="00241741">
        <w:rPr>
          <w:rFonts w:ascii="Times New Roman" w:hAnsi="Times New Roman" w:cs="Times New Roman"/>
          <w:szCs w:val="24"/>
        </w:rPr>
        <w:t xml:space="preserve">[J]. </w:t>
      </w:r>
      <w:r w:rsidR="001034BA" w:rsidRPr="00241741">
        <w:rPr>
          <w:rFonts w:ascii="Times New Roman" w:hAnsi="Times New Roman" w:cs="Times New Roman"/>
          <w:szCs w:val="24"/>
        </w:rPr>
        <w:t>兵工学报</w:t>
      </w:r>
      <w:r w:rsidR="001034BA" w:rsidRPr="00241741">
        <w:rPr>
          <w:rFonts w:ascii="Times New Roman" w:hAnsi="Times New Roman" w:cs="Times New Roman"/>
          <w:szCs w:val="24"/>
        </w:rPr>
        <w:t>, 2004, 25(4):485-490.</w:t>
      </w:r>
    </w:p>
    <w:p w14:paraId="6ABBC2ED" w14:textId="77777777" w:rsidR="001034BA" w:rsidRPr="00241741" w:rsidRDefault="00330748" w:rsidP="00DC555B">
      <w:pPr>
        <w:widowControl w:val="0"/>
        <w:spacing w:line="360" w:lineRule="auto"/>
        <w:jc w:val="both"/>
        <w:rPr>
          <w:rFonts w:ascii="Times New Roman" w:hAnsi="Times New Roman" w:cs="Times New Roman"/>
          <w:szCs w:val="24"/>
        </w:rPr>
      </w:pPr>
      <w:r>
        <w:rPr>
          <w:rFonts w:ascii="Times New Roman" w:hAnsi="Times New Roman" w:cs="Times New Roman"/>
          <w:szCs w:val="24"/>
        </w:rPr>
        <w:t>[2</w:t>
      </w:r>
      <w:r>
        <w:rPr>
          <w:rFonts w:ascii="Times New Roman" w:hAnsi="Times New Roman" w:cs="Times New Roman" w:hint="eastAsia"/>
          <w:szCs w:val="24"/>
        </w:rPr>
        <w:t>2</w:t>
      </w:r>
      <w:r w:rsidR="001034BA" w:rsidRPr="00241741">
        <w:rPr>
          <w:rFonts w:ascii="Times New Roman" w:hAnsi="Times New Roman" w:cs="Times New Roman"/>
          <w:szCs w:val="24"/>
        </w:rPr>
        <w:t>]</w:t>
      </w:r>
      <w:r w:rsidR="001034BA" w:rsidRPr="00241741">
        <w:rPr>
          <w:rFonts w:ascii="Times New Roman" w:hAnsi="Times New Roman" w:cs="Times New Roman"/>
          <w:szCs w:val="24"/>
        </w:rPr>
        <w:t>张志华</w:t>
      </w:r>
      <w:r w:rsidR="001034BA" w:rsidRPr="00241741">
        <w:rPr>
          <w:rFonts w:ascii="Times New Roman" w:hAnsi="Times New Roman" w:cs="Times New Roman"/>
          <w:szCs w:val="24"/>
        </w:rPr>
        <w:t xml:space="preserve">. </w:t>
      </w:r>
      <w:r w:rsidR="001034BA" w:rsidRPr="00241741">
        <w:rPr>
          <w:rFonts w:ascii="Times New Roman" w:hAnsi="Times New Roman" w:cs="Times New Roman"/>
          <w:szCs w:val="24"/>
        </w:rPr>
        <w:t>加速寿命试验及其统计分析</w:t>
      </w:r>
      <w:r w:rsidR="001034BA" w:rsidRPr="00241741">
        <w:rPr>
          <w:rFonts w:ascii="Times New Roman" w:hAnsi="Times New Roman" w:cs="Times New Roman"/>
          <w:szCs w:val="24"/>
        </w:rPr>
        <w:t xml:space="preserve">[M]. </w:t>
      </w:r>
      <w:r w:rsidR="001034BA" w:rsidRPr="00241741">
        <w:rPr>
          <w:rFonts w:ascii="Times New Roman" w:hAnsi="Times New Roman" w:cs="Times New Roman"/>
          <w:szCs w:val="24"/>
        </w:rPr>
        <w:t>北京工业大学出版社</w:t>
      </w:r>
      <w:r w:rsidR="001034BA" w:rsidRPr="00241741">
        <w:rPr>
          <w:rFonts w:ascii="Times New Roman" w:hAnsi="Times New Roman" w:cs="Times New Roman"/>
          <w:szCs w:val="24"/>
        </w:rPr>
        <w:t>, 2002.</w:t>
      </w:r>
    </w:p>
    <w:p w14:paraId="6ABBC2EE" w14:textId="77777777" w:rsidR="001034BA" w:rsidRPr="00241741" w:rsidRDefault="00330748" w:rsidP="00DC555B">
      <w:pPr>
        <w:widowControl w:val="0"/>
        <w:spacing w:line="360" w:lineRule="auto"/>
        <w:jc w:val="both"/>
        <w:rPr>
          <w:rFonts w:ascii="Times New Roman" w:hAnsi="Times New Roman" w:cs="Times New Roman"/>
          <w:szCs w:val="24"/>
        </w:rPr>
      </w:pPr>
      <w:r>
        <w:rPr>
          <w:rFonts w:ascii="Times New Roman" w:hAnsi="Times New Roman" w:cs="Times New Roman"/>
          <w:szCs w:val="24"/>
        </w:rPr>
        <w:t>[2</w:t>
      </w:r>
      <w:r>
        <w:rPr>
          <w:rFonts w:ascii="Times New Roman" w:hAnsi="Times New Roman" w:cs="Times New Roman" w:hint="eastAsia"/>
          <w:szCs w:val="24"/>
        </w:rPr>
        <w:t>3</w:t>
      </w:r>
      <w:r w:rsidR="001034BA" w:rsidRPr="00241741">
        <w:rPr>
          <w:rFonts w:ascii="Times New Roman" w:hAnsi="Times New Roman" w:cs="Times New Roman"/>
          <w:szCs w:val="24"/>
        </w:rPr>
        <w:t>]</w:t>
      </w:r>
      <w:r w:rsidR="00FF273F" w:rsidRPr="00241741">
        <w:rPr>
          <w:rFonts w:ascii="Times New Roman" w:hAnsi="Times New Roman" w:cs="Times New Roman"/>
          <w:szCs w:val="24"/>
        </w:rPr>
        <w:t xml:space="preserve"> Zhang,</w:t>
      </w:r>
      <w:r w:rsidR="001034BA" w:rsidRPr="00241741">
        <w:rPr>
          <w:rFonts w:ascii="Times New Roman" w:hAnsi="Times New Roman" w:cs="Times New Roman"/>
          <w:szCs w:val="24"/>
        </w:rPr>
        <w:t>H. Modeling and Planning Accelerated Life Testing with Proportional Odds[D]. NJ</w:t>
      </w:r>
      <w:r w:rsidR="001034BA" w:rsidRPr="00241741">
        <w:rPr>
          <w:rFonts w:ascii="Times New Roman" w:hAnsi="Times New Roman" w:cs="Times New Roman"/>
          <w:szCs w:val="24"/>
        </w:rPr>
        <w:t>：</w:t>
      </w:r>
      <w:r w:rsidR="001034BA" w:rsidRPr="00241741">
        <w:rPr>
          <w:rFonts w:ascii="Times New Roman" w:hAnsi="Times New Roman" w:cs="Times New Roman"/>
          <w:szCs w:val="24"/>
        </w:rPr>
        <w:t>Rutgers University</w:t>
      </w:r>
      <w:r w:rsidR="001034BA" w:rsidRPr="00241741">
        <w:rPr>
          <w:rFonts w:ascii="Times New Roman" w:hAnsi="Times New Roman" w:cs="Times New Roman"/>
          <w:szCs w:val="24"/>
        </w:rPr>
        <w:t>，</w:t>
      </w:r>
      <w:r w:rsidR="001034BA" w:rsidRPr="00241741">
        <w:rPr>
          <w:rFonts w:ascii="Times New Roman" w:hAnsi="Times New Roman" w:cs="Times New Roman"/>
          <w:szCs w:val="24"/>
        </w:rPr>
        <w:t>2007.</w:t>
      </w:r>
    </w:p>
    <w:p w14:paraId="6ABBC2EF" w14:textId="77777777" w:rsidR="001034BA" w:rsidRPr="00241741" w:rsidRDefault="00330748" w:rsidP="00DC555B">
      <w:pPr>
        <w:widowControl w:val="0"/>
        <w:spacing w:line="360" w:lineRule="auto"/>
        <w:jc w:val="both"/>
        <w:rPr>
          <w:rFonts w:ascii="Times New Roman" w:hAnsi="Times New Roman" w:cs="Times New Roman"/>
          <w:szCs w:val="24"/>
        </w:rPr>
      </w:pPr>
      <w:r>
        <w:rPr>
          <w:rFonts w:ascii="Times New Roman" w:hAnsi="Times New Roman" w:cs="Times New Roman"/>
          <w:szCs w:val="24"/>
        </w:rPr>
        <w:t>[2</w:t>
      </w:r>
      <w:r>
        <w:rPr>
          <w:rFonts w:ascii="Times New Roman" w:hAnsi="Times New Roman" w:cs="Times New Roman" w:hint="eastAsia"/>
          <w:szCs w:val="24"/>
        </w:rPr>
        <w:t>4</w:t>
      </w:r>
      <w:r w:rsidR="001034BA" w:rsidRPr="00241741">
        <w:rPr>
          <w:rFonts w:ascii="Times New Roman" w:hAnsi="Times New Roman" w:cs="Times New Roman"/>
          <w:szCs w:val="24"/>
        </w:rPr>
        <w:t>]</w:t>
      </w:r>
      <w:r w:rsidR="001034BA" w:rsidRPr="00241741">
        <w:rPr>
          <w:rFonts w:ascii="Times New Roman" w:hAnsi="Times New Roman" w:cs="Times New Roman"/>
          <w:szCs w:val="24"/>
        </w:rPr>
        <w:t>赵宇，杨军，马小兵</w:t>
      </w:r>
      <w:r w:rsidR="001034BA" w:rsidRPr="00241741">
        <w:rPr>
          <w:rFonts w:ascii="Times New Roman" w:hAnsi="Times New Roman" w:cs="Times New Roman"/>
          <w:szCs w:val="24"/>
        </w:rPr>
        <w:t>.</w:t>
      </w:r>
      <w:r w:rsidR="001034BA" w:rsidRPr="00241741">
        <w:rPr>
          <w:rFonts w:ascii="Times New Roman" w:hAnsi="Times New Roman" w:cs="Times New Roman"/>
          <w:szCs w:val="24"/>
        </w:rPr>
        <w:t>可靠性数据分析</w:t>
      </w:r>
      <w:r w:rsidR="001034BA" w:rsidRPr="00241741">
        <w:rPr>
          <w:rFonts w:ascii="Times New Roman" w:hAnsi="Times New Roman" w:cs="Times New Roman"/>
          <w:szCs w:val="24"/>
        </w:rPr>
        <w:t>[M].</w:t>
      </w:r>
      <w:r w:rsidR="001034BA" w:rsidRPr="00241741">
        <w:rPr>
          <w:rFonts w:ascii="Times New Roman" w:hAnsi="Times New Roman" w:cs="Times New Roman"/>
          <w:szCs w:val="24"/>
        </w:rPr>
        <w:t>国防工业出版社，</w:t>
      </w:r>
      <w:r w:rsidR="001034BA" w:rsidRPr="00241741">
        <w:rPr>
          <w:rFonts w:ascii="Times New Roman" w:hAnsi="Times New Roman" w:cs="Times New Roman"/>
          <w:szCs w:val="24"/>
        </w:rPr>
        <w:t>2011.</w:t>
      </w:r>
    </w:p>
    <w:p w14:paraId="6ABBC2F0" w14:textId="77777777" w:rsidR="001034BA" w:rsidRPr="00241741" w:rsidRDefault="00330748" w:rsidP="00DC555B">
      <w:pPr>
        <w:widowControl w:val="0"/>
        <w:spacing w:line="360" w:lineRule="auto"/>
        <w:jc w:val="both"/>
        <w:rPr>
          <w:rFonts w:ascii="Times New Roman" w:hAnsi="Times New Roman" w:cs="Times New Roman"/>
          <w:szCs w:val="24"/>
        </w:rPr>
      </w:pPr>
      <w:r>
        <w:rPr>
          <w:rFonts w:ascii="Times New Roman" w:hAnsi="Times New Roman" w:cs="Times New Roman"/>
          <w:szCs w:val="24"/>
        </w:rPr>
        <w:t>[2</w:t>
      </w:r>
      <w:r>
        <w:rPr>
          <w:rFonts w:ascii="Times New Roman" w:hAnsi="Times New Roman" w:cs="Times New Roman" w:hint="eastAsia"/>
          <w:szCs w:val="24"/>
        </w:rPr>
        <w:t>5</w:t>
      </w:r>
      <w:r w:rsidR="001034BA" w:rsidRPr="00241741">
        <w:rPr>
          <w:rFonts w:ascii="Times New Roman" w:hAnsi="Times New Roman" w:cs="Times New Roman"/>
          <w:szCs w:val="24"/>
        </w:rPr>
        <w:t>] E</w:t>
      </w:r>
      <w:r w:rsidR="00D404A4">
        <w:rPr>
          <w:rFonts w:ascii="Times New Roman" w:hAnsi="Times New Roman" w:cs="Times New Roman" w:hint="eastAsia"/>
          <w:szCs w:val="24"/>
        </w:rPr>
        <w:t>lsayed</w:t>
      </w:r>
      <w:r w:rsidR="00FF273F" w:rsidRPr="00241741">
        <w:rPr>
          <w:rFonts w:ascii="Times New Roman" w:hAnsi="Times New Roman" w:cs="Times New Roman"/>
          <w:szCs w:val="24"/>
        </w:rPr>
        <w:t>,</w:t>
      </w:r>
      <w:r w:rsidR="001034BA" w:rsidRPr="00241741">
        <w:rPr>
          <w:rFonts w:ascii="Times New Roman" w:hAnsi="Times New Roman" w:cs="Times New Roman"/>
          <w:szCs w:val="24"/>
        </w:rPr>
        <w:t xml:space="preserve"> E</w:t>
      </w:r>
      <w:r w:rsidR="00FF273F" w:rsidRPr="00241741">
        <w:rPr>
          <w:rFonts w:ascii="Times New Roman" w:hAnsi="Times New Roman" w:cs="Times New Roman"/>
          <w:szCs w:val="24"/>
        </w:rPr>
        <w:t>.</w:t>
      </w:r>
      <w:r w:rsidR="001034BA" w:rsidRPr="00241741">
        <w:rPr>
          <w:rFonts w:ascii="Times New Roman" w:hAnsi="Times New Roman" w:cs="Times New Roman"/>
          <w:szCs w:val="24"/>
        </w:rPr>
        <w:t xml:space="preserve"> A. Reliability Engineering[M]. Massachusetts</w:t>
      </w:r>
      <w:r w:rsidR="001034BA" w:rsidRPr="00241741">
        <w:rPr>
          <w:rFonts w:ascii="Times New Roman" w:hAnsi="Times New Roman" w:cs="Times New Roman"/>
          <w:szCs w:val="24"/>
        </w:rPr>
        <w:t>：</w:t>
      </w:r>
      <w:r w:rsidR="001034BA" w:rsidRPr="00241741">
        <w:rPr>
          <w:rFonts w:ascii="Times New Roman" w:hAnsi="Times New Roman" w:cs="Times New Roman"/>
          <w:szCs w:val="24"/>
        </w:rPr>
        <w:t>Addison-Wesley</w:t>
      </w:r>
      <w:r w:rsidR="001034BA" w:rsidRPr="00241741">
        <w:rPr>
          <w:rFonts w:ascii="Times New Roman" w:hAnsi="Times New Roman" w:cs="Times New Roman"/>
          <w:szCs w:val="24"/>
        </w:rPr>
        <w:t>，</w:t>
      </w:r>
      <w:r w:rsidR="001034BA" w:rsidRPr="00241741">
        <w:rPr>
          <w:rFonts w:ascii="Times New Roman" w:hAnsi="Times New Roman" w:cs="Times New Roman"/>
          <w:szCs w:val="24"/>
        </w:rPr>
        <w:t>1996.</w:t>
      </w:r>
    </w:p>
    <w:p w14:paraId="6ABBC2F1" w14:textId="77777777" w:rsidR="001034BA" w:rsidRPr="00241741" w:rsidRDefault="00330748" w:rsidP="00DC555B">
      <w:pPr>
        <w:widowControl w:val="0"/>
        <w:spacing w:line="360" w:lineRule="auto"/>
        <w:jc w:val="both"/>
        <w:rPr>
          <w:rFonts w:ascii="Times New Roman" w:hAnsi="Times New Roman" w:cs="Times New Roman"/>
          <w:color w:val="000000"/>
          <w:szCs w:val="24"/>
          <w:shd w:val="clear" w:color="auto" w:fill="FFFFFF"/>
        </w:rPr>
      </w:pPr>
      <w:r>
        <w:rPr>
          <w:rFonts w:ascii="Times New Roman" w:hAnsi="Times New Roman" w:cs="Times New Roman"/>
          <w:szCs w:val="24"/>
        </w:rPr>
        <w:t>[2</w:t>
      </w:r>
      <w:r>
        <w:rPr>
          <w:rFonts w:ascii="Times New Roman" w:hAnsi="Times New Roman" w:cs="Times New Roman" w:hint="eastAsia"/>
          <w:szCs w:val="24"/>
        </w:rPr>
        <w:t>6</w:t>
      </w:r>
      <w:r w:rsidR="001034BA" w:rsidRPr="00241741">
        <w:rPr>
          <w:rFonts w:ascii="Times New Roman" w:hAnsi="Times New Roman" w:cs="Times New Roman"/>
          <w:szCs w:val="24"/>
        </w:rPr>
        <w:t>]</w:t>
      </w:r>
      <w:r w:rsidR="001034BA" w:rsidRPr="00241741">
        <w:rPr>
          <w:rFonts w:ascii="Times New Roman" w:hAnsi="Times New Roman" w:cs="Times New Roman"/>
          <w:color w:val="000000"/>
          <w:szCs w:val="24"/>
          <w:shd w:val="clear" w:color="auto" w:fill="FFFFFF"/>
        </w:rPr>
        <w:t xml:space="preserve"> </w:t>
      </w:r>
      <w:r w:rsidR="001034BA" w:rsidRPr="00241741">
        <w:rPr>
          <w:rFonts w:ascii="Times New Roman" w:hAnsi="Times New Roman" w:cs="Times New Roman"/>
          <w:color w:val="000000"/>
          <w:szCs w:val="24"/>
          <w:shd w:val="clear" w:color="auto" w:fill="FFFFFF"/>
        </w:rPr>
        <w:t>茆诗松</w:t>
      </w:r>
      <w:r w:rsidR="001034BA" w:rsidRPr="00241741">
        <w:rPr>
          <w:rFonts w:ascii="Times New Roman" w:hAnsi="Times New Roman" w:cs="Times New Roman"/>
          <w:color w:val="000000"/>
          <w:szCs w:val="24"/>
          <w:shd w:val="clear" w:color="auto" w:fill="FFFFFF"/>
        </w:rPr>
        <w:t xml:space="preserve">. </w:t>
      </w:r>
      <w:r w:rsidR="001034BA" w:rsidRPr="00241741">
        <w:rPr>
          <w:rFonts w:ascii="Times New Roman" w:hAnsi="Times New Roman" w:cs="Times New Roman"/>
          <w:color w:val="000000"/>
          <w:szCs w:val="24"/>
          <w:shd w:val="clear" w:color="auto" w:fill="FFFFFF"/>
        </w:rPr>
        <w:t>加速寿命试验的加速模型</w:t>
      </w:r>
      <w:r w:rsidR="001034BA" w:rsidRPr="00241741">
        <w:rPr>
          <w:rFonts w:ascii="Times New Roman" w:hAnsi="Times New Roman" w:cs="Times New Roman"/>
          <w:color w:val="000000"/>
          <w:szCs w:val="24"/>
          <w:shd w:val="clear" w:color="auto" w:fill="FFFFFF"/>
        </w:rPr>
        <w:t xml:space="preserve">[J]. </w:t>
      </w:r>
      <w:r w:rsidR="001034BA" w:rsidRPr="00241741">
        <w:rPr>
          <w:rFonts w:ascii="Times New Roman" w:hAnsi="Times New Roman" w:cs="Times New Roman"/>
          <w:color w:val="000000"/>
          <w:szCs w:val="24"/>
          <w:shd w:val="clear" w:color="auto" w:fill="FFFFFF"/>
        </w:rPr>
        <w:t>质量与可靠性</w:t>
      </w:r>
      <w:r w:rsidR="001034BA" w:rsidRPr="00241741">
        <w:rPr>
          <w:rFonts w:ascii="Times New Roman" w:hAnsi="Times New Roman" w:cs="Times New Roman"/>
          <w:color w:val="000000"/>
          <w:szCs w:val="24"/>
          <w:shd w:val="clear" w:color="auto" w:fill="FFFFFF"/>
        </w:rPr>
        <w:t>, 2003(2):15-17.</w:t>
      </w:r>
    </w:p>
    <w:p w14:paraId="6ABBC2F2" w14:textId="77777777" w:rsidR="001034BA" w:rsidRPr="00241741" w:rsidRDefault="00330748" w:rsidP="00DC555B">
      <w:pPr>
        <w:widowControl w:val="0"/>
        <w:spacing w:line="360" w:lineRule="auto"/>
        <w:jc w:val="both"/>
        <w:rPr>
          <w:rFonts w:ascii="Times New Roman" w:hAnsi="Times New Roman" w:cs="Times New Roman"/>
          <w:szCs w:val="24"/>
        </w:rPr>
      </w:pPr>
      <w:r>
        <w:rPr>
          <w:rFonts w:ascii="Times New Roman" w:hAnsi="Times New Roman" w:cs="Times New Roman"/>
          <w:szCs w:val="24"/>
        </w:rPr>
        <w:t>[2</w:t>
      </w:r>
      <w:r>
        <w:rPr>
          <w:rFonts w:ascii="Times New Roman" w:hAnsi="Times New Roman" w:cs="Times New Roman" w:hint="eastAsia"/>
          <w:szCs w:val="24"/>
        </w:rPr>
        <w:t>7</w:t>
      </w:r>
      <w:r w:rsidR="001034BA" w:rsidRPr="00241741">
        <w:rPr>
          <w:rFonts w:ascii="Times New Roman" w:hAnsi="Times New Roman" w:cs="Times New Roman"/>
          <w:szCs w:val="24"/>
        </w:rPr>
        <w:t xml:space="preserve">] Balakrishnan </w:t>
      </w:r>
      <w:r w:rsidR="00D404A4">
        <w:rPr>
          <w:rFonts w:ascii="Times New Roman" w:hAnsi="Times New Roman" w:cs="Times New Roman"/>
          <w:szCs w:val="24"/>
        </w:rPr>
        <w:t>,N.</w:t>
      </w:r>
      <w:r w:rsidR="00D404A4">
        <w:rPr>
          <w:rFonts w:ascii="Times New Roman" w:hAnsi="Times New Roman" w:cs="Times New Roman" w:hint="eastAsia"/>
          <w:szCs w:val="24"/>
        </w:rPr>
        <w:t xml:space="preserve"> </w:t>
      </w:r>
      <w:r w:rsidR="001034BA" w:rsidRPr="00241741">
        <w:rPr>
          <w:rFonts w:ascii="Times New Roman" w:hAnsi="Times New Roman" w:cs="Times New Roman"/>
          <w:szCs w:val="24"/>
        </w:rPr>
        <w:t>Ling</w:t>
      </w:r>
      <w:r w:rsidR="00FF273F" w:rsidRPr="00241741">
        <w:rPr>
          <w:rFonts w:ascii="Times New Roman" w:hAnsi="Times New Roman" w:cs="Times New Roman"/>
          <w:szCs w:val="24"/>
        </w:rPr>
        <w:t>,</w:t>
      </w:r>
      <w:r w:rsidR="001034BA" w:rsidRPr="00241741">
        <w:rPr>
          <w:rFonts w:ascii="Times New Roman" w:hAnsi="Times New Roman" w:cs="Times New Roman"/>
          <w:szCs w:val="24"/>
        </w:rPr>
        <w:t xml:space="preserve"> M</w:t>
      </w:r>
      <w:r w:rsidR="00FF273F" w:rsidRPr="00241741">
        <w:rPr>
          <w:rFonts w:ascii="Times New Roman" w:hAnsi="Times New Roman" w:cs="Times New Roman"/>
          <w:szCs w:val="24"/>
        </w:rPr>
        <w:t>.</w:t>
      </w:r>
      <w:r w:rsidR="001034BA" w:rsidRPr="00241741">
        <w:rPr>
          <w:rFonts w:ascii="Times New Roman" w:hAnsi="Times New Roman" w:cs="Times New Roman"/>
          <w:szCs w:val="24"/>
        </w:rPr>
        <w:t xml:space="preserve"> H . Multiple-Stress Model for One-Shot Device Testing Data Under Exponential Distribution[J]. IEEE Transactions on Reliability, 2012, 61(3):809-821.</w:t>
      </w:r>
    </w:p>
    <w:p w14:paraId="6ABBC2F3" w14:textId="77777777" w:rsidR="001034BA" w:rsidRPr="00241741" w:rsidRDefault="00330748" w:rsidP="00DC555B">
      <w:pPr>
        <w:widowControl w:val="0"/>
        <w:spacing w:line="360" w:lineRule="auto"/>
        <w:jc w:val="both"/>
        <w:rPr>
          <w:rFonts w:ascii="Times New Roman" w:hAnsi="Times New Roman" w:cs="Times New Roman"/>
          <w:szCs w:val="24"/>
        </w:rPr>
      </w:pPr>
      <w:r>
        <w:rPr>
          <w:rFonts w:ascii="Times New Roman" w:hAnsi="Times New Roman" w:cs="Times New Roman"/>
          <w:szCs w:val="24"/>
        </w:rPr>
        <w:t>[2</w:t>
      </w:r>
      <w:r>
        <w:rPr>
          <w:rFonts w:ascii="Times New Roman" w:hAnsi="Times New Roman" w:cs="Times New Roman" w:hint="eastAsia"/>
          <w:szCs w:val="24"/>
        </w:rPr>
        <w:t>8</w:t>
      </w:r>
      <w:r w:rsidR="001034BA" w:rsidRPr="00241741">
        <w:rPr>
          <w:rFonts w:ascii="Times New Roman" w:hAnsi="Times New Roman" w:cs="Times New Roman"/>
          <w:szCs w:val="24"/>
        </w:rPr>
        <w:t>]</w:t>
      </w:r>
      <w:r w:rsidR="00FF273F" w:rsidRPr="00241741">
        <w:rPr>
          <w:rFonts w:ascii="Times New Roman" w:hAnsi="Times New Roman" w:cs="Times New Roman"/>
          <w:szCs w:val="24"/>
        </w:rPr>
        <w:t>Dempster,A.P.</w:t>
      </w:r>
      <w:r w:rsidR="00D404A4">
        <w:rPr>
          <w:rFonts w:ascii="Times New Roman" w:hAnsi="Times New Roman" w:cs="Times New Roman" w:hint="eastAsia"/>
          <w:szCs w:val="24"/>
        </w:rPr>
        <w:t xml:space="preserve"> </w:t>
      </w:r>
      <w:r w:rsidR="00FF273F" w:rsidRPr="00241741">
        <w:rPr>
          <w:rFonts w:ascii="Times New Roman" w:hAnsi="Times New Roman" w:cs="Times New Roman"/>
          <w:szCs w:val="24"/>
        </w:rPr>
        <w:t xml:space="preserve">Laird,N.M.-Rubin,D.B. </w:t>
      </w:r>
      <w:r w:rsidR="001034BA" w:rsidRPr="00241741">
        <w:rPr>
          <w:rFonts w:ascii="Times New Roman" w:hAnsi="Times New Roman" w:cs="Times New Roman"/>
          <w:szCs w:val="24"/>
        </w:rPr>
        <w:t>1977. Maximum likelihood from incomplete data via the EM algorithm. Journal of the royal statistical society. Series B (methodological), pp.1-38.</w:t>
      </w:r>
    </w:p>
    <w:p w14:paraId="6ABBC2F4" w14:textId="77777777" w:rsidR="001034BA" w:rsidRPr="00241741" w:rsidRDefault="00330748" w:rsidP="00DC555B">
      <w:pPr>
        <w:widowControl w:val="0"/>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hint="eastAsia"/>
          <w:szCs w:val="24"/>
        </w:rPr>
        <w:t>29</w:t>
      </w:r>
      <w:r w:rsidR="001034BA" w:rsidRPr="00241741">
        <w:rPr>
          <w:rFonts w:ascii="Times New Roman" w:hAnsi="Times New Roman" w:cs="Times New Roman"/>
          <w:szCs w:val="24"/>
        </w:rPr>
        <w:t>]</w:t>
      </w:r>
      <w:r w:rsidR="001034BA" w:rsidRPr="00241741">
        <w:rPr>
          <w:rFonts w:ascii="Times New Roman" w:hAnsi="Times New Roman" w:cs="Times New Roman"/>
          <w:szCs w:val="24"/>
        </w:rPr>
        <w:t>朱新玲</w:t>
      </w:r>
      <w:r w:rsidR="001034BA" w:rsidRPr="00241741">
        <w:rPr>
          <w:rFonts w:ascii="Times New Roman" w:hAnsi="Times New Roman" w:cs="Times New Roman"/>
          <w:szCs w:val="24"/>
        </w:rPr>
        <w:t xml:space="preserve">. </w:t>
      </w:r>
      <w:r w:rsidR="001034BA" w:rsidRPr="00241741">
        <w:rPr>
          <w:rFonts w:ascii="Times New Roman" w:hAnsi="Times New Roman" w:cs="Times New Roman"/>
          <w:szCs w:val="24"/>
        </w:rPr>
        <w:t>马尔科夫链蒙特卡罗方法研究综述</w:t>
      </w:r>
      <w:r w:rsidR="001034BA" w:rsidRPr="00241741">
        <w:rPr>
          <w:rFonts w:ascii="Times New Roman" w:hAnsi="Times New Roman" w:cs="Times New Roman"/>
          <w:szCs w:val="24"/>
        </w:rPr>
        <w:t xml:space="preserve">[J]. </w:t>
      </w:r>
      <w:r w:rsidR="001034BA" w:rsidRPr="00241741">
        <w:rPr>
          <w:rFonts w:ascii="Times New Roman" w:hAnsi="Times New Roman" w:cs="Times New Roman"/>
          <w:szCs w:val="24"/>
        </w:rPr>
        <w:t>统计与决策</w:t>
      </w:r>
      <w:r w:rsidR="001034BA" w:rsidRPr="00241741">
        <w:rPr>
          <w:rFonts w:ascii="Times New Roman" w:hAnsi="Times New Roman" w:cs="Times New Roman"/>
          <w:szCs w:val="24"/>
        </w:rPr>
        <w:t>, 2009(21):151-153.</w:t>
      </w:r>
    </w:p>
    <w:p w14:paraId="6ABBC2F5" w14:textId="77777777" w:rsidR="001034BA" w:rsidRPr="00241741" w:rsidRDefault="00330748" w:rsidP="00DC555B">
      <w:pPr>
        <w:widowControl w:val="0"/>
        <w:spacing w:line="360" w:lineRule="auto"/>
        <w:jc w:val="both"/>
        <w:rPr>
          <w:rFonts w:ascii="Times New Roman" w:hAnsi="Times New Roman" w:cs="Times New Roman"/>
          <w:szCs w:val="24"/>
        </w:rPr>
      </w:pPr>
      <w:r>
        <w:rPr>
          <w:rFonts w:ascii="Times New Roman" w:hAnsi="Times New Roman" w:cs="Times New Roman"/>
          <w:szCs w:val="24"/>
        </w:rPr>
        <w:t>[3</w:t>
      </w:r>
      <w:r>
        <w:rPr>
          <w:rFonts w:ascii="Times New Roman" w:hAnsi="Times New Roman" w:cs="Times New Roman" w:hint="eastAsia"/>
          <w:szCs w:val="24"/>
        </w:rPr>
        <w:t>0</w:t>
      </w:r>
      <w:r w:rsidR="00D404A4">
        <w:rPr>
          <w:rFonts w:ascii="Times New Roman" w:hAnsi="Times New Roman" w:cs="Times New Roman"/>
          <w:szCs w:val="24"/>
        </w:rPr>
        <w:t>] Hoffman,M.D</w:t>
      </w:r>
      <w:r w:rsidR="00D404A4">
        <w:rPr>
          <w:rFonts w:ascii="Times New Roman" w:hAnsi="Times New Roman" w:cs="Times New Roman" w:hint="eastAsia"/>
          <w:szCs w:val="24"/>
        </w:rPr>
        <w:t xml:space="preserve">. </w:t>
      </w:r>
      <w:r w:rsidR="00FF273F" w:rsidRPr="00241741">
        <w:rPr>
          <w:rFonts w:ascii="Times New Roman" w:hAnsi="Times New Roman" w:cs="Times New Roman"/>
          <w:szCs w:val="24"/>
        </w:rPr>
        <w:t>Gelman,</w:t>
      </w:r>
      <w:r w:rsidR="001034BA" w:rsidRPr="00241741">
        <w:rPr>
          <w:rFonts w:ascii="Times New Roman" w:hAnsi="Times New Roman" w:cs="Times New Roman"/>
          <w:szCs w:val="24"/>
        </w:rPr>
        <w:t>A. The No-U-Turn Sampler: Adaptively Setting Path Lengths in Hamiltonian Monte Carlo[J]. 2011.</w:t>
      </w:r>
    </w:p>
    <w:p w14:paraId="6ABBC2F6" w14:textId="77777777" w:rsidR="001034BA" w:rsidRPr="00241741" w:rsidRDefault="00330748" w:rsidP="00DC555B">
      <w:pPr>
        <w:widowControl w:val="0"/>
        <w:spacing w:line="360" w:lineRule="auto"/>
        <w:jc w:val="both"/>
        <w:rPr>
          <w:rFonts w:ascii="Times New Roman" w:hAnsi="Times New Roman" w:cs="Times New Roman"/>
          <w:szCs w:val="24"/>
        </w:rPr>
      </w:pPr>
      <w:r>
        <w:rPr>
          <w:rFonts w:ascii="Times New Roman" w:hAnsi="Times New Roman" w:cs="Times New Roman"/>
          <w:szCs w:val="24"/>
        </w:rPr>
        <w:t>[3</w:t>
      </w:r>
      <w:r>
        <w:rPr>
          <w:rFonts w:ascii="Times New Roman" w:hAnsi="Times New Roman" w:cs="Times New Roman" w:hint="eastAsia"/>
          <w:szCs w:val="24"/>
        </w:rPr>
        <w:t>1</w:t>
      </w:r>
      <w:r w:rsidR="001034BA" w:rsidRPr="00241741">
        <w:rPr>
          <w:rFonts w:ascii="Times New Roman" w:hAnsi="Times New Roman" w:cs="Times New Roman"/>
          <w:szCs w:val="24"/>
        </w:rPr>
        <w:t xml:space="preserve">] </w:t>
      </w:r>
      <w:r w:rsidR="001034BA" w:rsidRPr="00241741">
        <w:rPr>
          <w:rFonts w:ascii="Times New Roman" w:hAnsi="Times New Roman" w:cs="Times New Roman"/>
          <w:szCs w:val="24"/>
        </w:rPr>
        <w:t>宋乾坤</w:t>
      </w:r>
      <w:r w:rsidR="001034BA" w:rsidRPr="00241741">
        <w:rPr>
          <w:rFonts w:ascii="Times New Roman" w:hAnsi="Times New Roman" w:cs="Times New Roman"/>
          <w:szCs w:val="24"/>
        </w:rPr>
        <w:t xml:space="preserve">. </w:t>
      </w:r>
      <w:r w:rsidR="001034BA" w:rsidRPr="00241741">
        <w:rPr>
          <w:rFonts w:ascii="Times New Roman" w:hAnsi="Times New Roman" w:cs="Times New Roman"/>
          <w:szCs w:val="24"/>
        </w:rPr>
        <w:t>指数分布下竞争失效产品的步加试验的统计分析</w:t>
      </w:r>
      <w:r w:rsidR="001034BA" w:rsidRPr="00241741">
        <w:rPr>
          <w:rFonts w:ascii="Times New Roman" w:hAnsi="Times New Roman" w:cs="Times New Roman"/>
          <w:szCs w:val="24"/>
        </w:rPr>
        <w:t xml:space="preserve">[J]. </w:t>
      </w:r>
      <w:r w:rsidR="001034BA" w:rsidRPr="00241741">
        <w:rPr>
          <w:rFonts w:ascii="Times New Roman" w:hAnsi="Times New Roman" w:cs="Times New Roman"/>
          <w:szCs w:val="24"/>
        </w:rPr>
        <w:t>工程数学学报</w:t>
      </w:r>
      <w:r w:rsidR="001034BA" w:rsidRPr="00241741">
        <w:rPr>
          <w:rFonts w:ascii="Times New Roman" w:hAnsi="Times New Roman" w:cs="Times New Roman"/>
          <w:szCs w:val="24"/>
        </w:rPr>
        <w:t>, 1996(4):122-126.</w:t>
      </w:r>
    </w:p>
    <w:p w14:paraId="6ABBC2F7" w14:textId="77777777" w:rsidR="001034BA" w:rsidRPr="00241741" w:rsidRDefault="00330748" w:rsidP="00DC555B">
      <w:pPr>
        <w:widowControl w:val="0"/>
        <w:spacing w:line="360" w:lineRule="auto"/>
        <w:jc w:val="both"/>
        <w:rPr>
          <w:rFonts w:ascii="Times New Roman" w:hAnsi="Times New Roman" w:cs="Times New Roman"/>
          <w:szCs w:val="24"/>
        </w:rPr>
      </w:pPr>
      <w:r>
        <w:rPr>
          <w:rFonts w:ascii="Times New Roman" w:hAnsi="Times New Roman" w:cs="Times New Roman"/>
          <w:szCs w:val="24"/>
        </w:rPr>
        <w:t>[3</w:t>
      </w:r>
      <w:r>
        <w:rPr>
          <w:rFonts w:ascii="Times New Roman" w:hAnsi="Times New Roman" w:cs="Times New Roman" w:hint="eastAsia"/>
          <w:szCs w:val="24"/>
        </w:rPr>
        <w:t>2</w:t>
      </w:r>
      <w:r w:rsidR="001034BA" w:rsidRPr="00241741">
        <w:rPr>
          <w:rFonts w:ascii="Times New Roman" w:hAnsi="Times New Roman" w:cs="Times New Roman"/>
          <w:szCs w:val="24"/>
        </w:rPr>
        <w:t xml:space="preserve">] Thomas </w:t>
      </w:r>
      <w:r w:rsidR="00FF273F" w:rsidRPr="00241741">
        <w:rPr>
          <w:rFonts w:ascii="Times New Roman" w:hAnsi="Times New Roman" w:cs="Times New Roman"/>
          <w:szCs w:val="24"/>
        </w:rPr>
        <w:t>,</w:t>
      </w:r>
      <w:r w:rsidR="001034BA" w:rsidRPr="00241741">
        <w:rPr>
          <w:rFonts w:ascii="Times New Roman" w:hAnsi="Times New Roman" w:cs="Times New Roman"/>
          <w:szCs w:val="24"/>
        </w:rPr>
        <w:t>W</w:t>
      </w:r>
      <w:r w:rsidR="00FF273F" w:rsidRPr="00241741">
        <w:rPr>
          <w:rFonts w:ascii="Times New Roman" w:hAnsi="Times New Roman" w:cs="Times New Roman"/>
          <w:szCs w:val="24"/>
        </w:rPr>
        <w:t>.B</w:t>
      </w:r>
      <w:r w:rsidR="00D404A4">
        <w:rPr>
          <w:rFonts w:ascii="Times New Roman" w:hAnsi="Times New Roman" w:cs="Times New Roman" w:hint="eastAsia"/>
          <w:szCs w:val="24"/>
        </w:rPr>
        <w:t xml:space="preserve">. </w:t>
      </w:r>
      <w:r w:rsidR="00FF273F" w:rsidRPr="00241741">
        <w:rPr>
          <w:rFonts w:ascii="Times New Roman" w:hAnsi="Times New Roman" w:cs="Times New Roman"/>
          <w:szCs w:val="24"/>
        </w:rPr>
        <w:t>Betts,</w:t>
      </w:r>
      <w:r w:rsidR="001034BA" w:rsidRPr="00241741">
        <w:rPr>
          <w:rFonts w:ascii="Times New Roman" w:hAnsi="Times New Roman" w:cs="Times New Roman"/>
          <w:szCs w:val="24"/>
        </w:rPr>
        <w:t>R</w:t>
      </w:r>
      <w:r w:rsidR="00FF273F" w:rsidRPr="00241741">
        <w:rPr>
          <w:rFonts w:ascii="Times New Roman" w:hAnsi="Times New Roman" w:cs="Times New Roman"/>
          <w:szCs w:val="24"/>
        </w:rPr>
        <w:t>.</w:t>
      </w:r>
      <w:r w:rsidR="001034BA" w:rsidRPr="00241741">
        <w:rPr>
          <w:rFonts w:ascii="Times New Roman" w:hAnsi="Times New Roman" w:cs="Times New Roman"/>
          <w:szCs w:val="24"/>
        </w:rPr>
        <w:t>E. Electroexplosive device; 1967.</w:t>
      </w:r>
    </w:p>
    <w:p w14:paraId="6ABBC2F8" w14:textId="77777777" w:rsidR="001034BA" w:rsidRPr="00241741" w:rsidRDefault="00330748" w:rsidP="00DC555B">
      <w:pPr>
        <w:widowControl w:val="0"/>
        <w:spacing w:line="360" w:lineRule="auto"/>
        <w:jc w:val="both"/>
        <w:rPr>
          <w:rFonts w:ascii="Times New Roman" w:hAnsi="Times New Roman" w:cs="Times New Roman"/>
          <w:szCs w:val="24"/>
        </w:rPr>
      </w:pPr>
      <w:r>
        <w:rPr>
          <w:rFonts w:ascii="Times New Roman" w:hAnsi="Times New Roman" w:cs="Times New Roman"/>
          <w:szCs w:val="24"/>
        </w:rPr>
        <w:t>[3</w:t>
      </w:r>
      <w:r>
        <w:rPr>
          <w:rFonts w:ascii="Times New Roman" w:hAnsi="Times New Roman" w:cs="Times New Roman" w:hint="eastAsia"/>
          <w:szCs w:val="24"/>
        </w:rPr>
        <w:t>3</w:t>
      </w:r>
      <w:r w:rsidR="001034BA" w:rsidRPr="00241741">
        <w:rPr>
          <w:rFonts w:ascii="Times New Roman" w:hAnsi="Times New Roman" w:cs="Times New Roman"/>
          <w:szCs w:val="24"/>
        </w:rPr>
        <w:t>]</w:t>
      </w:r>
      <w:r w:rsidR="00252D0E">
        <w:rPr>
          <w:rFonts w:ascii="Times New Roman" w:hAnsi="Times New Roman" w:cs="Times New Roman"/>
          <w:szCs w:val="24"/>
        </w:rPr>
        <w:t xml:space="preserve"> C</w:t>
      </w:r>
      <w:r w:rsidR="00252D0E">
        <w:rPr>
          <w:rFonts w:ascii="Times New Roman" w:hAnsi="Times New Roman" w:cs="Times New Roman" w:hint="eastAsia"/>
          <w:szCs w:val="24"/>
        </w:rPr>
        <w:t>ore</w:t>
      </w:r>
      <w:r w:rsidR="00FF273F" w:rsidRPr="00241741">
        <w:rPr>
          <w:rFonts w:ascii="Times New Roman" w:hAnsi="Times New Roman" w:cs="Times New Roman"/>
          <w:szCs w:val="24"/>
        </w:rPr>
        <w:t>,</w:t>
      </w:r>
      <w:r w:rsidR="001034BA" w:rsidRPr="00241741">
        <w:rPr>
          <w:rFonts w:ascii="Times New Roman" w:hAnsi="Times New Roman" w:cs="Times New Roman"/>
          <w:szCs w:val="24"/>
        </w:rPr>
        <w:t>R</w:t>
      </w:r>
      <w:r w:rsidR="00D404A4">
        <w:rPr>
          <w:rFonts w:ascii="Times New Roman" w:hAnsi="Times New Roman" w:cs="Times New Roman"/>
          <w:szCs w:val="24"/>
        </w:rPr>
        <w:t>.</w:t>
      </w:r>
      <w:r w:rsidR="00D404A4">
        <w:rPr>
          <w:rFonts w:ascii="Times New Roman" w:hAnsi="Times New Roman" w:cs="Times New Roman" w:hint="eastAsia"/>
          <w:szCs w:val="24"/>
        </w:rPr>
        <w:t xml:space="preserve"> </w:t>
      </w:r>
      <w:r w:rsidR="00252D0E">
        <w:rPr>
          <w:rFonts w:ascii="Times New Roman" w:hAnsi="Times New Roman" w:cs="Times New Roman"/>
          <w:szCs w:val="24"/>
        </w:rPr>
        <w:t>T</w:t>
      </w:r>
      <w:r w:rsidR="00252D0E">
        <w:rPr>
          <w:rFonts w:ascii="Times New Roman" w:hAnsi="Times New Roman" w:cs="Times New Roman" w:hint="eastAsia"/>
          <w:szCs w:val="24"/>
        </w:rPr>
        <w:t>eam</w:t>
      </w:r>
      <w:r w:rsidR="00FF273F" w:rsidRPr="00241741">
        <w:rPr>
          <w:rFonts w:ascii="Times New Roman" w:hAnsi="Times New Roman" w:cs="Times New Roman"/>
          <w:szCs w:val="24"/>
        </w:rPr>
        <w:t>,R.</w:t>
      </w:r>
      <w:r w:rsidR="001034BA" w:rsidRPr="00241741">
        <w:rPr>
          <w:rFonts w:ascii="Times New Roman" w:hAnsi="Times New Roman" w:cs="Times New Roman"/>
          <w:szCs w:val="24"/>
        </w:rPr>
        <w:t>: A language and environment for statistical computing[M]. Vienna, Austria: R Foundation for Statistical Computing, 2019.</w:t>
      </w:r>
    </w:p>
    <w:p w14:paraId="6ABBC2F9" w14:textId="77777777" w:rsidR="001034BA" w:rsidRPr="00241741" w:rsidRDefault="00330748" w:rsidP="00DC555B">
      <w:pPr>
        <w:widowControl w:val="0"/>
        <w:spacing w:line="360" w:lineRule="auto"/>
        <w:jc w:val="both"/>
        <w:rPr>
          <w:rFonts w:ascii="Times New Roman" w:hAnsi="Times New Roman" w:cs="Times New Roman"/>
          <w:szCs w:val="24"/>
        </w:rPr>
      </w:pPr>
      <w:r>
        <w:rPr>
          <w:rFonts w:ascii="Times New Roman" w:hAnsi="Times New Roman" w:cs="Times New Roman"/>
          <w:szCs w:val="24"/>
        </w:rPr>
        <w:t>[3</w:t>
      </w:r>
      <w:r>
        <w:rPr>
          <w:rFonts w:ascii="Times New Roman" w:hAnsi="Times New Roman" w:cs="Times New Roman" w:hint="eastAsia"/>
          <w:szCs w:val="24"/>
        </w:rPr>
        <w:t>4</w:t>
      </w:r>
      <w:r w:rsidR="001034BA" w:rsidRPr="00241741">
        <w:rPr>
          <w:rFonts w:ascii="Times New Roman" w:hAnsi="Times New Roman" w:cs="Times New Roman"/>
          <w:szCs w:val="24"/>
        </w:rPr>
        <w:t>] G</w:t>
      </w:r>
      <w:r w:rsidR="00D404A4">
        <w:rPr>
          <w:rFonts w:ascii="Times New Roman" w:hAnsi="Times New Roman" w:cs="Times New Roman"/>
          <w:szCs w:val="24"/>
        </w:rPr>
        <w:t>elman</w:t>
      </w:r>
      <w:r w:rsidR="00D404A4">
        <w:rPr>
          <w:rFonts w:ascii="Times New Roman" w:hAnsi="Times New Roman" w:cs="Times New Roman" w:hint="eastAsia"/>
          <w:szCs w:val="24"/>
        </w:rPr>
        <w:t>.</w:t>
      </w:r>
      <w:r w:rsidR="00D404A4">
        <w:rPr>
          <w:rFonts w:ascii="Times New Roman" w:hAnsi="Times New Roman" w:cs="Times New Roman"/>
          <w:szCs w:val="24"/>
        </w:rPr>
        <w:t>Andrew</w:t>
      </w:r>
      <w:r w:rsidR="00D404A4">
        <w:rPr>
          <w:rFonts w:ascii="Times New Roman" w:hAnsi="Times New Roman" w:cs="Times New Roman" w:hint="eastAsia"/>
          <w:szCs w:val="24"/>
        </w:rPr>
        <w:t>.</w:t>
      </w:r>
      <w:r w:rsidR="001034BA" w:rsidRPr="00241741">
        <w:rPr>
          <w:rFonts w:ascii="Times New Roman" w:hAnsi="Times New Roman" w:cs="Times New Roman"/>
          <w:szCs w:val="24"/>
        </w:rPr>
        <w:t>LEE Daniel, GUO Jiqiang. Stan: A probabilistic programming language for bayesian inference and optimization[J]. Journal of Educational and Behavioral Statistics, 2015, 40(5):530–543.</w:t>
      </w:r>
    </w:p>
    <w:p w14:paraId="6ABBC2FA" w14:textId="77777777" w:rsidR="001C77D1" w:rsidRPr="001C77D1" w:rsidRDefault="001C77D1" w:rsidP="001034BA">
      <w:pPr>
        <w:spacing w:line="360" w:lineRule="auto"/>
      </w:pPr>
      <w:r>
        <w:rPr>
          <w:rFonts w:hint="eastAsia"/>
        </w:rPr>
        <w:t xml:space="preserve">  </w:t>
      </w:r>
    </w:p>
    <w:sectPr w:rsidR="001C77D1" w:rsidRPr="001C77D1" w:rsidSect="0092278D">
      <w:headerReference w:type="default" r:id="rId86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BBC4D8" w14:textId="77777777" w:rsidR="002525DD" w:rsidRDefault="002525DD" w:rsidP="00296329">
      <w:r>
        <w:separator/>
      </w:r>
    </w:p>
  </w:endnote>
  <w:endnote w:type="continuationSeparator" w:id="0">
    <w:p w14:paraId="6ABBC4D9" w14:textId="77777777" w:rsidR="002525DD" w:rsidRDefault="002525DD" w:rsidP="00296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DengXian">
    <w:altName w:val="Lucida Sans Unicode"/>
    <w:panose1 w:val="02010600030101010101"/>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8930623"/>
      <w:docPartObj>
        <w:docPartGallery w:val="Page Numbers (Bottom of Page)"/>
        <w:docPartUnique/>
      </w:docPartObj>
    </w:sdtPr>
    <w:sdtContent>
      <w:p w14:paraId="6ABBC4DA" w14:textId="74EB30DA" w:rsidR="002525DD" w:rsidRDefault="002525DD">
        <w:pPr>
          <w:pStyle w:val="Footer"/>
          <w:jc w:val="center"/>
        </w:pPr>
        <w:r>
          <w:fldChar w:fldCharType="begin"/>
        </w:r>
        <w:r>
          <w:instrText>PAGE   \* MERGEFORMAT</w:instrText>
        </w:r>
        <w:r>
          <w:fldChar w:fldCharType="separate"/>
        </w:r>
        <w:r w:rsidR="00CC5B60" w:rsidRPr="00CC5B60">
          <w:rPr>
            <w:noProof/>
            <w:lang w:val="zh-CN"/>
          </w:rPr>
          <w:t>II</w:t>
        </w:r>
        <w:r>
          <w:fldChar w:fldCharType="end"/>
        </w:r>
      </w:p>
    </w:sdtContent>
  </w:sdt>
  <w:p w14:paraId="6ABBC4DB" w14:textId="77777777" w:rsidR="002525DD" w:rsidRDefault="002525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BBC4D6" w14:textId="77777777" w:rsidR="002525DD" w:rsidRDefault="002525DD" w:rsidP="00296329">
      <w:r>
        <w:separator/>
      </w:r>
    </w:p>
  </w:footnote>
  <w:footnote w:type="continuationSeparator" w:id="0">
    <w:p w14:paraId="6ABBC4D7" w14:textId="77777777" w:rsidR="002525DD" w:rsidRDefault="002525DD" w:rsidP="002963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BBC4DC" w14:textId="77777777" w:rsidR="002525DD" w:rsidRDefault="002525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24E0A"/>
    <w:multiLevelType w:val="hybridMultilevel"/>
    <w:tmpl w:val="6DB4F54A"/>
    <w:lvl w:ilvl="0" w:tplc="E62A864C">
      <w:start w:val="4"/>
      <w:numFmt w:val="none"/>
      <w:lvlText w:val="四、"/>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631B6F"/>
    <w:multiLevelType w:val="hybridMultilevel"/>
    <w:tmpl w:val="1BD05476"/>
    <w:lvl w:ilvl="0" w:tplc="D46E31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0E0117"/>
    <w:multiLevelType w:val="hybridMultilevel"/>
    <w:tmpl w:val="785013EA"/>
    <w:lvl w:ilvl="0" w:tplc="5706F3F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32B55FF"/>
    <w:multiLevelType w:val="hybridMultilevel"/>
    <w:tmpl w:val="933E13FC"/>
    <w:lvl w:ilvl="0" w:tplc="038C8338">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 w15:restartNumberingAfterBreak="0">
    <w:nsid w:val="353906A4"/>
    <w:multiLevelType w:val="hybridMultilevel"/>
    <w:tmpl w:val="164CDA78"/>
    <w:lvl w:ilvl="0" w:tplc="65F029D4">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E62153"/>
    <w:multiLevelType w:val="hybridMultilevel"/>
    <w:tmpl w:val="5E8EF53A"/>
    <w:lvl w:ilvl="0" w:tplc="1E3E75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3617A2"/>
    <w:multiLevelType w:val="hybridMultilevel"/>
    <w:tmpl w:val="7EA057E8"/>
    <w:lvl w:ilvl="0" w:tplc="B09AA3FE">
      <w:start w:val="1"/>
      <w:numFmt w:val="decimal"/>
      <w:pStyle w:val="MTDisplayEquation"/>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636401C"/>
    <w:multiLevelType w:val="hybridMultilevel"/>
    <w:tmpl w:val="4DAC4982"/>
    <w:lvl w:ilvl="0" w:tplc="5C943840">
      <w:start w:val="1"/>
      <w:numFmt w:val="bullet"/>
      <w:lvlText w:val="•"/>
      <w:lvlJc w:val="left"/>
      <w:pPr>
        <w:tabs>
          <w:tab w:val="num" w:pos="720"/>
        </w:tabs>
        <w:ind w:left="720" w:hanging="360"/>
      </w:pPr>
      <w:rPr>
        <w:rFonts w:ascii="Arial" w:hAnsi="Arial" w:hint="default"/>
      </w:rPr>
    </w:lvl>
    <w:lvl w:ilvl="1" w:tplc="587E318C" w:tentative="1">
      <w:start w:val="1"/>
      <w:numFmt w:val="bullet"/>
      <w:lvlText w:val="•"/>
      <w:lvlJc w:val="left"/>
      <w:pPr>
        <w:tabs>
          <w:tab w:val="num" w:pos="1440"/>
        </w:tabs>
        <w:ind w:left="1440" w:hanging="360"/>
      </w:pPr>
      <w:rPr>
        <w:rFonts w:ascii="Arial" w:hAnsi="Arial" w:hint="default"/>
      </w:rPr>
    </w:lvl>
    <w:lvl w:ilvl="2" w:tplc="5380AA30" w:tentative="1">
      <w:start w:val="1"/>
      <w:numFmt w:val="bullet"/>
      <w:lvlText w:val="•"/>
      <w:lvlJc w:val="left"/>
      <w:pPr>
        <w:tabs>
          <w:tab w:val="num" w:pos="2160"/>
        </w:tabs>
        <w:ind w:left="2160" w:hanging="360"/>
      </w:pPr>
      <w:rPr>
        <w:rFonts w:ascii="Arial" w:hAnsi="Arial" w:hint="default"/>
      </w:rPr>
    </w:lvl>
    <w:lvl w:ilvl="3" w:tplc="932CA576" w:tentative="1">
      <w:start w:val="1"/>
      <w:numFmt w:val="bullet"/>
      <w:lvlText w:val="•"/>
      <w:lvlJc w:val="left"/>
      <w:pPr>
        <w:tabs>
          <w:tab w:val="num" w:pos="2880"/>
        </w:tabs>
        <w:ind w:left="2880" w:hanging="360"/>
      </w:pPr>
      <w:rPr>
        <w:rFonts w:ascii="Arial" w:hAnsi="Arial" w:hint="default"/>
      </w:rPr>
    </w:lvl>
    <w:lvl w:ilvl="4" w:tplc="24C612AE" w:tentative="1">
      <w:start w:val="1"/>
      <w:numFmt w:val="bullet"/>
      <w:lvlText w:val="•"/>
      <w:lvlJc w:val="left"/>
      <w:pPr>
        <w:tabs>
          <w:tab w:val="num" w:pos="3600"/>
        </w:tabs>
        <w:ind w:left="3600" w:hanging="360"/>
      </w:pPr>
      <w:rPr>
        <w:rFonts w:ascii="Arial" w:hAnsi="Arial" w:hint="default"/>
      </w:rPr>
    </w:lvl>
    <w:lvl w:ilvl="5" w:tplc="0B3656BC" w:tentative="1">
      <w:start w:val="1"/>
      <w:numFmt w:val="bullet"/>
      <w:lvlText w:val="•"/>
      <w:lvlJc w:val="left"/>
      <w:pPr>
        <w:tabs>
          <w:tab w:val="num" w:pos="4320"/>
        </w:tabs>
        <w:ind w:left="4320" w:hanging="360"/>
      </w:pPr>
      <w:rPr>
        <w:rFonts w:ascii="Arial" w:hAnsi="Arial" w:hint="default"/>
      </w:rPr>
    </w:lvl>
    <w:lvl w:ilvl="6" w:tplc="C7FA7DE6" w:tentative="1">
      <w:start w:val="1"/>
      <w:numFmt w:val="bullet"/>
      <w:lvlText w:val="•"/>
      <w:lvlJc w:val="left"/>
      <w:pPr>
        <w:tabs>
          <w:tab w:val="num" w:pos="5040"/>
        </w:tabs>
        <w:ind w:left="5040" w:hanging="360"/>
      </w:pPr>
      <w:rPr>
        <w:rFonts w:ascii="Arial" w:hAnsi="Arial" w:hint="default"/>
      </w:rPr>
    </w:lvl>
    <w:lvl w:ilvl="7" w:tplc="69A2FA5C" w:tentative="1">
      <w:start w:val="1"/>
      <w:numFmt w:val="bullet"/>
      <w:lvlText w:val="•"/>
      <w:lvlJc w:val="left"/>
      <w:pPr>
        <w:tabs>
          <w:tab w:val="num" w:pos="5760"/>
        </w:tabs>
        <w:ind w:left="5760" w:hanging="360"/>
      </w:pPr>
      <w:rPr>
        <w:rFonts w:ascii="Arial" w:hAnsi="Arial" w:hint="default"/>
      </w:rPr>
    </w:lvl>
    <w:lvl w:ilvl="8" w:tplc="67548E4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A3100B4"/>
    <w:multiLevelType w:val="hybridMultilevel"/>
    <w:tmpl w:val="512A52B8"/>
    <w:lvl w:ilvl="0" w:tplc="D5F0F8E8">
      <w:start w:val="1"/>
      <w:numFmt w:val="bullet"/>
      <w:lvlText w:val="•"/>
      <w:lvlJc w:val="left"/>
      <w:pPr>
        <w:tabs>
          <w:tab w:val="num" w:pos="720"/>
        </w:tabs>
        <w:ind w:left="720" w:hanging="360"/>
      </w:pPr>
      <w:rPr>
        <w:rFonts w:ascii="Arial" w:hAnsi="Arial" w:hint="default"/>
      </w:rPr>
    </w:lvl>
    <w:lvl w:ilvl="1" w:tplc="8E6EAFC4" w:tentative="1">
      <w:start w:val="1"/>
      <w:numFmt w:val="bullet"/>
      <w:lvlText w:val="•"/>
      <w:lvlJc w:val="left"/>
      <w:pPr>
        <w:tabs>
          <w:tab w:val="num" w:pos="1440"/>
        </w:tabs>
        <w:ind w:left="1440" w:hanging="360"/>
      </w:pPr>
      <w:rPr>
        <w:rFonts w:ascii="Arial" w:hAnsi="Arial" w:hint="default"/>
      </w:rPr>
    </w:lvl>
    <w:lvl w:ilvl="2" w:tplc="95BE3306" w:tentative="1">
      <w:start w:val="1"/>
      <w:numFmt w:val="bullet"/>
      <w:lvlText w:val="•"/>
      <w:lvlJc w:val="left"/>
      <w:pPr>
        <w:tabs>
          <w:tab w:val="num" w:pos="2160"/>
        </w:tabs>
        <w:ind w:left="2160" w:hanging="360"/>
      </w:pPr>
      <w:rPr>
        <w:rFonts w:ascii="Arial" w:hAnsi="Arial" w:hint="default"/>
      </w:rPr>
    </w:lvl>
    <w:lvl w:ilvl="3" w:tplc="B80A026E" w:tentative="1">
      <w:start w:val="1"/>
      <w:numFmt w:val="bullet"/>
      <w:lvlText w:val="•"/>
      <w:lvlJc w:val="left"/>
      <w:pPr>
        <w:tabs>
          <w:tab w:val="num" w:pos="2880"/>
        </w:tabs>
        <w:ind w:left="2880" w:hanging="360"/>
      </w:pPr>
      <w:rPr>
        <w:rFonts w:ascii="Arial" w:hAnsi="Arial" w:hint="default"/>
      </w:rPr>
    </w:lvl>
    <w:lvl w:ilvl="4" w:tplc="8A381BC2" w:tentative="1">
      <w:start w:val="1"/>
      <w:numFmt w:val="bullet"/>
      <w:lvlText w:val="•"/>
      <w:lvlJc w:val="left"/>
      <w:pPr>
        <w:tabs>
          <w:tab w:val="num" w:pos="3600"/>
        </w:tabs>
        <w:ind w:left="3600" w:hanging="360"/>
      </w:pPr>
      <w:rPr>
        <w:rFonts w:ascii="Arial" w:hAnsi="Arial" w:hint="default"/>
      </w:rPr>
    </w:lvl>
    <w:lvl w:ilvl="5" w:tplc="2AE608FC" w:tentative="1">
      <w:start w:val="1"/>
      <w:numFmt w:val="bullet"/>
      <w:lvlText w:val="•"/>
      <w:lvlJc w:val="left"/>
      <w:pPr>
        <w:tabs>
          <w:tab w:val="num" w:pos="4320"/>
        </w:tabs>
        <w:ind w:left="4320" w:hanging="360"/>
      </w:pPr>
      <w:rPr>
        <w:rFonts w:ascii="Arial" w:hAnsi="Arial" w:hint="default"/>
      </w:rPr>
    </w:lvl>
    <w:lvl w:ilvl="6" w:tplc="00D8C34E" w:tentative="1">
      <w:start w:val="1"/>
      <w:numFmt w:val="bullet"/>
      <w:lvlText w:val="•"/>
      <w:lvlJc w:val="left"/>
      <w:pPr>
        <w:tabs>
          <w:tab w:val="num" w:pos="5040"/>
        </w:tabs>
        <w:ind w:left="5040" w:hanging="360"/>
      </w:pPr>
      <w:rPr>
        <w:rFonts w:ascii="Arial" w:hAnsi="Arial" w:hint="default"/>
      </w:rPr>
    </w:lvl>
    <w:lvl w:ilvl="7" w:tplc="16983ADC" w:tentative="1">
      <w:start w:val="1"/>
      <w:numFmt w:val="bullet"/>
      <w:lvlText w:val="•"/>
      <w:lvlJc w:val="left"/>
      <w:pPr>
        <w:tabs>
          <w:tab w:val="num" w:pos="5760"/>
        </w:tabs>
        <w:ind w:left="5760" w:hanging="360"/>
      </w:pPr>
      <w:rPr>
        <w:rFonts w:ascii="Arial" w:hAnsi="Arial" w:hint="default"/>
      </w:rPr>
    </w:lvl>
    <w:lvl w:ilvl="8" w:tplc="6038D04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CEC30B0"/>
    <w:multiLevelType w:val="hybridMultilevel"/>
    <w:tmpl w:val="BC3018F0"/>
    <w:lvl w:ilvl="0" w:tplc="135C1F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48714AF"/>
    <w:multiLevelType w:val="hybridMultilevel"/>
    <w:tmpl w:val="47F4B9BE"/>
    <w:lvl w:ilvl="0" w:tplc="7C5C3ACE">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1" w15:restartNumberingAfterBreak="0">
    <w:nsid w:val="59A97377"/>
    <w:multiLevelType w:val="hybridMultilevel"/>
    <w:tmpl w:val="E1A03BB6"/>
    <w:lvl w:ilvl="0" w:tplc="F522C9EC">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2" w15:restartNumberingAfterBreak="0">
    <w:nsid w:val="5D820357"/>
    <w:multiLevelType w:val="multilevel"/>
    <w:tmpl w:val="832A882A"/>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647C40BE"/>
    <w:multiLevelType w:val="hybridMultilevel"/>
    <w:tmpl w:val="F0DAA1D2"/>
    <w:lvl w:ilvl="0" w:tplc="A16A03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6884F74"/>
    <w:multiLevelType w:val="hybridMultilevel"/>
    <w:tmpl w:val="161C7828"/>
    <w:lvl w:ilvl="0" w:tplc="C0BA199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91177DE"/>
    <w:multiLevelType w:val="multilevel"/>
    <w:tmpl w:val="7FD24376"/>
    <w:lvl w:ilvl="0">
      <w:start w:val="1"/>
      <w:numFmt w:val="decimal"/>
      <w:lvlText w:val="%1."/>
      <w:lvlJc w:val="left"/>
      <w:pPr>
        <w:ind w:left="810" w:hanging="360"/>
      </w:pPr>
      <w:rPr>
        <w:rFonts w:asciiTheme="minorHAnsi" w:eastAsiaTheme="minorEastAsia" w:hAnsiTheme="minorHAnsi" w:hint="default"/>
        <w:sz w:val="24"/>
      </w:rPr>
    </w:lvl>
    <w:lvl w:ilvl="1">
      <w:start w:val="2"/>
      <w:numFmt w:val="decimal"/>
      <w:isLgl/>
      <w:lvlText w:val="%1.%2"/>
      <w:lvlJc w:val="left"/>
      <w:pPr>
        <w:ind w:left="840" w:hanging="360"/>
      </w:pPr>
      <w:rPr>
        <w:rFonts w:hint="default"/>
      </w:rPr>
    </w:lvl>
    <w:lvl w:ilvl="2">
      <w:start w:val="1"/>
      <w:numFmt w:val="decimal"/>
      <w:isLgl/>
      <w:lvlText w:val="%1.%2.%3"/>
      <w:lvlJc w:val="left"/>
      <w:pPr>
        <w:ind w:left="123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5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00" w:hanging="1440"/>
      </w:pPr>
      <w:rPr>
        <w:rFonts w:hint="default"/>
      </w:rPr>
    </w:lvl>
    <w:lvl w:ilvl="8">
      <w:start w:val="1"/>
      <w:numFmt w:val="decimal"/>
      <w:isLgl/>
      <w:lvlText w:val="%1.%2.%3.%4.%5.%6.%7.%8.%9"/>
      <w:lvlJc w:val="left"/>
      <w:pPr>
        <w:ind w:left="2490" w:hanging="1800"/>
      </w:pPr>
      <w:rPr>
        <w:rFonts w:hint="default"/>
      </w:rPr>
    </w:lvl>
  </w:abstractNum>
  <w:abstractNum w:abstractNumId="16" w15:restartNumberingAfterBreak="0">
    <w:nsid w:val="6EBF5E40"/>
    <w:multiLevelType w:val="hybridMultilevel"/>
    <w:tmpl w:val="3B9E844A"/>
    <w:lvl w:ilvl="0" w:tplc="60CCEE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38F05EB"/>
    <w:multiLevelType w:val="hybridMultilevel"/>
    <w:tmpl w:val="9CFAA74E"/>
    <w:lvl w:ilvl="0" w:tplc="7A466A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7EBD5FF5"/>
    <w:multiLevelType w:val="hybridMultilevel"/>
    <w:tmpl w:val="4106DEBE"/>
    <w:lvl w:ilvl="0" w:tplc="BE6232EE">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9" w15:restartNumberingAfterBreak="0">
    <w:nsid w:val="7F05407E"/>
    <w:multiLevelType w:val="hybridMultilevel"/>
    <w:tmpl w:val="8B327624"/>
    <w:lvl w:ilvl="0" w:tplc="7460F848">
      <w:start w:val="1"/>
      <w:numFmt w:val="decimal"/>
      <w:lvlText w:val="%1."/>
      <w:lvlJc w:val="left"/>
      <w:pPr>
        <w:ind w:left="862" w:hanging="360"/>
      </w:pPr>
      <w:rPr>
        <w:rFonts w:hint="default"/>
      </w:rPr>
    </w:lvl>
    <w:lvl w:ilvl="1" w:tplc="04090019" w:tentative="1">
      <w:start w:val="1"/>
      <w:numFmt w:val="lowerLetter"/>
      <w:lvlText w:val="%2)"/>
      <w:lvlJc w:val="left"/>
      <w:pPr>
        <w:ind w:left="1342" w:hanging="420"/>
      </w:pPr>
    </w:lvl>
    <w:lvl w:ilvl="2" w:tplc="0409001B" w:tentative="1">
      <w:start w:val="1"/>
      <w:numFmt w:val="lowerRoman"/>
      <w:lvlText w:val="%3."/>
      <w:lvlJc w:val="right"/>
      <w:pPr>
        <w:ind w:left="1762" w:hanging="420"/>
      </w:pPr>
    </w:lvl>
    <w:lvl w:ilvl="3" w:tplc="0409000F" w:tentative="1">
      <w:start w:val="1"/>
      <w:numFmt w:val="decimal"/>
      <w:lvlText w:val="%4."/>
      <w:lvlJc w:val="left"/>
      <w:pPr>
        <w:ind w:left="2182" w:hanging="420"/>
      </w:pPr>
    </w:lvl>
    <w:lvl w:ilvl="4" w:tplc="04090019" w:tentative="1">
      <w:start w:val="1"/>
      <w:numFmt w:val="lowerLetter"/>
      <w:lvlText w:val="%5)"/>
      <w:lvlJc w:val="left"/>
      <w:pPr>
        <w:ind w:left="2602" w:hanging="420"/>
      </w:pPr>
    </w:lvl>
    <w:lvl w:ilvl="5" w:tplc="0409001B" w:tentative="1">
      <w:start w:val="1"/>
      <w:numFmt w:val="lowerRoman"/>
      <w:lvlText w:val="%6."/>
      <w:lvlJc w:val="right"/>
      <w:pPr>
        <w:ind w:left="3022" w:hanging="420"/>
      </w:pPr>
    </w:lvl>
    <w:lvl w:ilvl="6" w:tplc="0409000F" w:tentative="1">
      <w:start w:val="1"/>
      <w:numFmt w:val="decimal"/>
      <w:lvlText w:val="%7."/>
      <w:lvlJc w:val="left"/>
      <w:pPr>
        <w:ind w:left="3442" w:hanging="420"/>
      </w:pPr>
    </w:lvl>
    <w:lvl w:ilvl="7" w:tplc="04090019" w:tentative="1">
      <w:start w:val="1"/>
      <w:numFmt w:val="lowerLetter"/>
      <w:lvlText w:val="%8)"/>
      <w:lvlJc w:val="left"/>
      <w:pPr>
        <w:ind w:left="3862" w:hanging="420"/>
      </w:pPr>
    </w:lvl>
    <w:lvl w:ilvl="8" w:tplc="0409001B" w:tentative="1">
      <w:start w:val="1"/>
      <w:numFmt w:val="lowerRoman"/>
      <w:lvlText w:val="%9."/>
      <w:lvlJc w:val="right"/>
      <w:pPr>
        <w:ind w:left="4282" w:hanging="420"/>
      </w:pPr>
    </w:lvl>
  </w:abstractNum>
  <w:abstractNum w:abstractNumId="20" w15:restartNumberingAfterBreak="0">
    <w:nsid w:val="7FF779DD"/>
    <w:multiLevelType w:val="hybridMultilevel"/>
    <w:tmpl w:val="4B36D23E"/>
    <w:lvl w:ilvl="0" w:tplc="D716DF26">
      <w:start w:val="1"/>
      <w:numFmt w:val="decimal"/>
      <w:lvlText w:val="（%1）"/>
      <w:lvlJc w:val="left"/>
      <w:pPr>
        <w:ind w:left="1769" w:hanging="1080"/>
      </w:pPr>
      <w:rPr>
        <w:rFonts w:hint="default"/>
      </w:rPr>
    </w:lvl>
    <w:lvl w:ilvl="1" w:tplc="04090019" w:tentative="1">
      <w:start w:val="1"/>
      <w:numFmt w:val="lowerLetter"/>
      <w:lvlText w:val="%2)"/>
      <w:lvlJc w:val="left"/>
      <w:pPr>
        <w:ind w:left="1529" w:hanging="420"/>
      </w:pPr>
    </w:lvl>
    <w:lvl w:ilvl="2" w:tplc="0409001B" w:tentative="1">
      <w:start w:val="1"/>
      <w:numFmt w:val="lowerRoman"/>
      <w:lvlText w:val="%3."/>
      <w:lvlJc w:val="right"/>
      <w:pPr>
        <w:ind w:left="1949" w:hanging="420"/>
      </w:pPr>
    </w:lvl>
    <w:lvl w:ilvl="3" w:tplc="0409000F" w:tentative="1">
      <w:start w:val="1"/>
      <w:numFmt w:val="decimal"/>
      <w:lvlText w:val="%4."/>
      <w:lvlJc w:val="left"/>
      <w:pPr>
        <w:ind w:left="2369" w:hanging="420"/>
      </w:pPr>
    </w:lvl>
    <w:lvl w:ilvl="4" w:tplc="04090019" w:tentative="1">
      <w:start w:val="1"/>
      <w:numFmt w:val="lowerLetter"/>
      <w:lvlText w:val="%5)"/>
      <w:lvlJc w:val="left"/>
      <w:pPr>
        <w:ind w:left="2789" w:hanging="420"/>
      </w:pPr>
    </w:lvl>
    <w:lvl w:ilvl="5" w:tplc="0409001B" w:tentative="1">
      <w:start w:val="1"/>
      <w:numFmt w:val="lowerRoman"/>
      <w:lvlText w:val="%6."/>
      <w:lvlJc w:val="right"/>
      <w:pPr>
        <w:ind w:left="3209" w:hanging="420"/>
      </w:pPr>
    </w:lvl>
    <w:lvl w:ilvl="6" w:tplc="0409000F" w:tentative="1">
      <w:start w:val="1"/>
      <w:numFmt w:val="decimal"/>
      <w:lvlText w:val="%7."/>
      <w:lvlJc w:val="left"/>
      <w:pPr>
        <w:ind w:left="3629" w:hanging="420"/>
      </w:pPr>
    </w:lvl>
    <w:lvl w:ilvl="7" w:tplc="04090019" w:tentative="1">
      <w:start w:val="1"/>
      <w:numFmt w:val="lowerLetter"/>
      <w:lvlText w:val="%8)"/>
      <w:lvlJc w:val="left"/>
      <w:pPr>
        <w:ind w:left="4049" w:hanging="420"/>
      </w:pPr>
    </w:lvl>
    <w:lvl w:ilvl="8" w:tplc="0409001B" w:tentative="1">
      <w:start w:val="1"/>
      <w:numFmt w:val="lowerRoman"/>
      <w:lvlText w:val="%9."/>
      <w:lvlJc w:val="right"/>
      <w:pPr>
        <w:ind w:left="4469" w:hanging="420"/>
      </w:pPr>
    </w:lvl>
  </w:abstractNum>
  <w:num w:numId="1">
    <w:abstractNumId w:val="4"/>
  </w:num>
  <w:num w:numId="2">
    <w:abstractNumId w:val="8"/>
  </w:num>
  <w:num w:numId="3">
    <w:abstractNumId w:val="7"/>
  </w:num>
  <w:num w:numId="4">
    <w:abstractNumId w:val="17"/>
  </w:num>
  <w:num w:numId="5">
    <w:abstractNumId w:val="11"/>
  </w:num>
  <w:num w:numId="6">
    <w:abstractNumId w:val="3"/>
  </w:num>
  <w:num w:numId="7">
    <w:abstractNumId w:val="18"/>
  </w:num>
  <w:num w:numId="8">
    <w:abstractNumId w:val="1"/>
  </w:num>
  <w:num w:numId="9">
    <w:abstractNumId w:val="16"/>
  </w:num>
  <w:num w:numId="10">
    <w:abstractNumId w:val="19"/>
  </w:num>
  <w:num w:numId="11">
    <w:abstractNumId w:val="0"/>
  </w:num>
  <w:num w:numId="12">
    <w:abstractNumId w:val="15"/>
  </w:num>
  <w:num w:numId="13">
    <w:abstractNumId w:val="20"/>
  </w:num>
  <w:num w:numId="14">
    <w:abstractNumId w:val="10"/>
  </w:num>
  <w:num w:numId="15">
    <w:abstractNumId w:val="2"/>
  </w:num>
  <w:num w:numId="16">
    <w:abstractNumId w:val="5"/>
  </w:num>
  <w:num w:numId="17">
    <w:abstractNumId w:val="9"/>
  </w:num>
  <w:num w:numId="18">
    <w:abstractNumId w:val="12"/>
  </w:num>
  <w:num w:numId="19">
    <w:abstractNumId w:val="6"/>
  </w:num>
  <w:num w:numId="20">
    <w:abstractNumId w:val="6"/>
    <w:lvlOverride w:ilvl="0">
      <w:startOverride w:val="1"/>
    </w:lvlOverride>
  </w:num>
  <w:num w:numId="21">
    <w:abstractNumId w:val="6"/>
    <w:lvlOverride w:ilvl="0">
      <w:startOverride w:val="1"/>
    </w:lvlOverride>
  </w:num>
  <w:num w:numId="22">
    <w:abstractNumId w:val="13"/>
  </w:num>
  <w:num w:numId="23">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ao Cai">
    <w15:presenceInfo w15:providerId="None" w15:userId="Miao Ca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revisionView w:markup="0"/>
  <w:trackRevisions/>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73CC"/>
    <w:rsid w:val="00001140"/>
    <w:rsid w:val="000014BC"/>
    <w:rsid w:val="00007FA8"/>
    <w:rsid w:val="00010B21"/>
    <w:rsid w:val="00014EAA"/>
    <w:rsid w:val="000235DE"/>
    <w:rsid w:val="000265FE"/>
    <w:rsid w:val="00032C46"/>
    <w:rsid w:val="00032F47"/>
    <w:rsid w:val="00034E74"/>
    <w:rsid w:val="00036172"/>
    <w:rsid w:val="00044AF6"/>
    <w:rsid w:val="00062411"/>
    <w:rsid w:val="00067C0F"/>
    <w:rsid w:val="00071ED0"/>
    <w:rsid w:val="00074091"/>
    <w:rsid w:val="00075406"/>
    <w:rsid w:val="0008086C"/>
    <w:rsid w:val="000902EE"/>
    <w:rsid w:val="00090FB7"/>
    <w:rsid w:val="000B06C9"/>
    <w:rsid w:val="000B1635"/>
    <w:rsid w:val="000B2009"/>
    <w:rsid w:val="000B5D99"/>
    <w:rsid w:val="000B6041"/>
    <w:rsid w:val="000D6A2A"/>
    <w:rsid w:val="000E0337"/>
    <w:rsid w:val="000E3E49"/>
    <w:rsid w:val="00101552"/>
    <w:rsid w:val="001034BA"/>
    <w:rsid w:val="001037A1"/>
    <w:rsid w:val="00106BFC"/>
    <w:rsid w:val="00106C92"/>
    <w:rsid w:val="001139CD"/>
    <w:rsid w:val="001156FC"/>
    <w:rsid w:val="00125D29"/>
    <w:rsid w:val="00130508"/>
    <w:rsid w:val="00132E0C"/>
    <w:rsid w:val="00133EFC"/>
    <w:rsid w:val="00143244"/>
    <w:rsid w:val="001501EC"/>
    <w:rsid w:val="00152FE7"/>
    <w:rsid w:val="0015498D"/>
    <w:rsid w:val="001627C4"/>
    <w:rsid w:val="001644C5"/>
    <w:rsid w:val="00165CA6"/>
    <w:rsid w:val="001722AA"/>
    <w:rsid w:val="001751C7"/>
    <w:rsid w:val="0017712D"/>
    <w:rsid w:val="001846C5"/>
    <w:rsid w:val="00191811"/>
    <w:rsid w:val="00191C49"/>
    <w:rsid w:val="00194DA8"/>
    <w:rsid w:val="00195399"/>
    <w:rsid w:val="00196E1B"/>
    <w:rsid w:val="001B6367"/>
    <w:rsid w:val="001C15BF"/>
    <w:rsid w:val="001C273C"/>
    <w:rsid w:val="001C5371"/>
    <w:rsid w:val="001C77D1"/>
    <w:rsid w:val="001C7E49"/>
    <w:rsid w:val="001E156F"/>
    <w:rsid w:val="001E31CA"/>
    <w:rsid w:val="001E6D7A"/>
    <w:rsid w:val="001E798F"/>
    <w:rsid w:val="002004BF"/>
    <w:rsid w:val="002015BD"/>
    <w:rsid w:val="002044AE"/>
    <w:rsid w:val="00212DA4"/>
    <w:rsid w:val="00213BEA"/>
    <w:rsid w:val="00221961"/>
    <w:rsid w:val="0023084C"/>
    <w:rsid w:val="00234D77"/>
    <w:rsid w:val="00240536"/>
    <w:rsid w:val="00241741"/>
    <w:rsid w:val="00241FEF"/>
    <w:rsid w:val="00242A73"/>
    <w:rsid w:val="002525DD"/>
    <w:rsid w:val="00252D0E"/>
    <w:rsid w:val="00255648"/>
    <w:rsid w:val="00266C81"/>
    <w:rsid w:val="00267DB8"/>
    <w:rsid w:val="00272EDF"/>
    <w:rsid w:val="00273005"/>
    <w:rsid w:val="00284A36"/>
    <w:rsid w:val="00290E2F"/>
    <w:rsid w:val="00291F6F"/>
    <w:rsid w:val="002922D3"/>
    <w:rsid w:val="00296329"/>
    <w:rsid w:val="0029684A"/>
    <w:rsid w:val="002B11B2"/>
    <w:rsid w:val="002C0944"/>
    <w:rsid w:val="002D0F82"/>
    <w:rsid w:val="002D374A"/>
    <w:rsid w:val="002D4F99"/>
    <w:rsid w:val="002E1686"/>
    <w:rsid w:val="002E24E0"/>
    <w:rsid w:val="002F003A"/>
    <w:rsid w:val="00301066"/>
    <w:rsid w:val="003077CF"/>
    <w:rsid w:val="0031077F"/>
    <w:rsid w:val="0031206D"/>
    <w:rsid w:val="00314715"/>
    <w:rsid w:val="00321EBA"/>
    <w:rsid w:val="00324FA3"/>
    <w:rsid w:val="00325FFE"/>
    <w:rsid w:val="00330748"/>
    <w:rsid w:val="00333007"/>
    <w:rsid w:val="00340F94"/>
    <w:rsid w:val="00345316"/>
    <w:rsid w:val="00346C81"/>
    <w:rsid w:val="003547E2"/>
    <w:rsid w:val="0035545E"/>
    <w:rsid w:val="00362F05"/>
    <w:rsid w:val="00372B5C"/>
    <w:rsid w:val="00375DC0"/>
    <w:rsid w:val="00381ABC"/>
    <w:rsid w:val="00384631"/>
    <w:rsid w:val="00391E76"/>
    <w:rsid w:val="003A42DE"/>
    <w:rsid w:val="003A6A1E"/>
    <w:rsid w:val="003B25C4"/>
    <w:rsid w:val="003B4870"/>
    <w:rsid w:val="003B6E3E"/>
    <w:rsid w:val="003C7C44"/>
    <w:rsid w:val="003D5E0D"/>
    <w:rsid w:val="003D6775"/>
    <w:rsid w:val="003F11CF"/>
    <w:rsid w:val="003F2F74"/>
    <w:rsid w:val="00402A33"/>
    <w:rsid w:val="00403C4D"/>
    <w:rsid w:val="00403FFA"/>
    <w:rsid w:val="004066C1"/>
    <w:rsid w:val="00406E3E"/>
    <w:rsid w:val="004116A4"/>
    <w:rsid w:val="0043428E"/>
    <w:rsid w:val="00434991"/>
    <w:rsid w:val="00437C18"/>
    <w:rsid w:val="00446603"/>
    <w:rsid w:val="00450D26"/>
    <w:rsid w:val="00453FD2"/>
    <w:rsid w:val="00467753"/>
    <w:rsid w:val="00470AD0"/>
    <w:rsid w:val="00472C71"/>
    <w:rsid w:val="0048542E"/>
    <w:rsid w:val="004A19FC"/>
    <w:rsid w:val="004A5954"/>
    <w:rsid w:val="004A6EE3"/>
    <w:rsid w:val="004B4457"/>
    <w:rsid w:val="004B52C2"/>
    <w:rsid w:val="004C3DB4"/>
    <w:rsid w:val="004C6A3C"/>
    <w:rsid w:val="004C6ACE"/>
    <w:rsid w:val="004D3AAE"/>
    <w:rsid w:val="004D3C15"/>
    <w:rsid w:val="004D62E0"/>
    <w:rsid w:val="004E0142"/>
    <w:rsid w:val="004E4D12"/>
    <w:rsid w:val="004F2399"/>
    <w:rsid w:val="004F56BB"/>
    <w:rsid w:val="00502CD6"/>
    <w:rsid w:val="00503327"/>
    <w:rsid w:val="00512810"/>
    <w:rsid w:val="00514D23"/>
    <w:rsid w:val="00516571"/>
    <w:rsid w:val="00517A9E"/>
    <w:rsid w:val="00525376"/>
    <w:rsid w:val="005304CC"/>
    <w:rsid w:val="00530FE6"/>
    <w:rsid w:val="0053176E"/>
    <w:rsid w:val="00531D01"/>
    <w:rsid w:val="00534EC8"/>
    <w:rsid w:val="0054399B"/>
    <w:rsid w:val="0055067E"/>
    <w:rsid w:val="0055147D"/>
    <w:rsid w:val="005529EB"/>
    <w:rsid w:val="00554AEE"/>
    <w:rsid w:val="00555942"/>
    <w:rsid w:val="00555F43"/>
    <w:rsid w:val="00557273"/>
    <w:rsid w:val="00566BE1"/>
    <w:rsid w:val="005850BE"/>
    <w:rsid w:val="00591080"/>
    <w:rsid w:val="0059459A"/>
    <w:rsid w:val="00594989"/>
    <w:rsid w:val="0059772A"/>
    <w:rsid w:val="005A155C"/>
    <w:rsid w:val="005A235D"/>
    <w:rsid w:val="005B4BAE"/>
    <w:rsid w:val="005B4E53"/>
    <w:rsid w:val="005B7E5C"/>
    <w:rsid w:val="005C4042"/>
    <w:rsid w:val="005C5944"/>
    <w:rsid w:val="005C62D6"/>
    <w:rsid w:val="005D314C"/>
    <w:rsid w:val="005D42D4"/>
    <w:rsid w:val="005D582D"/>
    <w:rsid w:val="005E0103"/>
    <w:rsid w:val="005E47B4"/>
    <w:rsid w:val="005F2D70"/>
    <w:rsid w:val="005F4BE2"/>
    <w:rsid w:val="00601B53"/>
    <w:rsid w:val="00611655"/>
    <w:rsid w:val="006139AF"/>
    <w:rsid w:val="00621BD3"/>
    <w:rsid w:val="0063261A"/>
    <w:rsid w:val="00634B43"/>
    <w:rsid w:val="00635E14"/>
    <w:rsid w:val="00637546"/>
    <w:rsid w:val="00646B3E"/>
    <w:rsid w:val="00647474"/>
    <w:rsid w:val="00650693"/>
    <w:rsid w:val="0065297F"/>
    <w:rsid w:val="00652B14"/>
    <w:rsid w:val="00661A2E"/>
    <w:rsid w:val="006706FB"/>
    <w:rsid w:val="0067390E"/>
    <w:rsid w:val="00674F05"/>
    <w:rsid w:val="00681D54"/>
    <w:rsid w:val="0068467C"/>
    <w:rsid w:val="00687029"/>
    <w:rsid w:val="00691255"/>
    <w:rsid w:val="006A405A"/>
    <w:rsid w:val="006A6821"/>
    <w:rsid w:val="006C2092"/>
    <w:rsid w:val="006C5CCD"/>
    <w:rsid w:val="006C5FBF"/>
    <w:rsid w:val="006D46CF"/>
    <w:rsid w:val="006E6EE5"/>
    <w:rsid w:val="006F2962"/>
    <w:rsid w:val="00701D3D"/>
    <w:rsid w:val="00704E1F"/>
    <w:rsid w:val="007171E3"/>
    <w:rsid w:val="0073246A"/>
    <w:rsid w:val="0073273C"/>
    <w:rsid w:val="0073283D"/>
    <w:rsid w:val="007419AC"/>
    <w:rsid w:val="00746AD3"/>
    <w:rsid w:val="00750B40"/>
    <w:rsid w:val="007637D7"/>
    <w:rsid w:val="00777291"/>
    <w:rsid w:val="00781074"/>
    <w:rsid w:val="00783DEA"/>
    <w:rsid w:val="007907E3"/>
    <w:rsid w:val="00790CBF"/>
    <w:rsid w:val="0079575E"/>
    <w:rsid w:val="007A07DC"/>
    <w:rsid w:val="007A72CF"/>
    <w:rsid w:val="007B2DA7"/>
    <w:rsid w:val="007B6917"/>
    <w:rsid w:val="007C6FF9"/>
    <w:rsid w:val="007C723D"/>
    <w:rsid w:val="007C7974"/>
    <w:rsid w:val="007D3109"/>
    <w:rsid w:val="007D4D44"/>
    <w:rsid w:val="0080423E"/>
    <w:rsid w:val="00821091"/>
    <w:rsid w:val="00825EDE"/>
    <w:rsid w:val="00832421"/>
    <w:rsid w:val="0083784A"/>
    <w:rsid w:val="0085179D"/>
    <w:rsid w:val="00854C9F"/>
    <w:rsid w:val="00855189"/>
    <w:rsid w:val="00865175"/>
    <w:rsid w:val="00871283"/>
    <w:rsid w:val="00871516"/>
    <w:rsid w:val="008725C4"/>
    <w:rsid w:val="00873E89"/>
    <w:rsid w:val="00881736"/>
    <w:rsid w:val="00882851"/>
    <w:rsid w:val="00884760"/>
    <w:rsid w:val="00885FFF"/>
    <w:rsid w:val="00891141"/>
    <w:rsid w:val="0089557B"/>
    <w:rsid w:val="008A403C"/>
    <w:rsid w:val="008A7269"/>
    <w:rsid w:val="008C6474"/>
    <w:rsid w:val="008C6BBB"/>
    <w:rsid w:val="008D063F"/>
    <w:rsid w:val="008E5360"/>
    <w:rsid w:val="008E71A9"/>
    <w:rsid w:val="008F2B02"/>
    <w:rsid w:val="008F359F"/>
    <w:rsid w:val="008F375B"/>
    <w:rsid w:val="008F5BF1"/>
    <w:rsid w:val="00900A72"/>
    <w:rsid w:val="00903D88"/>
    <w:rsid w:val="0090423C"/>
    <w:rsid w:val="00907778"/>
    <w:rsid w:val="00910C3E"/>
    <w:rsid w:val="00911A36"/>
    <w:rsid w:val="0092278D"/>
    <w:rsid w:val="00923C35"/>
    <w:rsid w:val="009242D7"/>
    <w:rsid w:val="0092517E"/>
    <w:rsid w:val="00925CD8"/>
    <w:rsid w:val="00935EC7"/>
    <w:rsid w:val="00963A1C"/>
    <w:rsid w:val="00966379"/>
    <w:rsid w:val="00975C49"/>
    <w:rsid w:val="00982F35"/>
    <w:rsid w:val="009862EC"/>
    <w:rsid w:val="00990C6E"/>
    <w:rsid w:val="009B008B"/>
    <w:rsid w:val="009B19A8"/>
    <w:rsid w:val="009C0CCF"/>
    <w:rsid w:val="009C5817"/>
    <w:rsid w:val="009C6F3A"/>
    <w:rsid w:val="009D549A"/>
    <w:rsid w:val="009E4D30"/>
    <w:rsid w:val="00A00BC8"/>
    <w:rsid w:val="00A23444"/>
    <w:rsid w:val="00A25405"/>
    <w:rsid w:val="00A271A9"/>
    <w:rsid w:val="00A36465"/>
    <w:rsid w:val="00A36D36"/>
    <w:rsid w:val="00A465AD"/>
    <w:rsid w:val="00A54CC3"/>
    <w:rsid w:val="00A64008"/>
    <w:rsid w:val="00A6768D"/>
    <w:rsid w:val="00A75A07"/>
    <w:rsid w:val="00A83050"/>
    <w:rsid w:val="00A86A1D"/>
    <w:rsid w:val="00AA57E1"/>
    <w:rsid w:val="00AB0E02"/>
    <w:rsid w:val="00AB2103"/>
    <w:rsid w:val="00AB3357"/>
    <w:rsid w:val="00AB536C"/>
    <w:rsid w:val="00AB5CD1"/>
    <w:rsid w:val="00AB5F14"/>
    <w:rsid w:val="00AB731A"/>
    <w:rsid w:val="00AD0859"/>
    <w:rsid w:val="00AD3615"/>
    <w:rsid w:val="00AE407F"/>
    <w:rsid w:val="00AE5882"/>
    <w:rsid w:val="00AE7B6F"/>
    <w:rsid w:val="00AF30A6"/>
    <w:rsid w:val="00AF3E18"/>
    <w:rsid w:val="00B04CB1"/>
    <w:rsid w:val="00B07EC2"/>
    <w:rsid w:val="00B102C3"/>
    <w:rsid w:val="00B106CE"/>
    <w:rsid w:val="00B1140A"/>
    <w:rsid w:val="00B20429"/>
    <w:rsid w:val="00B3012D"/>
    <w:rsid w:val="00B32993"/>
    <w:rsid w:val="00B41219"/>
    <w:rsid w:val="00B53D4F"/>
    <w:rsid w:val="00B56482"/>
    <w:rsid w:val="00B5661A"/>
    <w:rsid w:val="00B60DFF"/>
    <w:rsid w:val="00B613CB"/>
    <w:rsid w:val="00B639C0"/>
    <w:rsid w:val="00B815AE"/>
    <w:rsid w:val="00B906BE"/>
    <w:rsid w:val="00B91DB6"/>
    <w:rsid w:val="00BA1B39"/>
    <w:rsid w:val="00BB3055"/>
    <w:rsid w:val="00BB3E2F"/>
    <w:rsid w:val="00BC2647"/>
    <w:rsid w:val="00BC3C04"/>
    <w:rsid w:val="00BC537A"/>
    <w:rsid w:val="00BC5C26"/>
    <w:rsid w:val="00BE1A51"/>
    <w:rsid w:val="00BE391F"/>
    <w:rsid w:val="00BE6BD1"/>
    <w:rsid w:val="00BF284D"/>
    <w:rsid w:val="00C06020"/>
    <w:rsid w:val="00C109FB"/>
    <w:rsid w:val="00C110EE"/>
    <w:rsid w:val="00C13FA7"/>
    <w:rsid w:val="00C25269"/>
    <w:rsid w:val="00C32B1D"/>
    <w:rsid w:val="00C34F7B"/>
    <w:rsid w:val="00C35846"/>
    <w:rsid w:val="00C4037E"/>
    <w:rsid w:val="00C42EE6"/>
    <w:rsid w:val="00C442AD"/>
    <w:rsid w:val="00C446CB"/>
    <w:rsid w:val="00C51369"/>
    <w:rsid w:val="00C52AAB"/>
    <w:rsid w:val="00C5512C"/>
    <w:rsid w:val="00C56ACD"/>
    <w:rsid w:val="00C600E4"/>
    <w:rsid w:val="00C65E52"/>
    <w:rsid w:val="00C6751A"/>
    <w:rsid w:val="00C70397"/>
    <w:rsid w:val="00C70803"/>
    <w:rsid w:val="00C709C4"/>
    <w:rsid w:val="00C73E9C"/>
    <w:rsid w:val="00C75E54"/>
    <w:rsid w:val="00C833FD"/>
    <w:rsid w:val="00C83BDC"/>
    <w:rsid w:val="00C911BF"/>
    <w:rsid w:val="00C95B8A"/>
    <w:rsid w:val="00C95F22"/>
    <w:rsid w:val="00C977DB"/>
    <w:rsid w:val="00CA29D3"/>
    <w:rsid w:val="00CB7E96"/>
    <w:rsid w:val="00CC39FF"/>
    <w:rsid w:val="00CC5B60"/>
    <w:rsid w:val="00CD2700"/>
    <w:rsid w:val="00CD6263"/>
    <w:rsid w:val="00CD7DD5"/>
    <w:rsid w:val="00CE73CC"/>
    <w:rsid w:val="00CF246A"/>
    <w:rsid w:val="00D02697"/>
    <w:rsid w:val="00D04474"/>
    <w:rsid w:val="00D0631B"/>
    <w:rsid w:val="00D23509"/>
    <w:rsid w:val="00D24CD3"/>
    <w:rsid w:val="00D35592"/>
    <w:rsid w:val="00D35BD9"/>
    <w:rsid w:val="00D37FA6"/>
    <w:rsid w:val="00D404A4"/>
    <w:rsid w:val="00D40E71"/>
    <w:rsid w:val="00D52C00"/>
    <w:rsid w:val="00D62ACA"/>
    <w:rsid w:val="00D62C42"/>
    <w:rsid w:val="00D65D22"/>
    <w:rsid w:val="00D800C4"/>
    <w:rsid w:val="00D81727"/>
    <w:rsid w:val="00D83BCA"/>
    <w:rsid w:val="00D856B9"/>
    <w:rsid w:val="00D858DB"/>
    <w:rsid w:val="00D94465"/>
    <w:rsid w:val="00D94BB5"/>
    <w:rsid w:val="00D9642F"/>
    <w:rsid w:val="00D96E17"/>
    <w:rsid w:val="00DA4ECF"/>
    <w:rsid w:val="00DA6E38"/>
    <w:rsid w:val="00DB0308"/>
    <w:rsid w:val="00DB1E1E"/>
    <w:rsid w:val="00DB5971"/>
    <w:rsid w:val="00DC5115"/>
    <w:rsid w:val="00DC555B"/>
    <w:rsid w:val="00DD47AC"/>
    <w:rsid w:val="00DD49C4"/>
    <w:rsid w:val="00DF2F33"/>
    <w:rsid w:val="00DF669A"/>
    <w:rsid w:val="00E009D4"/>
    <w:rsid w:val="00E031DC"/>
    <w:rsid w:val="00E244DE"/>
    <w:rsid w:val="00E32A20"/>
    <w:rsid w:val="00E340E4"/>
    <w:rsid w:val="00E40733"/>
    <w:rsid w:val="00E46DE4"/>
    <w:rsid w:val="00E54427"/>
    <w:rsid w:val="00E628A8"/>
    <w:rsid w:val="00E67C4A"/>
    <w:rsid w:val="00E717C6"/>
    <w:rsid w:val="00E718A4"/>
    <w:rsid w:val="00E8349E"/>
    <w:rsid w:val="00E84015"/>
    <w:rsid w:val="00E84FBC"/>
    <w:rsid w:val="00E921B6"/>
    <w:rsid w:val="00EA0F2E"/>
    <w:rsid w:val="00EA1DD0"/>
    <w:rsid w:val="00EA64D2"/>
    <w:rsid w:val="00EB06FB"/>
    <w:rsid w:val="00EB42A1"/>
    <w:rsid w:val="00EB48A4"/>
    <w:rsid w:val="00EB64E4"/>
    <w:rsid w:val="00EC20EB"/>
    <w:rsid w:val="00EC4DBB"/>
    <w:rsid w:val="00ED0BA4"/>
    <w:rsid w:val="00ED1D11"/>
    <w:rsid w:val="00F00B38"/>
    <w:rsid w:val="00F06713"/>
    <w:rsid w:val="00F0727D"/>
    <w:rsid w:val="00F112C4"/>
    <w:rsid w:val="00F1337D"/>
    <w:rsid w:val="00F13BF6"/>
    <w:rsid w:val="00F14D72"/>
    <w:rsid w:val="00F1710C"/>
    <w:rsid w:val="00F256AB"/>
    <w:rsid w:val="00F330CE"/>
    <w:rsid w:val="00F37903"/>
    <w:rsid w:val="00F41EF8"/>
    <w:rsid w:val="00F4667E"/>
    <w:rsid w:val="00F50899"/>
    <w:rsid w:val="00F62432"/>
    <w:rsid w:val="00F73F58"/>
    <w:rsid w:val="00F770D1"/>
    <w:rsid w:val="00F86C78"/>
    <w:rsid w:val="00F90E2E"/>
    <w:rsid w:val="00F94CEC"/>
    <w:rsid w:val="00FB4FCB"/>
    <w:rsid w:val="00FC0BE6"/>
    <w:rsid w:val="00FC2A0C"/>
    <w:rsid w:val="00FE1007"/>
    <w:rsid w:val="00FE728F"/>
    <w:rsid w:val="00FF1B4C"/>
    <w:rsid w:val="00FF273F"/>
    <w:rsid w:val="00FF5300"/>
    <w:rsid w:val="00FF55AB"/>
    <w:rsid w:val="00FF66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ABBBECC"/>
  <w15:docId w15:val="{890A93AA-C37B-4369-AC73-B78688A4C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C555B"/>
    <w:rPr>
      <w:sz w:val="24"/>
    </w:rPr>
  </w:style>
  <w:style w:type="paragraph" w:styleId="Heading1">
    <w:name w:val="heading 1"/>
    <w:basedOn w:val="Normal"/>
    <w:next w:val="Normal"/>
    <w:link w:val="Heading1Char"/>
    <w:uiPriority w:val="9"/>
    <w:qFormat/>
    <w:rsid w:val="00517A9E"/>
    <w:pPr>
      <w:keepNext/>
      <w:keepLines/>
      <w:spacing w:before="340" w:after="330" w:line="578" w:lineRule="auto"/>
      <w:jc w:val="center"/>
      <w:outlineLvl w:val="0"/>
    </w:pPr>
    <w:rPr>
      <w:rFonts w:eastAsia="SimHei"/>
      <w:b/>
      <w:bCs/>
      <w:kern w:val="44"/>
      <w:sz w:val="36"/>
      <w:szCs w:val="44"/>
    </w:rPr>
  </w:style>
  <w:style w:type="paragraph" w:styleId="Heading2">
    <w:name w:val="heading 2"/>
    <w:basedOn w:val="Normal"/>
    <w:next w:val="Normal"/>
    <w:link w:val="Heading2Char"/>
    <w:uiPriority w:val="9"/>
    <w:unhideWhenUsed/>
    <w:qFormat/>
    <w:rsid w:val="00871516"/>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Heading3">
    <w:name w:val="heading 3"/>
    <w:basedOn w:val="Normal"/>
    <w:next w:val="Normal"/>
    <w:link w:val="Heading3Char"/>
    <w:uiPriority w:val="9"/>
    <w:unhideWhenUsed/>
    <w:qFormat/>
    <w:rsid w:val="001E156F"/>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3CC"/>
    <w:pPr>
      <w:ind w:firstLineChars="200" w:firstLine="420"/>
    </w:pPr>
  </w:style>
  <w:style w:type="character" w:customStyle="1" w:styleId="Heading1Char">
    <w:name w:val="Heading 1 Char"/>
    <w:basedOn w:val="DefaultParagraphFont"/>
    <w:link w:val="Heading1"/>
    <w:uiPriority w:val="9"/>
    <w:rsid w:val="00517A9E"/>
    <w:rPr>
      <w:rFonts w:eastAsia="SimHei"/>
      <w:b/>
      <w:bCs/>
      <w:kern w:val="44"/>
      <w:sz w:val="36"/>
      <w:szCs w:val="44"/>
    </w:rPr>
  </w:style>
  <w:style w:type="character" w:customStyle="1" w:styleId="Heading2Char">
    <w:name w:val="Heading 2 Char"/>
    <w:basedOn w:val="DefaultParagraphFont"/>
    <w:link w:val="Heading2"/>
    <w:uiPriority w:val="9"/>
    <w:rsid w:val="00871516"/>
    <w:rPr>
      <w:rFonts w:asciiTheme="majorHAnsi" w:eastAsiaTheme="majorEastAsia" w:hAnsiTheme="majorHAnsi" w:cstheme="majorBidi"/>
      <w:b/>
      <w:bCs/>
      <w:sz w:val="30"/>
      <w:szCs w:val="32"/>
    </w:rPr>
  </w:style>
  <w:style w:type="paragraph" w:styleId="Header">
    <w:name w:val="header"/>
    <w:basedOn w:val="Normal"/>
    <w:link w:val="HeaderChar"/>
    <w:uiPriority w:val="99"/>
    <w:unhideWhenUsed/>
    <w:rsid w:val="0029632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96329"/>
    <w:rPr>
      <w:sz w:val="18"/>
      <w:szCs w:val="18"/>
    </w:rPr>
  </w:style>
  <w:style w:type="paragraph" w:styleId="Footer">
    <w:name w:val="footer"/>
    <w:basedOn w:val="Normal"/>
    <w:link w:val="FooterChar"/>
    <w:uiPriority w:val="99"/>
    <w:unhideWhenUsed/>
    <w:rsid w:val="00296329"/>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96329"/>
    <w:rPr>
      <w:sz w:val="18"/>
      <w:szCs w:val="18"/>
    </w:rPr>
  </w:style>
  <w:style w:type="paragraph" w:styleId="FootnoteText">
    <w:name w:val="footnote text"/>
    <w:basedOn w:val="Normal"/>
    <w:link w:val="FootnoteTextChar"/>
    <w:uiPriority w:val="99"/>
    <w:semiHidden/>
    <w:unhideWhenUsed/>
    <w:rsid w:val="005529EB"/>
    <w:pPr>
      <w:snapToGrid w:val="0"/>
    </w:pPr>
    <w:rPr>
      <w:sz w:val="18"/>
      <w:szCs w:val="18"/>
    </w:rPr>
  </w:style>
  <w:style w:type="character" w:customStyle="1" w:styleId="FootnoteTextChar">
    <w:name w:val="Footnote Text Char"/>
    <w:basedOn w:val="DefaultParagraphFont"/>
    <w:link w:val="FootnoteText"/>
    <w:uiPriority w:val="99"/>
    <w:semiHidden/>
    <w:rsid w:val="005529EB"/>
    <w:rPr>
      <w:sz w:val="18"/>
      <w:szCs w:val="18"/>
    </w:rPr>
  </w:style>
  <w:style w:type="character" w:styleId="FootnoteReference">
    <w:name w:val="footnote reference"/>
    <w:basedOn w:val="DefaultParagraphFont"/>
    <w:uiPriority w:val="99"/>
    <w:semiHidden/>
    <w:unhideWhenUsed/>
    <w:rsid w:val="005529EB"/>
    <w:rPr>
      <w:vertAlign w:val="superscript"/>
    </w:rPr>
  </w:style>
  <w:style w:type="character" w:styleId="PlaceholderText">
    <w:name w:val="Placeholder Text"/>
    <w:basedOn w:val="DefaultParagraphFont"/>
    <w:uiPriority w:val="99"/>
    <w:semiHidden/>
    <w:rsid w:val="005529EB"/>
    <w:rPr>
      <w:color w:val="808080"/>
    </w:rPr>
  </w:style>
  <w:style w:type="paragraph" w:styleId="BalloonText">
    <w:name w:val="Balloon Text"/>
    <w:basedOn w:val="Normal"/>
    <w:link w:val="BalloonTextChar"/>
    <w:uiPriority w:val="99"/>
    <w:semiHidden/>
    <w:unhideWhenUsed/>
    <w:rsid w:val="005529EB"/>
    <w:rPr>
      <w:sz w:val="18"/>
      <w:szCs w:val="18"/>
    </w:rPr>
  </w:style>
  <w:style w:type="character" w:customStyle="1" w:styleId="BalloonTextChar">
    <w:name w:val="Balloon Text Char"/>
    <w:basedOn w:val="DefaultParagraphFont"/>
    <w:link w:val="BalloonText"/>
    <w:uiPriority w:val="99"/>
    <w:semiHidden/>
    <w:rsid w:val="005529EB"/>
    <w:rPr>
      <w:sz w:val="18"/>
      <w:szCs w:val="18"/>
    </w:rPr>
  </w:style>
  <w:style w:type="paragraph" w:styleId="NormalWeb">
    <w:name w:val="Normal (Web)"/>
    <w:basedOn w:val="Normal"/>
    <w:uiPriority w:val="99"/>
    <w:semiHidden/>
    <w:unhideWhenUsed/>
    <w:rsid w:val="0073283D"/>
    <w:pPr>
      <w:spacing w:before="100" w:beforeAutospacing="1" w:after="100" w:afterAutospacing="1"/>
    </w:pPr>
    <w:rPr>
      <w:rFonts w:ascii="SimSun" w:eastAsia="SimSun" w:hAnsi="SimSun" w:cs="SimSun"/>
      <w:kern w:val="0"/>
      <w:szCs w:val="24"/>
    </w:rPr>
  </w:style>
  <w:style w:type="character" w:customStyle="1" w:styleId="Heading3Char">
    <w:name w:val="Heading 3 Char"/>
    <w:basedOn w:val="DefaultParagraphFont"/>
    <w:link w:val="Heading3"/>
    <w:uiPriority w:val="9"/>
    <w:rsid w:val="001E156F"/>
    <w:rPr>
      <w:b/>
      <w:bCs/>
      <w:sz w:val="32"/>
      <w:szCs w:val="32"/>
    </w:rPr>
  </w:style>
  <w:style w:type="character" w:styleId="Hyperlink">
    <w:name w:val="Hyperlink"/>
    <w:basedOn w:val="DefaultParagraphFont"/>
    <w:uiPriority w:val="99"/>
    <w:unhideWhenUsed/>
    <w:rsid w:val="00075406"/>
    <w:rPr>
      <w:color w:val="0000FF"/>
      <w:u w:val="single"/>
    </w:rPr>
  </w:style>
  <w:style w:type="character" w:styleId="Strong">
    <w:name w:val="Strong"/>
    <w:basedOn w:val="DefaultParagraphFont"/>
    <w:uiPriority w:val="22"/>
    <w:qFormat/>
    <w:rsid w:val="00750B40"/>
    <w:rPr>
      <w:b/>
      <w:bCs/>
    </w:rPr>
  </w:style>
  <w:style w:type="paragraph" w:customStyle="1" w:styleId="MTDisplayEquation">
    <w:name w:val="MTDisplayEquation"/>
    <w:basedOn w:val="ListParagraph"/>
    <w:next w:val="Normal"/>
    <w:rsid w:val="006139AF"/>
    <w:pPr>
      <w:numPr>
        <w:numId w:val="19"/>
      </w:numPr>
      <w:tabs>
        <w:tab w:val="center" w:pos="4540"/>
        <w:tab w:val="right" w:pos="8300"/>
      </w:tabs>
      <w:ind w:firstLineChars="0" w:firstLine="0"/>
    </w:pPr>
  </w:style>
  <w:style w:type="table" w:styleId="TableGrid">
    <w:name w:val="Table Grid"/>
    <w:basedOn w:val="TableNormal"/>
    <w:uiPriority w:val="59"/>
    <w:rsid w:val="00D964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公式"/>
    <w:basedOn w:val="Normal"/>
    <w:next w:val="Normal"/>
    <w:qFormat/>
    <w:rsid w:val="00325FFE"/>
    <w:pPr>
      <w:tabs>
        <w:tab w:val="center" w:pos="4253"/>
        <w:tab w:val="right" w:pos="8505"/>
      </w:tabs>
      <w:spacing w:line="360" w:lineRule="auto"/>
      <w:textAlignment w:val="center"/>
    </w:pPr>
    <w:rPr>
      <w:bCs/>
      <w:color w:val="000000" w:themeColor="text1"/>
      <w:szCs w:val="24"/>
    </w:rPr>
  </w:style>
  <w:style w:type="paragraph" w:styleId="Caption">
    <w:name w:val="caption"/>
    <w:basedOn w:val="Normal"/>
    <w:next w:val="Normal"/>
    <w:uiPriority w:val="35"/>
    <w:semiHidden/>
    <w:unhideWhenUsed/>
    <w:qFormat/>
    <w:rsid w:val="001034BA"/>
    <w:rPr>
      <w:rFonts w:asciiTheme="majorHAnsi" w:eastAsia="SimHei" w:hAnsiTheme="majorHAnsi" w:cstheme="majorBidi"/>
      <w:sz w:val="20"/>
      <w:szCs w:val="20"/>
    </w:rPr>
  </w:style>
  <w:style w:type="paragraph" w:styleId="TOCHeading">
    <w:name w:val="TOC Heading"/>
    <w:basedOn w:val="Heading1"/>
    <w:next w:val="Normal"/>
    <w:uiPriority w:val="39"/>
    <w:unhideWhenUsed/>
    <w:qFormat/>
    <w:rsid w:val="00517A9E"/>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517A9E"/>
  </w:style>
  <w:style w:type="paragraph" w:styleId="TOC2">
    <w:name w:val="toc 2"/>
    <w:basedOn w:val="Normal"/>
    <w:next w:val="Normal"/>
    <w:autoRedefine/>
    <w:uiPriority w:val="39"/>
    <w:unhideWhenUsed/>
    <w:rsid w:val="00517A9E"/>
    <w:pPr>
      <w:ind w:leftChars="200" w:left="420"/>
    </w:pPr>
  </w:style>
  <w:style w:type="paragraph" w:styleId="NoSpacing">
    <w:name w:val="No Spacing"/>
    <w:uiPriority w:val="1"/>
    <w:qFormat/>
    <w:rsid w:val="00C06020"/>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04214">
      <w:bodyDiv w:val="1"/>
      <w:marLeft w:val="0"/>
      <w:marRight w:val="0"/>
      <w:marTop w:val="0"/>
      <w:marBottom w:val="0"/>
      <w:divBdr>
        <w:top w:val="none" w:sz="0" w:space="0" w:color="auto"/>
        <w:left w:val="none" w:sz="0" w:space="0" w:color="auto"/>
        <w:bottom w:val="none" w:sz="0" w:space="0" w:color="auto"/>
        <w:right w:val="none" w:sz="0" w:space="0" w:color="auto"/>
      </w:divBdr>
    </w:div>
    <w:div w:id="91168100">
      <w:bodyDiv w:val="1"/>
      <w:marLeft w:val="0"/>
      <w:marRight w:val="0"/>
      <w:marTop w:val="0"/>
      <w:marBottom w:val="0"/>
      <w:divBdr>
        <w:top w:val="none" w:sz="0" w:space="0" w:color="auto"/>
        <w:left w:val="none" w:sz="0" w:space="0" w:color="auto"/>
        <w:bottom w:val="none" w:sz="0" w:space="0" w:color="auto"/>
        <w:right w:val="none" w:sz="0" w:space="0" w:color="auto"/>
      </w:divBdr>
    </w:div>
    <w:div w:id="170990398">
      <w:bodyDiv w:val="1"/>
      <w:marLeft w:val="0"/>
      <w:marRight w:val="0"/>
      <w:marTop w:val="0"/>
      <w:marBottom w:val="0"/>
      <w:divBdr>
        <w:top w:val="none" w:sz="0" w:space="0" w:color="auto"/>
        <w:left w:val="none" w:sz="0" w:space="0" w:color="auto"/>
        <w:bottom w:val="none" w:sz="0" w:space="0" w:color="auto"/>
        <w:right w:val="none" w:sz="0" w:space="0" w:color="auto"/>
      </w:divBdr>
    </w:div>
    <w:div w:id="256056672">
      <w:bodyDiv w:val="1"/>
      <w:marLeft w:val="0"/>
      <w:marRight w:val="0"/>
      <w:marTop w:val="0"/>
      <w:marBottom w:val="0"/>
      <w:divBdr>
        <w:top w:val="none" w:sz="0" w:space="0" w:color="auto"/>
        <w:left w:val="none" w:sz="0" w:space="0" w:color="auto"/>
        <w:bottom w:val="none" w:sz="0" w:space="0" w:color="auto"/>
        <w:right w:val="none" w:sz="0" w:space="0" w:color="auto"/>
      </w:divBdr>
    </w:div>
    <w:div w:id="418873231">
      <w:bodyDiv w:val="1"/>
      <w:marLeft w:val="0"/>
      <w:marRight w:val="0"/>
      <w:marTop w:val="0"/>
      <w:marBottom w:val="0"/>
      <w:divBdr>
        <w:top w:val="none" w:sz="0" w:space="0" w:color="auto"/>
        <w:left w:val="none" w:sz="0" w:space="0" w:color="auto"/>
        <w:bottom w:val="none" w:sz="0" w:space="0" w:color="auto"/>
        <w:right w:val="none" w:sz="0" w:space="0" w:color="auto"/>
      </w:divBdr>
    </w:div>
    <w:div w:id="471874024">
      <w:bodyDiv w:val="1"/>
      <w:marLeft w:val="0"/>
      <w:marRight w:val="0"/>
      <w:marTop w:val="0"/>
      <w:marBottom w:val="0"/>
      <w:divBdr>
        <w:top w:val="none" w:sz="0" w:space="0" w:color="auto"/>
        <w:left w:val="none" w:sz="0" w:space="0" w:color="auto"/>
        <w:bottom w:val="none" w:sz="0" w:space="0" w:color="auto"/>
        <w:right w:val="none" w:sz="0" w:space="0" w:color="auto"/>
      </w:divBdr>
      <w:divsChild>
        <w:div w:id="631132447">
          <w:marLeft w:val="360"/>
          <w:marRight w:val="0"/>
          <w:marTop w:val="200"/>
          <w:marBottom w:val="0"/>
          <w:divBdr>
            <w:top w:val="none" w:sz="0" w:space="0" w:color="auto"/>
            <w:left w:val="none" w:sz="0" w:space="0" w:color="auto"/>
            <w:bottom w:val="none" w:sz="0" w:space="0" w:color="auto"/>
            <w:right w:val="none" w:sz="0" w:space="0" w:color="auto"/>
          </w:divBdr>
        </w:div>
        <w:div w:id="1556307939">
          <w:marLeft w:val="360"/>
          <w:marRight w:val="0"/>
          <w:marTop w:val="200"/>
          <w:marBottom w:val="0"/>
          <w:divBdr>
            <w:top w:val="none" w:sz="0" w:space="0" w:color="auto"/>
            <w:left w:val="none" w:sz="0" w:space="0" w:color="auto"/>
            <w:bottom w:val="none" w:sz="0" w:space="0" w:color="auto"/>
            <w:right w:val="none" w:sz="0" w:space="0" w:color="auto"/>
          </w:divBdr>
        </w:div>
      </w:divsChild>
    </w:div>
    <w:div w:id="633408086">
      <w:bodyDiv w:val="1"/>
      <w:marLeft w:val="0"/>
      <w:marRight w:val="0"/>
      <w:marTop w:val="0"/>
      <w:marBottom w:val="0"/>
      <w:divBdr>
        <w:top w:val="none" w:sz="0" w:space="0" w:color="auto"/>
        <w:left w:val="none" w:sz="0" w:space="0" w:color="auto"/>
        <w:bottom w:val="none" w:sz="0" w:space="0" w:color="auto"/>
        <w:right w:val="none" w:sz="0" w:space="0" w:color="auto"/>
      </w:divBdr>
    </w:div>
    <w:div w:id="703024564">
      <w:bodyDiv w:val="1"/>
      <w:marLeft w:val="0"/>
      <w:marRight w:val="0"/>
      <w:marTop w:val="0"/>
      <w:marBottom w:val="0"/>
      <w:divBdr>
        <w:top w:val="none" w:sz="0" w:space="0" w:color="auto"/>
        <w:left w:val="none" w:sz="0" w:space="0" w:color="auto"/>
        <w:bottom w:val="none" w:sz="0" w:space="0" w:color="auto"/>
        <w:right w:val="none" w:sz="0" w:space="0" w:color="auto"/>
      </w:divBdr>
      <w:divsChild>
        <w:div w:id="330379172">
          <w:marLeft w:val="360"/>
          <w:marRight w:val="0"/>
          <w:marTop w:val="200"/>
          <w:marBottom w:val="0"/>
          <w:divBdr>
            <w:top w:val="none" w:sz="0" w:space="0" w:color="auto"/>
            <w:left w:val="none" w:sz="0" w:space="0" w:color="auto"/>
            <w:bottom w:val="none" w:sz="0" w:space="0" w:color="auto"/>
            <w:right w:val="none" w:sz="0" w:space="0" w:color="auto"/>
          </w:divBdr>
        </w:div>
      </w:divsChild>
    </w:div>
    <w:div w:id="712341745">
      <w:bodyDiv w:val="1"/>
      <w:marLeft w:val="0"/>
      <w:marRight w:val="0"/>
      <w:marTop w:val="0"/>
      <w:marBottom w:val="0"/>
      <w:divBdr>
        <w:top w:val="none" w:sz="0" w:space="0" w:color="auto"/>
        <w:left w:val="none" w:sz="0" w:space="0" w:color="auto"/>
        <w:bottom w:val="none" w:sz="0" w:space="0" w:color="auto"/>
        <w:right w:val="none" w:sz="0" w:space="0" w:color="auto"/>
      </w:divBdr>
    </w:div>
    <w:div w:id="739133861">
      <w:bodyDiv w:val="1"/>
      <w:marLeft w:val="0"/>
      <w:marRight w:val="0"/>
      <w:marTop w:val="0"/>
      <w:marBottom w:val="0"/>
      <w:divBdr>
        <w:top w:val="none" w:sz="0" w:space="0" w:color="auto"/>
        <w:left w:val="none" w:sz="0" w:space="0" w:color="auto"/>
        <w:bottom w:val="none" w:sz="0" w:space="0" w:color="auto"/>
        <w:right w:val="none" w:sz="0" w:space="0" w:color="auto"/>
      </w:divBdr>
      <w:divsChild>
        <w:div w:id="757867895">
          <w:marLeft w:val="360"/>
          <w:marRight w:val="0"/>
          <w:marTop w:val="200"/>
          <w:marBottom w:val="0"/>
          <w:divBdr>
            <w:top w:val="none" w:sz="0" w:space="0" w:color="auto"/>
            <w:left w:val="none" w:sz="0" w:space="0" w:color="auto"/>
            <w:bottom w:val="none" w:sz="0" w:space="0" w:color="auto"/>
            <w:right w:val="none" w:sz="0" w:space="0" w:color="auto"/>
          </w:divBdr>
        </w:div>
        <w:div w:id="2128311632">
          <w:marLeft w:val="360"/>
          <w:marRight w:val="0"/>
          <w:marTop w:val="200"/>
          <w:marBottom w:val="0"/>
          <w:divBdr>
            <w:top w:val="none" w:sz="0" w:space="0" w:color="auto"/>
            <w:left w:val="none" w:sz="0" w:space="0" w:color="auto"/>
            <w:bottom w:val="none" w:sz="0" w:space="0" w:color="auto"/>
            <w:right w:val="none" w:sz="0" w:space="0" w:color="auto"/>
          </w:divBdr>
        </w:div>
      </w:divsChild>
    </w:div>
    <w:div w:id="857621164">
      <w:bodyDiv w:val="1"/>
      <w:marLeft w:val="0"/>
      <w:marRight w:val="0"/>
      <w:marTop w:val="0"/>
      <w:marBottom w:val="0"/>
      <w:divBdr>
        <w:top w:val="none" w:sz="0" w:space="0" w:color="auto"/>
        <w:left w:val="none" w:sz="0" w:space="0" w:color="auto"/>
        <w:bottom w:val="none" w:sz="0" w:space="0" w:color="auto"/>
        <w:right w:val="none" w:sz="0" w:space="0" w:color="auto"/>
      </w:divBdr>
    </w:div>
    <w:div w:id="951597590">
      <w:bodyDiv w:val="1"/>
      <w:marLeft w:val="0"/>
      <w:marRight w:val="0"/>
      <w:marTop w:val="0"/>
      <w:marBottom w:val="0"/>
      <w:divBdr>
        <w:top w:val="none" w:sz="0" w:space="0" w:color="auto"/>
        <w:left w:val="none" w:sz="0" w:space="0" w:color="auto"/>
        <w:bottom w:val="none" w:sz="0" w:space="0" w:color="auto"/>
        <w:right w:val="none" w:sz="0" w:space="0" w:color="auto"/>
      </w:divBdr>
    </w:div>
    <w:div w:id="968970691">
      <w:bodyDiv w:val="1"/>
      <w:marLeft w:val="0"/>
      <w:marRight w:val="0"/>
      <w:marTop w:val="0"/>
      <w:marBottom w:val="0"/>
      <w:divBdr>
        <w:top w:val="none" w:sz="0" w:space="0" w:color="auto"/>
        <w:left w:val="none" w:sz="0" w:space="0" w:color="auto"/>
        <w:bottom w:val="none" w:sz="0" w:space="0" w:color="auto"/>
        <w:right w:val="none" w:sz="0" w:space="0" w:color="auto"/>
      </w:divBdr>
    </w:div>
    <w:div w:id="1065563965">
      <w:bodyDiv w:val="1"/>
      <w:marLeft w:val="0"/>
      <w:marRight w:val="0"/>
      <w:marTop w:val="0"/>
      <w:marBottom w:val="0"/>
      <w:divBdr>
        <w:top w:val="none" w:sz="0" w:space="0" w:color="auto"/>
        <w:left w:val="none" w:sz="0" w:space="0" w:color="auto"/>
        <w:bottom w:val="none" w:sz="0" w:space="0" w:color="auto"/>
        <w:right w:val="none" w:sz="0" w:space="0" w:color="auto"/>
      </w:divBdr>
      <w:divsChild>
        <w:div w:id="1183664776">
          <w:marLeft w:val="0"/>
          <w:marRight w:val="0"/>
          <w:marTop w:val="0"/>
          <w:marBottom w:val="0"/>
          <w:divBdr>
            <w:top w:val="none" w:sz="0" w:space="0" w:color="auto"/>
            <w:left w:val="none" w:sz="0" w:space="0" w:color="auto"/>
            <w:bottom w:val="none" w:sz="0" w:space="0" w:color="auto"/>
            <w:right w:val="none" w:sz="0" w:space="0" w:color="auto"/>
          </w:divBdr>
        </w:div>
        <w:div w:id="1675838842">
          <w:marLeft w:val="0"/>
          <w:marRight w:val="0"/>
          <w:marTop w:val="0"/>
          <w:marBottom w:val="0"/>
          <w:divBdr>
            <w:top w:val="none" w:sz="0" w:space="0" w:color="auto"/>
            <w:left w:val="none" w:sz="0" w:space="0" w:color="auto"/>
            <w:bottom w:val="none" w:sz="0" w:space="0" w:color="auto"/>
            <w:right w:val="none" w:sz="0" w:space="0" w:color="auto"/>
          </w:divBdr>
        </w:div>
        <w:div w:id="1705594567">
          <w:marLeft w:val="0"/>
          <w:marRight w:val="0"/>
          <w:marTop w:val="0"/>
          <w:marBottom w:val="0"/>
          <w:divBdr>
            <w:top w:val="none" w:sz="0" w:space="0" w:color="auto"/>
            <w:left w:val="none" w:sz="0" w:space="0" w:color="auto"/>
            <w:bottom w:val="none" w:sz="0" w:space="0" w:color="auto"/>
            <w:right w:val="none" w:sz="0" w:space="0" w:color="auto"/>
          </w:divBdr>
        </w:div>
        <w:div w:id="1504127606">
          <w:marLeft w:val="0"/>
          <w:marRight w:val="0"/>
          <w:marTop w:val="0"/>
          <w:marBottom w:val="0"/>
          <w:divBdr>
            <w:top w:val="none" w:sz="0" w:space="0" w:color="auto"/>
            <w:left w:val="none" w:sz="0" w:space="0" w:color="auto"/>
            <w:bottom w:val="none" w:sz="0" w:space="0" w:color="auto"/>
            <w:right w:val="none" w:sz="0" w:space="0" w:color="auto"/>
          </w:divBdr>
        </w:div>
        <w:div w:id="119959935">
          <w:marLeft w:val="0"/>
          <w:marRight w:val="0"/>
          <w:marTop w:val="0"/>
          <w:marBottom w:val="0"/>
          <w:divBdr>
            <w:top w:val="none" w:sz="0" w:space="0" w:color="auto"/>
            <w:left w:val="none" w:sz="0" w:space="0" w:color="auto"/>
            <w:bottom w:val="none" w:sz="0" w:space="0" w:color="auto"/>
            <w:right w:val="none" w:sz="0" w:space="0" w:color="auto"/>
          </w:divBdr>
        </w:div>
      </w:divsChild>
    </w:div>
    <w:div w:id="1127504023">
      <w:bodyDiv w:val="1"/>
      <w:marLeft w:val="0"/>
      <w:marRight w:val="0"/>
      <w:marTop w:val="0"/>
      <w:marBottom w:val="0"/>
      <w:divBdr>
        <w:top w:val="none" w:sz="0" w:space="0" w:color="auto"/>
        <w:left w:val="none" w:sz="0" w:space="0" w:color="auto"/>
        <w:bottom w:val="none" w:sz="0" w:space="0" w:color="auto"/>
        <w:right w:val="none" w:sz="0" w:space="0" w:color="auto"/>
      </w:divBdr>
    </w:div>
    <w:div w:id="1144741205">
      <w:bodyDiv w:val="1"/>
      <w:marLeft w:val="0"/>
      <w:marRight w:val="0"/>
      <w:marTop w:val="0"/>
      <w:marBottom w:val="0"/>
      <w:divBdr>
        <w:top w:val="none" w:sz="0" w:space="0" w:color="auto"/>
        <w:left w:val="none" w:sz="0" w:space="0" w:color="auto"/>
        <w:bottom w:val="none" w:sz="0" w:space="0" w:color="auto"/>
        <w:right w:val="none" w:sz="0" w:space="0" w:color="auto"/>
      </w:divBdr>
    </w:div>
    <w:div w:id="1288197127">
      <w:bodyDiv w:val="1"/>
      <w:marLeft w:val="0"/>
      <w:marRight w:val="0"/>
      <w:marTop w:val="0"/>
      <w:marBottom w:val="0"/>
      <w:divBdr>
        <w:top w:val="none" w:sz="0" w:space="0" w:color="auto"/>
        <w:left w:val="none" w:sz="0" w:space="0" w:color="auto"/>
        <w:bottom w:val="none" w:sz="0" w:space="0" w:color="auto"/>
        <w:right w:val="none" w:sz="0" w:space="0" w:color="auto"/>
      </w:divBdr>
    </w:div>
    <w:div w:id="1583441881">
      <w:bodyDiv w:val="1"/>
      <w:marLeft w:val="0"/>
      <w:marRight w:val="0"/>
      <w:marTop w:val="0"/>
      <w:marBottom w:val="0"/>
      <w:divBdr>
        <w:top w:val="none" w:sz="0" w:space="0" w:color="auto"/>
        <w:left w:val="none" w:sz="0" w:space="0" w:color="auto"/>
        <w:bottom w:val="none" w:sz="0" w:space="0" w:color="auto"/>
        <w:right w:val="none" w:sz="0" w:space="0" w:color="auto"/>
      </w:divBdr>
      <w:divsChild>
        <w:div w:id="1473791517">
          <w:marLeft w:val="360"/>
          <w:marRight w:val="0"/>
          <w:marTop w:val="200"/>
          <w:marBottom w:val="0"/>
          <w:divBdr>
            <w:top w:val="none" w:sz="0" w:space="0" w:color="auto"/>
            <w:left w:val="none" w:sz="0" w:space="0" w:color="auto"/>
            <w:bottom w:val="none" w:sz="0" w:space="0" w:color="auto"/>
            <w:right w:val="none" w:sz="0" w:space="0" w:color="auto"/>
          </w:divBdr>
        </w:div>
      </w:divsChild>
    </w:div>
    <w:div w:id="1647927257">
      <w:bodyDiv w:val="1"/>
      <w:marLeft w:val="0"/>
      <w:marRight w:val="0"/>
      <w:marTop w:val="0"/>
      <w:marBottom w:val="0"/>
      <w:divBdr>
        <w:top w:val="none" w:sz="0" w:space="0" w:color="auto"/>
        <w:left w:val="none" w:sz="0" w:space="0" w:color="auto"/>
        <w:bottom w:val="none" w:sz="0" w:space="0" w:color="auto"/>
        <w:right w:val="none" w:sz="0" w:space="0" w:color="auto"/>
      </w:divBdr>
    </w:div>
    <w:div w:id="1679847911">
      <w:bodyDiv w:val="1"/>
      <w:marLeft w:val="0"/>
      <w:marRight w:val="0"/>
      <w:marTop w:val="0"/>
      <w:marBottom w:val="0"/>
      <w:divBdr>
        <w:top w:val="none" w:sz="0" w:space="0" w:color="auto"/>
        <w:left w:val="none" w:sz="0" w:space="0" w:color="auto"/>
        <w:bottom w:val="none" w:sz="0" w:space="0" w:color="auto"/>
        <w:right w:val="none" w:sz="0" w:space="0" w:color="auto"/>
      </w:divBdr>
    </w:div>
    <w:div w:id="1841579226">
      <w:bodyDiv w:val="1"/>
      <w:marLeft w:val="0"/>
      <w:marRight w:val="0"/>
      <w:marTop w:val="0"/>
      <w:marBottom w:val="0"/>
      <w:divBdr>
        <w:top w:val="none" w:sz="0" w:space="0" w:color="auto"/>
        <w:left w:val="none" w:sz="0" w:space="0" w:color="auto"/>
        <w:bottom w:val="none" w:sz="0" w:space="0" w:color="auto"/>
        <w:right w:val="none" w:sz="0" w:space="0" w:color="auto"/>
      </w:divBdr>
    </w:div>
    <w:div w:id="2029982748">
      <w:bodyDiv w:val="1"/>
      <w:marLeft w:val="0"/>
      <w:marRight w:val="0"/>
      <w:marTop w:val="0"/>
      <w:marBottom w:val="0"/>
      <w:divBdr>
        <w:top w:val="none" w:sz="0" w:space="0" w:color="auto"/>
        <w:left w:val="none" w:sz="0" w:space="0" w:color="auto"/>
        <w:bottom w:val="none" w:sz="0" w:space="0" w:color="auto"/>
        <w:right w:val="none" w:sz="0" w:space="0" w:color="auto"/>
      </w:divBdr>
    </w:div>
    <w:div w:id="2043479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671" Type="http://schemas.openxmlformats.org/officeDocument/2006/relationships/image" Target="media/image317.wmf"/><Relationship Id="rId769" Type="http://schemas.openxmlformats.org/officeDocument/2006/relationships/oleObject" Target="embeddings/oleObject400.bin"/><Relationship Id="rId21" Type="http://schemas.openxmlformats.org/officeDocument/2006/relationships/oleObject" Target="embeddings/oleObject6.bin"/><Relationship Id="rId324" Type="http://schemas.openxmlformats.org/officeDocument/2006/relationships/oleObject" Target="embeddings/oleObject165.bin"/><Relationship Id="rId531" Type="http://schemas.openxmlformats.org/officeDocument/2006/relationships/oleObject" Target="embeddings/oleObject274.bin"/><Relationship Id="rId629" Type="http://schemas.openxmlformats.org/officeDocument/2006/relationships/image" Target="media/image296.wmf"/><Relationship Id="rId170" Type="http://schemas.openxmlformats.org/officeDocument/2006/relationships/image" Target="media/image80.wmf"/><Relationship Id="rId836" Type="http://schemas.openxmlformats.org/officeDocument/2006/relationships/image" Target="media/image386.wmf"/><Relationship Id="rId268" Type="http://schemas.openxmlformats.org/officeDocument/2006/relationships/oleObject" Target="embeddings/oleObject137.bin"/><Relationship Id="rId475" Type="http://schemas.openxmlformats.org/officeDocument/2006/relationships/image" Target="media/image225.wmf"/><Relationship Id="rId682" Type="http://schemas.openxmlformats.org/officeDocument/2006/relationships/oleObject" Target="embeddings/oleObject352.bin"/><Relationship Id="rId32" Type="http://schemas.openxmlformats.org/officeDocument/2006/relationships/image" Target="media/image13.wmf"/><Relationship Id="rId128" Type="http://schemas.openxmlformats.org/officeDocument/2006/relationships/image" Target="media/image60.wmf"/><Relationship Id="rId335" Type="http://schemas.openxmlformats.org/officeDocument/2006/relationships/image" Target="media/image157.wmf"/><Relationship Id="rId542" Type="http://schemas.openxmlformats.org/officeDocument/2006/relationships/image" Target="media/image255.wmf"/><Relationship Id="rId181" Type="http://schemas.openxmlformats.org/officeDocument/2006/relationships/oleObject" Target="embeddings/oleObject88.bin"/><Relationship Id="rId402" Type="http://schemas.openxmlformats.org/officeDocument/2006/relationships/oleObject" Target="embeddings/oleObject204.bin"/><Relationship Id="rId847" Type="http://schemas.openxmlformats.org/officeDocument/2006/relationships/oleObject" Target="embeddings/oleObject450.bin"/><Relationship Id="rId279" Type="http://schemas.openxmlformats.org/officeDocument/2006/relationships/image" Target="media/image129.wmf"/><Relationship Id="rId486" Type="http://schemas.openxmlformats.org/officeDocument/2006/relationships/oleObject" Target="embeddings/oleObject248.bin"/><Relationship Id="rId693" Type="http://schemas.openxmlformats.org/officeDocument/2006/relationships/image" Target="media/image328.wmf"/><Relationship Id="rId707" Type="http://schemas.openxmlformats.org/officeDocument/2006/relationships/image" Target="media/image335.wmf"/><Relationship Id="rId43" Type="http://schemas.openxmlformats.org/officeDocument/2006/relationships/oleObject" Target="embeddings/oleObject16.bin"/><Relationship Id="rId139" Type="http://schemas.openxmlformats.org/officeDocument/2006/relationships/oleObject" Target="embeddings/oleObject66.bin"/><Relationship Id="rId346" Type="http://schemas.openxmlformats.org/officeDocument/2006/relationships/oleObject" Target="embeddings/oleObject176.bin"/><Relationship Id="rId553" Type="http://schemas.openxmlformats.org/officeDocument/2006/relationships/oleObject" Target="embeddings/oleObject286.bin"/><Relationship Id="rId760" Type="http://schemas.openxmlformats.org/officeDocument/2006/relationships/image" Target="media/image359.wmf"/><Relationship Id="rId192" Type="http://schemas.openxmlformats.org/officeDocument/2006/relationships/oleObject" Target="embeddings/oleObject94.bin"/><Relationship Id="rId206" Type="http://schemas.openxmlformats.org/officeDocument/2006/relationships/image" Target="media/image96.wmf"/><Relationship Id="rId413" Type="http://schemas.openxmlformats.org/officeDocument/2006/relationships/image" Target="media/image195.wmf"/><Relationship Id="rId858" Type="http://schemas.openxmlformats.org/officeDocument/2006/relationships/image" Target="media/image392.wmf"/><Relationship Id="rId497" Type="http://schemas.openxmlformats.org/officeDocument/2006/relationships/image" Target="media/image236.wmf"/><Relationship Id="rId620" Type="http://schemas.openxmlformats.org/officeDocument/2006/relationships/oleObject" Target="embeddings/oleObject321.bin"/><Relationship Id="rId718" Type="http://schemas.openxmlformats.org/officeDocument/2006/relationships/oleObject" Target="embeddings/oleObject370.bin"/><Relationship Id="rId357" Type="http://schemas.openxmlformats.org/officeDocument/2006/relationships/image" Target="media/image168.wmf"/><Relationship Id="rId54" Type="http://schemas.openxmlformats.org/officeDocument/2006/relationships/image" Target="media/image25.wmf"/><Relationship Id="rId217" Type="http://schemas.openxmlformats.org/officeDocument/2006/relationships/oleObject" Target="embeddings/oleObject108.bin"/><Relationship Id="rId564" Type="http://schemas.openxmlformats.org/officeDocument/2006/relationships/image" Target="media/image265.wmf"/><Relationship Id="rId771" Type="http://schemas.openxmlformats.org/officeDocument/2006/relationships/oleObject" Target="embeddings/oleObject401.bin"/><Relationship Id="rId424" Type="http://schemas.openxmlformats.org/officeDocument/2006/relationships/image" Target="media/image200.wmf"/><Relationship Id="rId631" Type="http://schemas.openxmlformats.org/officeDocument/2006/relationships/image" Target="media/image297.wmf"/><Relationship Id="rId729" Type="http://schemas.openxmlformats.org/officeDocument/2006/relationships/oleObject" Target="embeddings/oleObject378.bin"/><Relationship Id="rId270" Type="http://schemas.openxmlformats.org/officeDocument/2006/relationships/oleObject" Target="embeddings/oleObject138.bin"/><Relationship Id="rId65" Type="http://schemas.openxmlformats.org/officeDocument/2006/relationships/oleObject" Target="embeddings/oleObject27.bin"/><Relationship Id="rId130" Type="http://schemas.openxmlformats.org/officeDocument/2006/relationships/image" Target="media/image61.wmf"/><Relationship Id="rId368" Type="http://schemas.openxmlformats.org/officeDocument/2006/relationships/oleObject" Target="embeddings/oleObject187.bin"/><Relationship Id="rId575" Type="http://schemas.openxmlformats.org/officeDocument/2006/relationships/oleObject" Target="embeddings/oleObject297.bin"/><Relationship Id="rId782" Type="http://schemas.openxmlformats.org/officeDocument/2006/relationships/oleObject" Target="embeddings/oleObject411.bin"/><Relationship Id="rId228" Type="http://schemas.openxmlformats.org/officeDocument/2006/relationships/image" Target="media/image107.wmf"/><Relationship Id="rId435" Type="http://schemas.openxmlformats.org/officeDocument/2006/relationships/oleObject" Target="embeddings/oleObject222.bin"/><Relationship Id="rId642" Type="http://schemas.openxmlformats.org/officeDocument/2006/relationships/oleObject" Target="embeddings/oleObject332.bin"/><Relationship Id="rId281" Type="http://schemas.openxmlformats.org/officeDocument/2006/relationships/image" Target="media/image130.wmf"/><Relationship Id="rId502" Type="http://schemas.openxmlformats.org/officeDocument/2006/relationships/oleObject" Target="embeddings/oleObject256.bin"/><Relationship Id="rId34" Type="http://schemas.openxmlformats.org/officeDocument/2006/relationships/image" Target="media/image14.wmf"/><Relationship Id="rId76" Type="http://schemas.openxmlformats.org/officeDocument/2006/relationships/image" Target="media/image36.wmf"/><Relationship Id="rId141" Type="http://schemas.openxmlformats.org/officeDocument/2006/relationships/oleObject" Target="embeddings/oleObject68.bin"/><Relationship Id="rId379" Type="http://schemas.openxmlformats.org/officeDocument/2006/relationships/image" Target="media/image179.wmf"/><Relationship Id="rId544" Type="http://schemas.openxmlformats.org/officeDocument/2006/relationships/oleObject" Target="embeddings/oleObject281.bin"/><Relationship Id="rId586" Type="http://schemas.openxmlformats.org/officeDocument/2006/relationships/image" Target="media/image276.wmf"/><Relationship Id="rId751" Type="http://schemas.openxmlformats.org/officeDocument/2006/relationships/oleObject" Target="embeddings/oleObject389.bin"/><Relationship Id="rId793" Type="http://schemas.openxmlformats.org/officeDocument/2006/relationships/oleObject" Target="embeddings/oleObject420.bin"/><Relationship Id="rId807" Type="http://schemas.openxmlformats.org/officeDocument/2006/relationships/oleObject" Target="embeddings/oleObject428.bin"/><Relationship Id="rId849" Type="http://schemas.openxmlformats.org/officeDocument/2006/relationships/oleObject" Target="embeddings/oleObject452.bin"/><Relationship Id="rId7" Type="http://schemas.openxmlformats.org/officeDocument/2006/relationships/endnotes" Target="endnotes.xml"/><Relationship Id="rId183" Type="http://schemas.openxmlformats.org/officeDocument/2006/relationships/oleObject" Target="embeddings/oleObject89.bin"/><Relationship Id="rId239" Type="http://schemas.openxmlformats.org/officeDocument/2006/relationships/image" Target="media/image112.wmf"/><Relationship Id="rId390" Type="http://schemas.openxmlformats.org/officeDocument/2006/relationships/oleObject" Target="embeddings/oleObject198.bin"/><Relationship Id="rId404" Type="http://schemas.openxmlformats.org/officeDocument/2006/relationships/oleObject" Target="embeddings/oleObject205.bin"/><Relationship Id="rId446" Type="http://schemas.openxmlformats.org/officeDocument/2006/relationships/oleObject" Target="embeddings/oleObject228.bin"/><Relationship Id="rId611" Type="http://schemas.openxmlformats.org/officeDocument/2006/relationships/image" Target="media/image287.wmf"/><Relationship Id="rId653" Type="http://schemas.openxmlformats.org/officeDocument/2006/relationships/image" Target="media/image308.wmf"/><Relationship Id="rId250" Type="http://schemas.openxmlformats.org/officeDocument/2006/relationships/oleObject" Target="embeddings/oleObject125.bin"/><Relationship Id="rId292" Type="http://schemas.openxmlformats.org/officeDocument/2006/relationships/oleObject" Target="embeddings/oleObject149.bin"/><Relationship Id="rId306" Type="http://schemas.openxmlformats.org/officeDocument/2006/relationships/oleObject" Target="embeddings/oleObject156.bin"/><Relationship Id="rId488" Type="http://schemas.openxmlformats.org/officeDocument/2006/relationships/oleObject" Target="embeddings/oleObject249.bin"/><Relationship Id="rId695" Type="http://schemas.openxmlformats.org/officeDocument/2006/relationships/image" Target="media/image329.wmf"/><Relationship Id="rId709" Type="http://schemas.openxmlformats.org/officeDocument/2006/relationships/image" Target="media/image336.wmf"/><Relationship Id="rId860" Type="http://schemas.openxmlformats.org/officeDocument/2006/relationships/image" Target="media/image393.png"/><Relationship Id="rId45" Type="http://schemas.openxmlformats.org/officeDocument/2006/relationships/oleObject" Target="embeddings/oleObject17.bin"/><Relationship Id="rId87" Type="http://schemas.openxmlformats.org/officeDocument/2006/relationships/oleObject" Target="embeddings/oleObject38.bin"/><Relationship Id="rId110" Type="http://schemas.openxmlformats.org/officeDocument/2006/relationships/image" Target="media/image52.wmf"/><Relationship Id="rId348" Type="http://schemas.openxmlformats.org/officeDocument/2006/relationships/oleObject" Target="embeddings/oleObject177.bin"/><Relationship Id="rId513" Type="http://schemas.openxmlformats.org/officeDocument/2006/relationships/oleObject" Target="embeddings/oleObject264.bin"/><Relationship Id="rId555" Type="http://schemas.openxmlformats.org/officeDocument/2006/relationships/oleObject" Target="embeddings/oleObject287.bin"/><Relationship Id="rId597" Type="http://schemas.openxmlformats.org/officeDocument/2006/relationships/oleObject" Target="embeddings/oleObject308.bin"/><Relationship Id="rId720" Type="http://schemas.openxmlformats.org/officeDocument/2006/relationships/oleObject" Target="embeddings/oleObject371.bin"/><Relationship Id="rId762" Type="http://schemas.openxmlformats.org/officeDocument/2006/relationships/image" Target="media/image360.wmf"/><Relationship Id="rId818" Type="http://schemas.openxmlformats.org/officeDocument/2006/relationships/image" Target="media/image377.wmf"/><Relationship Id="rId152" Type="http://schemas.openxmlformats.org/officeDocument/2006/relationships/image" Target="media/image71.wmf"/><Relationship Id="rId194" Type="http://schemas.openxmlformats.org/officeDocument/2006/relationships/oleObject" Target="embeddings/oleObject96.bin"/><Relationship Id="rId208" Type="http://schemas.openxmlformats.org/officeDocument/2006/relationships/image" Target="media/image97.wmf"/><Relationship Id="rId415" Type="http://schemas.openxmlformats.org/officeDocument/2006/relationships/image" Target="media/image196.wmf"/><Relationship Id="rId457" Type="http://schemas.openxmlformats.org/officeDocument/2006/relationships/image" Target="media/image216.wmf"/><Relationship Id="rId622" Type="http://schemas.openxmlformats.org/officeDocument/2006/relationships/oleObject" Target="embeddings/oleObject322.bin"/><Relationship Id="rId261" Type="http://schemas.openxmlformats.org/officeDocument/2006/relationships/oleObject" Target="embeddings/oleObject133.bin"/><Relationship Id="rId499" Type="http://schemas.openxmlformats.org/officeDocument/2006/relationships/image" Target="media/image237.wmf"/><Relationship Id="rId664" Type="http://schemas.openxmlformats.org/officeDocument/2006/relationships/oleObject" Target="embeddings/oleObject343.bin"/><Relationship Id="rId14" Type="http://schemas.openxmlformats.org/officeDocument/2006/relationships/image" Target="media/image4.wmf"/><Relationship Id="rId56" Type="http://schemas.openxmlformats.org/officeDocument/2006/relationships/image" Target="media/image26.wmf"/><Relationship Id="rId317" Type="http://schemas.openxmlformats.org/officeDocument/2006/relationships/image" Target="media/image148.wmf"/><Relationship Id="rId359" Type="http://schemas.openxmlformats.org/officeDocument/2006/relationships/image" Target="media/image169.wmf"/><Relationship Id="rId524" Type="http://schemas.openxmlformats.org/officeDocument/2006/relationships/image" Target="media/image246.wmf"/><Relationship Id="rId566" Type="http://schemas.openxmlformats.org/officeDocument/2006/relationships/image" Target="media/image266.wmf"/><Relationship Id="rId731" Type="http://schemas.openxmlformats.org/officeDocument/2006/relationships/image" Target="media/image344.wmf"/><Relationship Id="rId773" Type="http://schemas.openxmlformats.org/officeDocument/2006/relationships/oleObject" Target="embeddings/oleObject402.bin"/><Relationship Id="rId98" Type="http://schemas.openxmlformats.org/officeDocument/2006/relationships/image" Target="media/image47.wmf"/><Relationship Id="rId121" Type="http://schemas.openxmlformats.org/officeDocument/2006/relationships/oleObject" Target="embeddings/oleObject56.bin"/><Relationship Id="rId163" Type="http://schemas.openxmlformats.org/officeDocument/2006/relationships/oleObject" Target="embeddings/oleObject79.bin"/><Relationship Id="rId219" Type="http://schemas.openxmlformats.org/officeDocument/2006/relationships/oleObject" Target="embeddings/oleObject109.bin"/><Relationship Id="rId370" Type="http://schemas.openxmlformats.org/officeDocument/2006/relationships/oleObject" Target="embeddings/oleObject188.bin"/><Relationship Id="rId426" Type="http://schemas.openxmlformats.org/officeDocument/2006/relationships/image" Target="media/image201.wmf"/><Relationship Id="rId633" Type="http://schemas.openxmlformats.org/officeDocument/2006/relationships/image" Target="media/image298.wmf"/><Relationship Id="rId829" Type="http://schemas.openxmlformats.org/officeDocument/2006/relationships/oleObject" Target="embeddings/oleObject439.bin"/><Relationship Id="rId230" Type="http://schemas.openxmlformats.org/officeDocument/2006/relationships/image" Target="media/image108.wmf"/><Relationship Id="rId468" Type="http://schemas.openxmlformats.org/officeDocument/2006/relationships/oleObject" Target="embeddings/oleObject239.bin"/><Relationship Id="rId675" Type="http://schemas.openxmlformats.org/officeDocument/2006/relationships/image" Target="media/image319.wmf"/><Relationship Id="rId840" Type="http://schemas.openxmlformats.org/officeDocument/2006/relationships/image" Target="media/image388.wmf"/><Relationship Id="rId25" Type="http://schemas.openxmlformats.org/officeDocument/2006/relationships/oleObject" Target="embeddings/oleObject8.bin"/><Relationship Id="rId67" Type="http://schemas.openxmlformats.org/officeDocument/2006/relationships/oleObject" Target="embeddings/oleObject28.bin"/><Relationship Id="rId272" Type="http://schemas.openxmlformats.org/officeDocument/2006/relationships/oleObject" Target="embeddings/oleObject139.bin"/><Relationship Id="rId328" Type="http://schemas.openxmlformats.org/officeDocument/2006/relationships/oleObject" Target="embeddings/oleObject167.bin"/><Relationship Id="rId535" Type="http://schemas.openxmlformats.org/officeDocument/2006/relationships/oleObject" Target="embeddings/oleObject276.bin"/><Relationship Id="rId577" Type="http://schemas.openxmlformats.org/officeDocument/2006/relationships/oleObject" Target="embeddings/oleObject298.bin"/><Relationship Id="rId700" Type="http://schemas.openxmlformats.org/officeDocument/2006/relationships/oleObject" Target="embeddings/oleObject361.bin"/><Relationship Id="rId742" Type="http://schemas.openxmlformats.org/officeDocument/2006/relationships/image" Target="media/image350.wmf"/><Relationship Id="rId132" Type="http://schemas.openxmlformats.org/officeDocument/2006/relationships/image" Target="media/image62.wmf"/><Relationship Id="rId174" Type="http://schemas.openxmlformats.org/officeDocument/2006/relationships/image" Target="media/image82.wmf"/><Relationship Id="rId381" Type="http://schemas.openxmlformats.org/officeDocument/2006/relationships/image" Target="media/image180.wmf"/><Relationship Id="rId602" Type="http://schemas.openxmlformats.org/officeDocument/2006/relationships/image" Target="media/image284.wmf"/><Relationship Id="rId784" Type="http://schemas.openxmlformats.org/officeDocument/2006/relationships/oleObject" Target="embeddings/oleObject413.bin"/><Relationship Id="rId241" Type="http://schemas.openxmlformats.org/officeDocument/2006/relationships/image" Target="media/image113.wmf"/><Relationship Id="rId437" Type="http://schemas.openxmlformats.org/officeDocument/2006/relationships/oleObject" Target="embeddings/oleObject223.bin"/><Relationship Id="rId479" Type="http://schemas.openxmlformats.org/officeDocument/2006/relationships/image" Target="media/image227.wmf"/><Relationship Id="rId644" Type="http://schemas.openxmlformats.org/officeDocument/2006/relationships/oleObject" Target="embeddings/oleObject333.bin"/><Relationship Id="rId686" Type="http://schemas.openxmlformats.org/officeDocument/2006/relationships/oleObject" Target="embeddings/oleObject354.bin"/><Relationship Id="rId851" Type="http://schemas.openxmlformats.org/officeDocument/2006/relationships/oleObject" Target="embeddings/oleObject454.bin"/><Relationship Id="rId36" Type="http://schemas.openxmlformats.org/officeDocument/2006/relationships/image" Target="media/image15.wmf"/><Relationship Id="rId283" Type="http://schemas.openxmlformats.org/officeDocument/2006/relationships/image" Target="media/image131.wmf"/><Relationship Id="rId339" Type="http://schemas.openxmlformats.org/officeDocument/2006/relationships/image" Target="media/image159.wmf"/><Relationship Id="rId490" Type="http://schemas.openxmlformats.org/officeDocument/2006/relationships/oleObject" Target="embeddings/oleObject250.bin"/><Relationship Id="rId504" Type="http://schemas.openxmlformats.org/officeDocument/2006/relationships/image" Target="media/image239.wmf"/><Relationship Id="rId546" Type="http://schemas.openxmlformats.org/officeDocument/2006/relationships/image" Target="media/image256.wmf"/><Relationship Id="rId711" Type="http://schemas.openxmlformats.org/officeDocument/2006/relationships/image" Target="media/image337.wmf"/><Relationship Id="rId753" Type="http://schemas.openxmlformats.org/officeDocument/2006/relationships/oleObject" Target="embeddings/oleObject390.bin"/><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69.bin"/><Relationship Id="rId185" Type="http://schemas.openxmlformats.org/officeDocument/2006/relationships/image" Target="media/image87.wmf"/><Relationship Id="rId350" Type="http://schemas.openxmlformats.org/officeDocument/2006/relationships/oleObject" Target="embeddings/oleObject178.bin"/><Relationship Id="rId406" Type="http://schemas.openxmlformats.org/officeDocument/2006/relationships/oleObject" Target="embeddings/oleObject206.bin"/><Relationship Id="rId588" Type="http://schemas.openxmlformats.org/officeDocument/2006/relationships/image" Target="media/image277.wmf"/><Relationship Id="rId795" Type="http://schemas.openxmlformats.org/officeDocument/2006/relationships/oleObject" Target="embeddings/oleObject422.bin"/><Relationship Id="rId809" Type="http://schemas.openxmlformats.org/officeDocument/2006/relationships/oleObject" Target="embeddings/oleObject429.bin"/><Relationship Id="rId9" Type="http://schemas.openxmlformats.org/officeDocument/2006/relationships/image" Target="media/image1.png"/><Relationship Id="rId210" Type="http://schemas.openxmlformats.org/officeDocument/2006/relationships/image" Target="media/image98.wmf"/><Relationship Id="rId392" Type="http://schemas.openxmlformats.org/officeDocument/2006/relationships/oleObject" Target="embeddings/oleObject199.bin"/><Relationship Id="rId448" Type="http://schemas.openxmlformats.org/officeDocument/2006/relationships/oleObject" Target="embeddings/oleObject229.bin"/><Relationship Id="rId613" Type="http://schemas.openxmlformats.org/officeDocument/2006/relationships/image" Target="media/image288.wmf"/><Relationship Id="rId655" Type="http://schemas.openxmlformats.org/officeDocument/2006/relationships/image" Target="media/image309.wmf"/><Relationship Id="rId697" Type="http://schemas.openxmlformats.org/officeDocument/2006/relationships/image" Target="media/image330.wmf"/><Relationship Id="rId820" Type="http://schemas.openxmlformats.org/officeDocument/2006/relationships/image" Target="media/image378.wmf"/><Relationship Id="rId862" Type="http://schemas.openxmlformats.org/officeDocument/2006/relationships/image" Target="media/image395.png"/><Relationship Id="rId252" Type="http://schemas.openxmlformats.org/officeDocument/2006/relationships/oleObject" Target="embeddings/oleObject127.bin"/><Relationship Id="rId294" Type="http://schemas.openxmlformats.org/officeDocument/2006/relationships/oleObject" Target="embeddings/oleObject150.bin"/><Relationship Id="rId308" Type="http://schemas.openxmlformats.org/officeDocument/2006/relationships/oleObject" Target="embeddings/oleObject157.bin"/><Relationship Id="rId515" Type="http://schemas.openxmlformats.org/officeDocument/2006/relationships/image" Target="media/image242.wmf"/><Relationship Id="rId722" Type="http://schemas.openxmlformats.org/officeDocument/2006/relationships/oleObject" Target="embeddings/oleObject372.bin"/><Relationship Id="rId47" Type="http://schemas.openxmlformats.org/officeDocument/2006/relationships/oleObject" Target="embeddings/oleObject18.bin"/><Relationship Id="rId89" Type="http://schemas.openxmlformats.org/officeDocument/2006/relationships/oleObject" Target="embeddings/oleObject39.bin"/><Relationship Id="rId112" Type="http://schemas.openxmlformats.org/officeDocument/2006/relationships/image" Target="media/image53.wmf"/><Relationship Id="rId154" Type="http://schemas.openxmlformats.org/officeDocument/2006/relationships/image" Target="media/image72.wmf"/><Relationship Id="rId361" Type="http://schemas.openxmlformats.org/officeDocument/2006/relationships/image" Target="media/image170.wmf"/><Relationship Id="rId557" Type="http://schemas.openxmlformats.org/officeDocument/2006/relationships/oleObject" Target="embeddings/oleObject288.bin"/><Relationship Id="rId599" Type="http://schemas.openxmlformats.org/officeDocument/2006/relationships/oleObject" Target="embeddings/oleObject309.bin"/><Relationship Id="rId764" Type="http://schemas.openxmlformats.org/officeDocument/2006/relationships/image" Target="media/image361.wmf"/><Relationship Id="rId196" Type="http://schemas.openxmlformats.org/officeDocument/2006/relationships/oleObject" Target="embeddings/oleObject97.bin"/><Relationship Id="rId417" Type="http://schemas.openxmlformats.org/officeDocument/2006/relationships/image" Target="media/image197.wmf"/><Relationship Id="rId459" Type="http://schemas.openxmlformats.org/officeDocument/2006/relationships/image" Target="media/image217.wmf"/><Relationship Id="rId624" Type="http://schemas.openxmlformats.org/officeDocument/2006/relationships/oleObject" Target="embeddings/oleObject323.bin"/><Relationship Id="rId666" Type="http://schemas.openxmlformats.org/officeDocument/2006/relationships/oleObject" Target="embeddings/oleObject344.bin"/><Relationship Id="rId831" Type="http://schemas.openxmlformats.org/officeDocument/2006/relationships/oleObject" Target="embeddings/oleObject440.bin"/><Relationship Id="rId16" Type="http://schemas.openxmlformats.org/officeDocument/2006/relationships/image" Target="media/image5.wmf"/><Relationship Id="rId221" Type="http://schemas.openxmlformats.org/officeDocument/2006/relationships/oleObject" Target="embeddings/oleObject110.bin"/><Relationship Id="rId263" Type="http://schemas.openxmlformats.org/officeDocument/2006/relationships/image" Target="media/image121.wmf"/><Relationship Id="rId319" Type="http://schemas.openxmlformats.org/officeDocument/2006/relationships/image" Target="media/image149.wmf"/><Relationship Id="rId470" Type="http://schemas.openxmlformats.org/officeDocument/2006/relationships/oleObject" Target="embeddings/oleObject240.bin"/><Relationship Id="rId526" Type="http://schemas.openxmlformats.org/officeDocument/2006/relationships/image" Target="media/image247.wmf"/><Relationship Id="rId58" Type="http://schemas.openxmlformats.org/officeDocument/2006/relationships/image" Target="media/image27.wmf"/><Relationship Id="rId123" Type="http://schemas.openxmlformats.org/officeDocument/2006/relationships/oleObject" Target="embeddings/oleObject57.bin"/><Relationship Id="rId330" Type="http://schemas.openxmlformats.org/officeDocument/2006/relationships/oleObject" Target="embeddings/oleObject168.bin"/><Relationship Id="rId568" Type="http://schemas.openxmlformats.org/officeDocument/2006/relationships/image" Target="media/image267.wmf"/><Relationship Id="rId733" Type="http://schemas.openxmlformats.org/officeDocument/2006/relationships/image" Target="media/image345.wmf"/><Relationship Id="rId775" Type="http://schemas.openxmlformats.org/officeDocument/2006/relationships/oleObject" Target="embeddings/oleObject404.bin"/><Relationship Id="rId165" Type="http://schemas.openxmlformats.org/officeDocument/2006/relationships/oleObject" Target="embeddings/oleObject80.bin"/><Relationship Id="rId372" Type="http://schemas.openxmlformats.org/officeDocument/2006/relationships/oleObject" Target="embeddings/oleObject189.bin"/><Relationship Id="rId428" Type="http://schemas.openxmlformats.org/officeDocument/2006/relationships/image" Target="media/image202.wmf"/><Relationship Id="rId635" Type="http://schemas.openxmlformats.org/officeDocument/2006/relationships/image" Target="media/image299.wmf"/><Relationship Id="rId677" Type="http://schemas.openxmlformats.org/officeDocument/2006/relationships/image" Target="media/image320.wmf"/><Relationship Id="rId800" Type="http://schemas.openxmlformats.org/officeDocument/2006/relationships/image" Target="media/image368.wmf"/><Relationship Id="rId842" Type="http://schemas.openxmlformats.org/officeDocument/2006/relationships/image" Target="media/image389.wmf"/><Relationship Id="rId232" Type="http://schemas.openxmlformats.org/officeDocument/2006/relationships/image" Target="media/image109.wmf"/><Relationship Id="rId274" Type="http://schemas.openxmlformats.org/officeDocument/2006/relationships/oleObject" Target="embeddings/oleObject140.bin"/><Relationship Id="rId481" Type="http://schemas.openxmlformats.org/officeDocument/2006/relationships/image" Target="media/image228.wmf"/><Relationship Id="rId702" Type="http://schemas.openxmlformats.org/officeDocument/2006/relationships/oleObject" Target="embeddings/oleObject362.bin"/><Relationship Id="rId27" Type="http://schemas.openxmlformats.org/officeDocument/2006/relationships/oleObject" Target="embeddings/oleObject9.bin"/><Relationship Id="rId69" Type="http://schemas.openxmlformats.org/officeDocument/2006/relationships/oleObject" Target="embeddings/oleObject29.bin"/><Relationship Id="rId134" Type="http://schemas.openxmlformats.org/officeDocument/2006/relationships/image" Target="media/image63.wmf"/><Relationship Id="rId537" Type="http://schemas.openxmlformats.org/officeDocument/2006/relationships/oleObject" Target="embeddings/oleObject277.bin"/><Relationship Id="rId579" Type="http://schemas.openxmlformats.org/officeDocument/2006/relationships/oleObject" Target="embeddings/oleObject299.bin"/><Relationship Id="rId744" Type="http://schemas.openxmlformats.org/officeDocument/2006/relationships/image" Target="media/image351.wmf"/><Relationship Id="rId786" Type="http://schemas.openxmlformats.org/officeDocument/2006/relationships/oleObject" Target="embeddings/oleObject414.bin"/><Relationship Id="rId80" Type="http://schemas.openxmlformats.org/officeDocument/2006/relationships/image" Target="media/image38.wmf"/><Relationship Id="rId176" Type="http://schemas.openxmlformats.org/officeDocument/2006/relationships/image" Target="media/image83.wmf"/><Relationship Id="rId341" Type="http://schemas.openxmlformats.org/officeDocument/2006/relationships/image" Target="media/image160.wmf"/><Relationship Id="rId383" Type="http://schemas.openxmlformats.org/officeDocument/2006/relationships/image" Target="media/image181.wmf"/><Relationship Id="rId439" Type="http://schemas.openxmlformats.org/officeDocument/2006/relationships/oleObject" Target="embeddings/oleObject224.bin"/><Relationship Id="rId590" Type="http://schemas.openxmlformats.org/officeDocument/2006/relationships/image" Target="media/image278.wmf"/><Relationship Id="rId604" Type="http://schemas.openxmlformats.org/officeDocument/2006/relationships/image" Target="media/image285.wmf"/><Relationship Id="rId646" Type="http://schemas.openxmlformats.org/officeDocument/2006/relationships/oleObject" Target="embeddings/oleObject334.bin"/><Relationship Id="rId811" Type="http://schemas.openxmlformats.org/officeDocument/2006/relationships/oleObject" Target="embeddings/oleObject430.bin"/><Relationship Id="rId201" Type="http://schemas.openxmlformats.org/officeDocument/2006/relationships/oleObject" Target="embeddings/oleObject100.bin"/><Relationship Id="rId243" Type="http://schemas.openxmlformats.org/officeDocument/2006/relationships/image" Target="media/image114.wmf"/><Relationship Id="rId285" Type="http://schemas.openxmlformats.org/officeDocument/2006/relationships/image" Target="media/image132.wmf"/><Relationship Id="rId450" Type="http://schemas.openxmlformats.org/officeDocument/2006/relationships/oleObject" Target="embeddings/oleObject230.bin"/><Relationship Id="rId506" Type="http://schemas.openxmlformats.org/officeDocument/2006/relationships/oleObject" Target="embeddings/oleObject259.bin"/><Relationship Id="rId688" Type="http://schemas.openxmlformats.org/officeDocument/2006/relationships/oleObject" Target="embeddings/oleObject355.bin"/><Relationship Id="rId853" Type="http://schemas.openxmlformats.org/officeDocument/2006/relationships/oleObject" Target="embeddings/oleObject456.bin"/><Relationship Id="rId38" Type="http://schemas.openxmlformats.org/officeDocument/2006/relationships/image" Target="media/image16.png"/><Relationship Id="rId103" Type="http://schemas.openxmlformats.org/officeDocument/2006/relationships/oleObject" Target="embeddings/oleObject47.bin"/><Relationship Id="rId310" Type="http://schemas.openxmlformats.org/officeDocument/2006/relationships/oleObject" Target="embeddings/oleObject158.bin"/><Relationship Id="rId492" Type="http://schemas.openxmlformats.org/officeDocument/2006/relationships/oleObject" Target="embeddings/oleObject251.bin"/><Relationship Id="rId548" Type="http://schemas.openxmlformats.org/officeDocument/2006/relationships/image" Target="media/image257.wmf"/><Relationship Id="rId713" Type="http://schemas.openxmlformats.org/officeDocument/2006/relationships/image" Target="media/image338.wmf"/><Relationship Id="rId755" Type="http://schemas.openxmlformats.org/officeDocument/2006/relationships/oleObject" Target="embeddings/oleObject391.bin"/><Relationship Id="rId797" Type="http://schemas.openxmlformats.org/officeDocument/2006/relationships/oleObject" Target="embeddings/oleObject423.bin"/><Relationship Id="rId91" Type="http://schemas.openxmlformats.org/officeDocument/2006/relationships/oleObject" Target="embeddings/oleObject40.bin"/><Relationship Id="rId145" Type="http://schemas.openxmlformats.org/officeDocument/2006/relationships/oleObject" Target="embeddings/oleObject70.bin"/><Relationship Id="rId187" Type="http://schemas.openxmlformats.org/officeDocument/2006/relationships/image" Target="media/image88.wmf"/><Relationship Id="rId352" Type="http://schemas.openxmlformats.org/officeDocument/2006/relationships/oleObject" Target="embeddings/oleObject179.bin"/><Relationship Id="rId394" Type="http://schemas.openxmlformats.org/officeDocument/2006/relationships/oleObject" Target="embeddings/oleObject200.bin"/><Relationship Id="rId408" Type="http://schemas.openxmlformats.org/officeDocument/2006/relationships/oleObject" Target="embeddings/oleObject208.bin"/><Relationship Id="rId615" Type="http://schemas.openxmlformats.org/officeDocument/2006/relationships/image" Target="media/image289.wmf"/><Relationship Id="rId822" Type="http://schemas.openxmlformats.org/officeDocument/2006/relationships/image" Target="media/image379.wmf"/><Relationship Id="rId212" Type="http://schemas.openxmlformats.org/officeDocument/2006/relationships/image" Target="media/image99.wmf"/><Relationship Id="rId254" Type="http://schemas.openxmlformats.org/officeDocument/2006/relationships/oleObject" Target="embeddings/oleObject128.bin"/><Relationship Id="rId657" Type="http://schemas.openxmlformats.org/officeDocument/2006/relationships/image" Target="media/image310.wmf"/><Relationship Id="rId699" Type="http://schemas.openxmlformats.org/officeDocument/2006/relationships/image" Target="media/image331.wmf"/><Relationship Id="rId864" Type="http://schemas.openxmlformats.org/officeDocument/2006/relationships/fontTable" Target="fontTable.xml"/><Relationship Id="rId49" Type="http://schemas.openxmlformats.org/officeDocument/2006/relationships/oleObject" Target="embeddings/oleObject19.bin"/><Relationship Id="rId114" Type="http://schemas.openxmlformats.org/officeDocument/2006/relationships/image" Target="media/image54.wmf"/><Relationship Id="rId296" Type="http://schemas.openxmlformats.org/officeDocument/2006/relationships/oleObject" Target="embeddings/oleObject151.bin"/><Relationship Id="rId461" Type="http://schemas.openxmlformats.org/officeDocument/2006/relationships/image" Target="media/image218.wmf"/><Relationship Id="rId517" Type="http://schemas.openxmlformats.org/officeDocument/2006/relationships/oleObject" Target="embeddings/oleObject267.bin"/><Relationship Id="rId559" Type="http://schemas.openxmlformats.org/officeDocument/2006/relationships/oleObject" Target="embeddings/oleObject289.bin"/><Relationship Id="rId724" Type="http://schemas.openxmlformats.org/officeDocument/2006/relationships/oleObject" Target="embeddings/oleObject373.bin"/><Relationship Id="rId766" Type="http://schemas.openxmlformats.org/officeDocument/2006/relationships/oleObject" Target="embeddings/oleObject397.bin"/><Relationship Id="rId60" Type="http://schemas.openxmlformats.org/officeDocument/2006/relationships/image" Target="media/image28.wmf"/><Relationship Id="rId156" Type="http://schemas.openxmlformats.org/officeDocument/2006/relationships/image" Target="media/image73.wmf"/><Relationship Id="rId198" Type="http://schemas.openxmlformats.org/officeDocument/2006/relationships/image" Target="media/image92.wmf"/><Relationship Id="rId321" Type="http://schemas.openxmlformats.org/officeDocument/2006/relationships/image" Target="media/image150.wmf"/><Relationship Id="rId363" Type="http://schemas.openxmlformats.org/officeDocument/2006/relationships/image" Target="media/image171.wmf"/><Relationship Id="rId419" Type="http://schemas.openxmlformats.org/officeDocument/2006/relationships/image" Target="media/image198.wmf"/><Relationship Id="rId570" Type="http://schemas.openxmlformats.org/officeDocument/2006/relationships/image" Target="media/image268.wmf"/><Relationship Id="rId626" Type="http://schemas.openxmlformats.org/officeDocument/2006/relationships/oleObject" Target="embeddings/oleObject324.bin"/><Relationship Id="rId223" Type="http://schemas.openxmlformats.org/officeDocument/2006/relationships/oleObject" Target="embeddings/oleObject111.bin"/><Relationship Id="rId430" Type="http://schemas.openxmlformats.org/officeDocument/2006/relationships/image" Target="media/image203.wmf"/><Relationship Id="rId668" Type="http://schemas.openxmlformats.org/officeDocument/2006/relationships/oleObject" Target="embeddings/oleObject345.bin"/><Relationship Id="rId833" Type="http://schemas.openxmlformats.org/officeDocument/2006/relationships/oleObject" Target="embeddings/oleObject441.bin"/><Relationship Id="rId18" Type="http://schemas.openxmlformats.org/officeDocument/2006/relationships/image" Target="media/image6.wmf"/><Relationship Id="rId265" Type="http://schemas.openxmlformats.org/officeDocument/2006/relationships/image" Target="media/image122.wmf"/><Relationship Id="rId472" Type="http://schemas.openxmlformats.org/officeDocument/2006/relationships/oleObject" Target="embeddings/oleObject241.bin"/><Relationship Id="rId528" Type="http://schemas.openxmlformats.org/officeDocument/2006/relationships/image" Target="media/image248.wmf"/><Relationship Id="rId735" Type="http://schemas.openxmlformats.org/officeDocument/2006/relationships/image" Target="media/image346.wmf"/><Relationship Id="rId125" Type="http://schemas.openxmlformats.org/officeDocument/2006/relationships/oleObject" Target="embeddings/oleObject59.bin"/><Relationship Id="rId167" Type="http://schemas.openxmlformats.org/officeDocument/2006/relationships/oleObject" Target="embeddings/oleObject81.bin"/><Relationship Id="rId332" Type="http://schemas.openxmlformats.org/officeDocument/2006/relationships/oleObject" Target="embeddings/oleObject169.bin"/><Relationship Id="rId374" Type="http://schemas.openxmlformats.org/officeDocument/2006/relationships/oleObject" Target="embeddings/oleObject190.bin"/><Relationship Id="rId581" Type="http://schemas.openxmlformats.org/officeDocument/2006/relationships/oleObject" Target="embeddings/oleObject300.bin"/><Relationship Id="rId777" Type="http://schemas.openxmlformats.org/officeDocument/2006/relationships/oleObject" Target="embeddings/oleObject406.bin"/><Relationship Id="rId71" Type="http://schemas.openxmlformats.org/officeDocument/2006/relationships/oleObject" Target="embeddings/oleObject30.bin"/><Relationship Id="rId234" Type="http://schemas.openxmlformats.org/officeDocument/2006/relationships/image" Target="media/image110.wmf"/><Relationship Id="rId637" Type="http://schemas.openxmlformats.org/officeDocument/2006/relationships/image" Target="media/image300.wmf"/><Relationship Id="rId679" Type="http://schemas.openxmlformats.org/officeDocument/2006/relationships/image" Target="media/image321.wmf"/><Relationship Id="rId802" Type="http://schemas.openxmlformats.org/officeDocument/2006/relationships/image" Target="media/image369.wmf"/><Relationship Id="rId844" Type="http://schemas.openxmlformats.org/officeDocument/2006/relationships/oleObject" Target="embeddings/oleObject447.bin"/><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oleObject" Target="embeddings/oleObject141.bin"/><Relationship Id="rId441" Type="http://schemas.openxmlformats.org/officeDocument/2006/relationships/image" Target="media/image208.wmf"/><Relationship Id="rId483" Type="http://schemas.openxmlformats.org/officeDocument/2006/relationships/image" Target="media/image229.wmf"/><Relationship Id="rId539" Type="http://schemas.openxmlformats.org/officeDocument/2006/relationships/oleObject" Target="embeddings/oleObject278.bin"/><Relationship Id="rId690" Type="http://schemas.openxmlformats.org/officeDocument/2006/relationships/oleObject" Target="embeddings/oleObject356.bin"/><Relationship Id="rId704" Type="http://schemas.openxmlformats.org/officeDocument/2006/relationships/oleObject" Target="embeddings/oleObject363.bin"/><Relationship Id="rId746" Type="http://schemas.openxmlformats.org/officeDocument/2006/relationships/image" Target="media/image352.wmf"/><Relationship Id="rId40" Type="http://schemas.openxmlformats.org/officeDocument/2006/relationships/image" Target="media/image18.wmf"/><Relationship Id="rId136" Type="http://schemas.openxmlformats.org/officeDocument/2006/relationships/image" Target="media/image64.wmf"/><Relationship Id="rId178" Type="http://schemas.openxmlformats.org/officeDocument/2006/relationships/image" Target="media/image84.wmf"/><Relationship Id="rId301" Type="http://schemas.openxmlformats.org/officeDocument/2006/relationships/image" Target="media/image140.wmf"/><Relationship Id="rId343" Type="http://schemas.openxmlformats.org/officeDocument/2006/relationships/image" Target="media/image161.wmf"/><Relationship Id="rId550" Type="http://schemas.openxmlformats.org/officeDocument/2006/relationships/image" Target="media/image258.wmf"/><Relationship Id="rId788" Type="http://schemas.openxmlformats.org/officeDocument/2006/relationships/oleObject" Target="embeddings/oleObject415.bin"/><Relationship Id="rId82" Type="http://schemas.openxmlformats.org/officeDocument/2006/relationships/image" Target="media/image39.wmf"/><Relationship Id="rId203" Type="http://schemas.openxmlformats.org/officeDocument/2006/relationships/oleObject" Target="embeddings/oleObject101.bin"/><Relationship Id="rId385" Type="http://schemas.openxmlformats.org/officeDocument/2006/relationships/image" Target="media/image182.wmf"/><Relationship Id="rId592" Type="http://schemas.openxmlformats.org/officeDocument/2006/relationships/image" Target="media/image279.wmf"/><Relationship Id="rId606" Type="http://schemas.openxmlformats.org/officeDocument/2006/relationships/image" Target="media/image286.wmf"/><Relationship Id="rId648" Type="http://schemas.openxmlformats.org/officeDocument/2006/relationships/oleObject" Target="embeddings/oleObject335.bin"/><Relationship Id="rId813" Type="http://schemas.openxmlformats.org/officeDocument/2006/relationships/oleObject" Target="embeddings/oleObject431.bin"/><Relationship Id="rId855" Type="http://schemas.openxmlformats.org/officeDocument/2006/relationships/oleObject" Target="embeddings/oleObject457.bin"/><Relationship Id="rId245" Type="http://schemas.openxmlformats.org/officeDocument/2006/relationships/image" Target="media/image115.wmf"/><Relationship Id="rId287" Type="http://schemas.openxmlformats.org/officeDocument/2006/relationships/image" Target="media/image133.wmf"/><Relationship Id="rId410" Type="http://schemas.openxmlformats.org/officeDocument/2006/relationships/oleObject" Target="embeddings/oleObject209.bin"/><Relationship Id="rId452" Type="http://schemas.openxmlformats.org/officeDocument/2006/relationships/oleObject" Target="embeddings/oleObject231.bin"/><Relationship Id="rId494" Type="http://schemas.openxmlformats.org/officeDocument/2006/relationships/oleObject" Target="embeddings/oleObject252.bin"/><Relationship Id="rId508" Type="http://schemas.openxmlformats.org/officeDocument/2006/relationships/image" Target="media/image240.wmf"/><Relationship Id="rId715" Type="http://schemas.openxmlformats.org/officeDocument/2006/relationships/image" Target="media/image339.wmf"/><Relationship Id="rId105" Type="http://schemas.openxmlformats.org/officeDocument/2006/relationships/oleObject" Target="embeddings/oleObject48.bin"/><Relationship Id="rId147" Type="http://schemas.openxmlformats.org/officeDocument/2006/relationships/oleObject" Target="embeddings/oleObject71.bin"/><Relationship Id="rId312" Type="http://schemas.openxmlformats.org/officeDocument/2006/relationships/oleObject" Target="embeddings/oleObject159.bin"/><Relationship Id="rId354" Type="http://schemas.openxmlformats.org/officeDocument/2006/relationships/oleObject" Target="embeddings/oleObject180.bin"/><Relationship Id="rId757" Type="http://schemas.openxmlformats.org/officeDocument/2006/relationships/oleObject" Target="embeddings/oleObject392.bin"/><Relationship Id="rId799" Type="http://schemas.openxmlformats.org/officeDocument/2006/relationships/oleObject" Target="embeddings/oleObject424.bin"/><Relationship Id="rId51" Type="http://schemas.openxmlformats.org/officeDocument/2006/relationships/oleObject" Target="embeddings/oleObject20.bin"/><Relationship Id="rId93" Type="http://schemas.openxmlformats.org/officeDocument/2006/relationships/oleObject" Target="embeddings/oleObject41.bin"/><Relationship Id="rId189" Type="http://schemas.openxmlformats.org/officeDocument/2006/relationships/image" Target="media/image89.wmf"/><Relationship Id="rId396" Type="http://schemas.openxmlformats.org/officeDocument/2006/relationships/oleObject" Target="embeddings/oleObject201.bin"/><Relationship Id="rId561" Type="http://schemas.openxmlformats.org/officeDocument/2006/relationships/oleObject" Target="embeddings/oleObject290.bin"/><Relationship Id="rId617" Type="http://schemas.openxmlformats.org/officeDocument/2006/relationships/image" Target="media/image290.wmf"/><Relationship Id="rId659" Type="http://schemas.openxmlformats.org/officeDocument/2006/relationships/image" Target="media/image311.wmf"/><Relationship Id="rId824" Type="http://schemas.openxmlformats.org/officeDocument/2006/relationships/image" Target="media/image380.wmf"/><Relationship Id="rId866" Type="http://schemas.openxmlformats.org/officeDocument/2006/relationships/theme" Target="theme/theme1.xml"/><Relationship Id="rId214" Type="http://schemas.openxmlformats.org/officeDocument/2006/relationships/image" Target="media/image100.wmf"/><Relationship Id="rId256" Type="http://schemas.openxmlformats.org/officeDocument/2006/relationships/oleObject" Target="embeddings/oleObject130.bin"/><Relationship Id="rId298" Type="http://schemas.openxmlformats.org/officeDocument/2006/relationships/oleObject" Target="embeddings/oleObject152.bin"/><Relationship Id="rId421" Type="http://schemas.openxmlformats.org/officeDocument/2006/relationships/oleObject" Target="embeddings/oleObject215.bin"/><Relationship Id="rId463" Type="http://schemas.openxmlformats.org/officeDocument/2006/relationships/image" Target="media/image219.wmf"/><Relationship Id="rId519" Type="http://schemas.openxmlformats.org/officeDocument/2006/relationships/oleObject" Target="embeddings/oleObject268.bin"/><Relationship Id="rId670" Type="http://schemas.openxmlformats.org/officeDocument/2006/relationships/oleObject" Target="embeddings/oleObject346.bin"/><Relationship Id="rId116" Type="http://schemas.openxmlformats.org/officeDocument/2006/relationships/image" Target="media/image55.wmf"/><Relationship Id="rId158" Type="http://schemas.openxmlformats.org/officeDocument/2006/relationships/image" Target="media/image74.wmf"/><Relationship Id="rId323" Type="http://schemas.openxmlformats.org/officeDocument/2006/relationships/image" Target="media/image151.wmf"/><Relationship Id="rId530" Type="http://schemas.openxmlformats.org/officeDocument/2006/relationships/image" Target="media/image249.wmf"/><Relationship Id="rId726" Type="http://schemas.openxmlformats.org/officeDocument/2006/relationships/oleObject" Target="embeddings/oleObject375.bin"/><Relationship Id="rId768" Type="http://schemas.openxmlformats.org/officeDocument/2006/relationships/oleObject" Target="embeddings/oleObject399.bin"/><Relationship Id="rId20" Type="http://schemas.openxmlformats.org/officeDocument/2006/relationships/image" Target="media/image7.wmf"/><Relationship Id="rId62" Type="http://schemas.openxmlformats.org/officeDocument/2006/relationships/image" Target="media/image29.wmf"/><Relationship Id="rId365" Type="http://schemas.openxmlformats.org/officeDocument/2006/relationships/image" Target="media/image172.wmf"/><Relationship Id="rId572" Type="http://schemas.openxmlformats.org/officeDocument/2006/relationships/image" Target="media/image269.wmf"/><Relationship Id="rId628" Type="http://schemas.openxmlformats.org/officeDocument/2006/relationships/oleObject" Target="embeddings/oleObject325.bin"/><Relationship Id="rId835" Type="http://schemas.openxmlformats.org/officeDocument/2006/relationships/oleObject" Target="embeddings/oleObject442.bin"/><Relationship Id="rId225" Type="http://schemas.openxmlformats.org/officeDocument/2006/relationships/oleObject" Target="embeddings/oleObject112.bin"/><Relationship Id="rId267" Type="http://schemas.openxmlformats.org/officeDocument/2006/relationships/image" Target="media/image123.wmf"/><Relationship Id="rId432" Type="http://schemas.openxmlformats.org/officeDocument/2006/relationships/image" Target="media/image204.wmf"/><Relationship Id="rId474" Type="http://schemas.openxmlformats.org/officeDocument/2006/relationships/oleObject" Target="embeddings/oleObject242.bin"/><Relationship Id="rId127" Type="http://schemas.openxmlformats.org/officeDocument/2006/relationships/oleObject" Target="embeddings/oleObject60.bin"/><Relationship Id="rId681" Type="http://schemas.openxmlformats.org/officeDocument/2006/relationships/image" Target="media/image322.wmf"/><Relationship Id="rId737" Type="http://schemas.openxmlformats.org/officeDocument/2006/relationships/image" Target="media/image347.wmf"/><Relationship Id="rId779" Type="http://schemas.openxmlformats.org/officeDocument/2006/relationships/oleObject" Target="embeddings/oleObject408.bin"/><Relationship Id="rId31" Type="http://schemas.openxmlformats.org/officeDocument/2006/relationships/oleObject" Target="embeddings/oleObject11.bin"/><Relationship Id="rId73" Type="http://schemas.openxmlformats.org/officeDocument/2006/relationships/oleObject" Target="embeddings/oleObject31.bin"/><Relationship Id="rId169" Type="http://schemas.openxmlformats.org/officeDocument/2006/relationships/oleObject" Target="embeddings/oleObject82.bin"/><Relationship Id="rId334" Type="http://schemas.openxmlformats.org/officeDocument/2006/relationships/oleObject" Target="embeddings/oleObject170.bin"/><Relationship Id="rId376" Type="http://schemas.openxmlformats.org/officeDocument/2006/relationships/oleObject" Target="embeddings/oleObject191.bin"/><Relationship Id="rId541" Type="http://schemas.openxmlformats.org/officeDocument/2006/relationships/oleObject" Target="embeddings/oleObject279.bin"/><Relationship Id="rId583" Type="http://schemas.openxmlformats.org/officeDocument/2006/relationships/oleObject" Target="embeddings/oleObject301.bin"/><Relationship Id="rId639" Type="http://schemas.openxmlformats.org/officeDocument/2006/relationships/image" Target="media/image301.wmf"/><Relationship Id="rId790" Type="http://schemas.openxmlformats.org/officeDocument/2006/relationships/oleObject" Target="embeddings/oleObject417.bin"/><Relationship Id="rId804" Type="http://schemas.openxmlformats.org/officeDocument/2006/relationships/image" Target="media/image370.wmf"/><Relationship Id="rId4" Type="http://schemas.openxmlformats.org/officeDocument/2006/relationships/settings" Target="settings.xml"/><Relationship Id="rId180" Type="http://schemas.openxmlformats.org/officeDocument/2006/relationships/image" Target="media/image85.wmf"/><Relationship Id="rId236" Type="http://schemas.openxmlformats.org/officeDocument/2006/relationships/image" Target="media/image111.wmf"/><Relationship Id="rId278" Type="http://schemas.openxmlformats.org/officeDocument/2006/relationships/oleObject" Target="embeddings/oleObject142.bin"/><Relationship Id="rId401" Type="http://schemas.openxmlformats.org/officeDocument/2006/relationships/image" Target="media/image190.wmf"/><Relationship Id="rId443" Type="http://schemas.openxmlformats.org/officeDocument/2006/relationships/image" Target="media/image209.wmf"/><Relationship Id="rId650" Type="http://schemas.openxmlformats.org/officeDocument/2006/relationships/oleObject" Target="embeddings/oleObject336.bin"/><Relationship Id="rId846" Type="http://schemas.openxmlformats.org/officeDocument/2006/relationships/oleObject" Target="embeddings/oleObject449.bin"/><Relationship Id="rId303" Type="http://schemas.openxmlformats.org/officeDocument/2006/relationships/image" Target="media/image141.wmf"/><Relationship Id="rId485" Type="http://schemas.openxmlformats.org/officeDocument/2006/relationships/image" Target="media/image230.wmf"/><Relationship Id="rId692" Type="http://schemas.openxmlformats.org/officeDocument/2006/relationships/oleObject" Target="embeddings/oleObject357.bin"/><Relationship Id="rId706" Type="http://schemas.openxmlformats.org/officeDocument/2006/relationships/oleObject" Target="embeddings/oleObject364.bin"/><Relationship Id="rId748" Type="http://schemas.openxmlformats.org/officeDocument/2006/relationships/image" Target="media/image353.wmf"/><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image" Target="media/image65.wmf"/><Relationship Id="rId345" Type="http://schemas.openxmlformats.org/officeDocument/2006/relationships/image" Target="media/image162.wmf"/><Relationship Id="rId387" Type="http://schemas.openxmlformats.org/officeDocument/2006/relationships/image" Target="media/image183.wmf"/><Relationship Id="rId510" Type="http://schemas.openxmlformats.org/officeDocument/2006/relationships/oleObject" Target="embeddings/oleObject262.bin"/><Relationship Id="rId552" Type="http://schemas.openxmlformats.org/officeDocument/2006/relationships/image" Target="media/image259.wmf"/><Relationship Id="rId594" Type="http://schemas.openxmlformats.org/officeDocument/2006/relationships/image" Target="media/image280.wmf"/><Relationship Id="rId608" Type="http://schemas.openxmlformats.org/officeDocument/2006/relationships/oleObject" Target="embeddings/oleObject314.bin"/><Relationship Id="rId815" Type="http://schemas.openxmlformats.org/officeDocument/2006/relationships/oleObject" Target="embeddings/oleObject432.bin"/><Relationship Id="rId191" Type="http://schemas.openxmlformats.org/officeDocument/2006/relationships/image" Target="media/image90.wmf"/><Relationship Id="rId205" Type="http://schemas.openxmlformats.org/officeDocument/2006/relationships/oleObject" Target="embeddings/oleObject102.bin"/><Relationship Id="rId247" Type="http://schemas.openxmlformats.org/officeDocument/2006/relationships/image" Target="media/image116.wmf"/><Relationship Id="rId412" Type="http://schemas.openxmlformats.org/officeDocument/2006/relationships/oleObject" Target="embeddings/oleObject210.bin"/><Relationship Id="rId857" Type="http://schemas.openxmlformats.org/officeDocument/2006/relationships/oleObject" Target="embeddings/oleObject458.bin"/><Relationship Id="rId107" Type="http://schemas.openxmlformats.org/officeDocument/2006/relationships/oleObject" Target="embeddings/oleObject49.bin"/><Relationship Id="rId289" Type="http://schemas.openxmlformats.org/officeDocument/2006/relationships/image" Target="media/image134.wmf"/><Relationship Id="rId454" Type="http://schemas.openxmlformats.org/officeDocument/2006/relationships/oleObject" Target="embeddings/oleObject232.bin"/><Relationship Id="rId496" Type="http://schemas.openxmlformats.org/officeDocument/2006/relationships/oleObject" Target="embeddings/oleObject253.bin"/><Relationship Id="rId661" Type="http://schemas.openxmlformats.org/officeDocument/2006/relationships/image" Target="media/image312.wmf"/><Relationship Id="rId717" Type="http://schemas.openxmlformats.org/officeDocument/2006/relationships/image" Target="media/image340.wmf"/><Relationship Id="rId759" Type="http://schemas.openxmlformats.org/officeDocument/2006/relationships/oleObject" Target="embeddings/oleObject393.bin"/><Relationship Id="rId11" Type="http://schemas.openxmlformats.org/officeDocument/2006/relationships/image" Target="media/image3.wmf"/><Relationship Id="rId53" Type="http://schemas.openxmlformats.org/officeDocument/2006/relationships/oleObject" Target="embeddings/oleObject21.bin"/><Relationship Id="rId149" Type="http://schemas.openxmlformats.org/officeDocument/2006/relationships/oleObject" Target="embeddings/oleObject72.bin"/><Relationship Id="rId314" Type="http://schemas.openxmlformats.org/officeDocument/2006/relationships/oleObject" Target="embeddings/oleObject160.bin"/><Relationship Id="rId356" Type="http://schemas.openxmlformats.org/officeDocument/2006/relationships/oleObject" Target="embeddings/oleObject181.bin"/><Relationship Id="rId398" Type="http://schemas.openxmlformats.org/officeDocument/2006/relationships/oleObject" Target="embeddings/oleObject202.bin"/><Relationship Id="rId521" Type="http://schemas.openxmlformats.org/officeDocument/2006/relationships/oleObject" Target="embeddings/oleObject269.bin"/><Relationship Id="rId563" Type="http://schemas.openxmlformats.org/officeDocument/2006/relationships/oleObject" Target="embeddings/oleObject291.bin"/><Relationship Id="rId619" Type="http://schemas.openxmlformats.org/officeDocument/2006/relationships/image" Target="media/image291.wmf"/><Relationship Id="rId770" Type="http://schemas.openxmlformats.org/officeDocument/2006/relationships/image" Target="media/image362.wmf"/><Relationship Id="rId95" Type="http://schemas.openxmlformats.org/officeDocument/2006/relationships/oleObject" Target="embeddings/oleObject42.bin"/><Relationship Id="rId160" Type="http://schemas.openxmlformats.org/officeDocument/2006/relationships/image" Target="media/image75.wmf"/><Relationship Id="rId216" Type="http://schemas.openxmlformats.org/officeDocument/2006/relationships/image" Target="media/image101.wmf"/><Relationship Id="rId423" Type="http://schemas.openxmlformats.org/officeDocument/2006/relationships/oleObject" Target="embeddings/oleObject216.bin"/><Relationship Id="rId826" Type="http://schemas.openxmlformats.org/officeDocument/2006/relationships/image" Target="media/image381.wmf"/><Relationship Id="rId258" Type="http://schemas.openxmlformats.org/officeDocument/2006/relationships/oleObject" Target="embeddings/oleObject131.bin"/><Relationship Id="rId465" Type="http://schemas.openxmlformats.org/officeDocument/2006/relationships/image" Target="media/image220.wmf"/><Relationship Id="rId630" Type="http://schemas.openxmlformats.org/officeDocument/2006/relationships/oleObject" Target="embeddings/oleObject326.bin"/><Relationship Id="rId672" Type="http://schemas.openxmlformats.org/officeDocument/2006/relationships/oleObject" Target="embeddings/oleObject347.bin"/><Relationship Id="rId728" Type="http://schemas.openxmlformats.org/officeDocument/2006/relationships/oleObject" Target="embeddings/oleObject377.bin"/><Relationship Id="rId22" Type="http://schemas.openxmlformats.org/officeDocument/2006/relationships/image" Target="media/image8.wmf"/><Relationship Id="rId64" Type="http://schemas.openxmlformats.org/officeDocument/2006/relationships/image" Target="media/image30.wmf"/><Relationship Id="rId118" Type="http://schemas.openxmlformats.org/officeDocument/2006/relationships/image" Target="media/image56.wmf"/><Relationship Id="rId325" Type="http://schemas.openxmlformats.org/officeDocument/2006/relationships/image" Target="media/image152.wmf"/><Relationship Id="rId367" Type="http://schemas.openxmlformats.org/officeDocument/2006/relationships/image" Target="media/image173.wmf"/><Relationship Id="rId532" Type="http://schemas.openxmlformats.org/officeDocument/2006/relationships/image" Target="media/image250.wmf"/><Relationship Id="rId574" Type="http://schemas.openxmlformats.org/officeDocument/2006/relationships/image" Target="media/image270.wmf"/><Relationship Id="rId171" Type="http://schemas.openxmlformats.org/officeDocument/2006/relationships/oleObject" Target="embeddings/oleObject83.bin"/><Relationship Id="rId227" Type="http://schemas.openxmlformats.org/officeDocument/2006/relationships/oleObject" Target="embeddings/oleObject113.bin"/><Relationship Id="rId781" Type="http://schemas.openxmlformats.org/officeDocument/2006/relationships/oleObject" Target="embeddings/oleObject410.bin"/><Relationship Id="rId837" Type="http://schemas.openxmlformats.org/officeDocument/2006/relationships/oleObject" Target="embeddings/oleObject443.bin"/><Relationship Id="rId269" Type="http://schemas.openxmlformats.org/officeDocument/2006/relationships/image" Target="media/image124.wmf"/><Relationship Id="rId434" Type="http://schemas.openxmlformats.org/officeDocument/2006/relationships/image" Target="media/image205.wmf"/><Relationship Id="rId476" Type="http://schemas.openxmlformats.org/officeDocument/2006/relationships/oleObject" Target="embeddings/oleObject243.bin"/><Relationship Id="rId641" Type="http://schemas.openxmlformats.org/officeDocument/2006/relationships/image" Target="media/image302.wmf"/><Relationship Id="rId683" Type="http://schemas.openxmlformats.org/officeDocument/2006/relationships/image" Target="media/image323.wmf"/><Relationship Id="rId739" Type="http://schemas.openxmlformats.org/officeDocument/2006/relationships/image" Target="media/image348.png"/><Relationship Id="rId33" Type="http://schemas.openxmlformats.org/officeDocument/2006/relationships/oleObject" Target="embeddings/oleObject12.bin"/><Relationship Id="rId129" Type="http://schemas.openxmlformats.org/officeDocument/2006/relationships/oleObject" Target="embeddings/oleObject61.bin"/><Relationship Id="rId280" Type="http://schemas.openxmlformats.org/officeDocument/2006/relationships/oleObject" Target="embeddings/oleObject143.bin"/><Relationship Id="rId336" Type="http://schemas.openxmlformats.org/officeDocument/2006/relationships/oleObject" Target="embeddings/oleObject171.bin"/><Relationship Id="rId501" Type="http://schemas.openxmlformats.org/officeDocument/2006/relationships/image" Target="media/image238.wmf"/><Relationship Id="rId543" Type="http://schemas.openxmlformats.org/officeDocument/2006/relationships/oleObject" Target="embeddings/oleObject280.bin"/><Relationship Id="rId75" Type="http://schemas.openxmlformats.org/officeDocument/2006/relationships/oleObject" Target="embeddings/oleObject32.bin"/><Relationship Id="rId140" Type="http://schemas.openxmlformats.org/officeDocument/2006/relationships/oleObject" Target="embeddings/oleObject67.bin"/><Relationship Id="rId182" Type="http://schemas.openxmlformats.org/officeDocument/2006/relationships/image" Target="media/image86.wmf"/><Relationship Id="rId378" Type="http://schemas.openxmlformats.org/officeDocument/2006/relationships/oleObject" Target="embeddings/oleObject192.bin"/><Relationship Id="rId403" Type="http://schemas.openxmlformats.org/officeDocument/2006/relationships/image" Target="media/image191.wmf"/><Relationship Id="rId585" Type="http://schemas.openxmlformats.org/officeDocument/2006/relationships/oleObject" Target="embeddings/oleObject302.bin"/><Relationship Id="rId750" Type="http://schemas.openxmlformats.org/officeDocument/2006/relationships/image" Target="media/image354.wmf"/><Relationship Id="rId792" Type="http://schemas.openxmlformats.org/officeDocument/2006/relationships/oleObject" Target="embeddings/oleObject419.bin"/><Relationship Id="rId806" Type="http://schemas.openxmlformats.org/officeDocument/2006/relationships/image" Target="media/image371.wmf"/><Relationship Id="rId848" Type="http://schemas.openxmlformats.org/officeDocument/2006/relationships/oleObject" Target="embeddings/oleObject451.bin"/><Relationship Id="rId6" Type="http://schemas.openxmlformats.org/officeDocument/2006/relationships/footnotes" Target="footnotes.xml"/><Relationship Id="rId238" Type="http://schemas.openxmlformats.org/officeDocument/2006/relationships/oleObject" Target="embeddings/oleObject119.bin"/><Relationship Id="rId445" Type="http://schemas.openxmlformats.org/officeDocument/2006/relationships/image" Target="media/image210.wmf"/><Relationship Id="rId487" Type="http://schemas.openxmlformats.org/officeDocument/2006/relationships/image" Target="media/image231.wmf"/><Relationship Id="rId610" Type="http://schemas.openxmlformats.org/officeDocument/2006/relationships/oleObject" Target="embeddings/oleObject316.bin"/><Relationship Id="rId652" Type="http://schemas.openxmlformats.org/officeDocument/2006/relationships/oleObject" Target="embeddings/oleObject337.bin"/><Relationship Id="rId694" Type="http://schemas.openxmlformats.org/officeDocument/2006/relationships/oleObject" Target="embeddings/oleObject358.bin"/><Relationship Id="rId708" Type="http://schemas.openxmlformats.org/officeDocument/2006/relationships/oleObject" Target="embeddings/oleObject365.bin"/><Relationship Id="rId291" Type="http://schemas.openxmlformats.org/officeDocument/2006/relationships/image" Target="media/image135.wmf"/><Relationship Id="rId305" Type="http://schemas.openxmlformats.org/officeDocument/2006/relationships/image" Target="media/image142.wmf"/><Relationship Id="rId347" Type="http://schemas.openxmlformats.org/officeDocument/2006/relationships/image" Target="media/image163.wmf"/><Relationship Id="rId512" Type="http://schemas.openxmlformats.org/officeDocument/2006/relationships/image" Target="media/image241.wmf"/><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oleObject" Target="embeddings/oleObject73.bin"/><Relationship Id="rId389" Type="http://schemas.openxmlformats.org/officeDocument/2006/relationships/image" Target="media/image184.wmf"/><Relationship Id="rId554" Type="http://schemas.openxmlformats.org/officeDocument/2006/relationships/image" Target="media/image260.wmf"/><Relationship Id="rId596" Type="http://schemas.openxmlformats.org/officeDocument/2006/relationships/image" Target="media/image281.wmf"/><Relationship Id="rId761" Type="http://schemas.openxmlformats.org/officeDocument/2006/relationships/oleObject" Target="embeddings/oleObject394.bin"/><Relationship Id="rId817" Type="http://schemas.openxmlformats.org/officeDocument/2006/relationships/oleObject" Target="embeddings/oleObject433.bin"/><Relationship Id="rId859" Type="http://schemas.openxmlformats.org/officeDocument/2006/relationships/oleObject" Target="embeddings/oleObject459.bin"/><Relationship Id="rId193" Type="http://schemas.openxmlformats.org/officeDocument/2006/relationships/oleObject" Target="embeddings/oleObject95.bin"/><Relationship Id="rId207" Type="http://schemas.openxmlformats.org/officeDocument/2006/relationships/oleObject" Target="embeddings/oleObject103.bin"/><Relationship Id="rId249" Type="http://schemas.openxmlformats.org/officeDocument/2006/relationships/image" Target="media/image117.wmf"/><Relationship Id="rId414" Type="http://schemas.openxmlformats.org/officeDocument/2006/relationships/oleObject" Target="embeddings/oleObject211.bin"/><Relationship Id="rId456" Type="http://schemas.openxmlformats.org/officeDocument/2006/relationships/oleObject" Target="embeddings/oleObject233.bin"/><Relationship Id="rId498" Type="http://schemas.openxmlformats.org/officeDocument/2006/relationships/oleObject" Target="embeddings/oleObject254.bin"/><Relationship Id="rId621" Type="http://schemas.openxmlformats.org/officeDocument/2006/relationships/image" Target="media/image292.wmf"/><Relationship Id="rId663" Type="http://schemas.openxmlformats.org/officeDocument/2006/relationships/image" Target="media/image313.wmf"/><Relationship Id="rId13" Type="http://schemas.openxmlformats.org/officeDocument/2006/relationships/oleObject" Target="embeddings/oleObject2.bin"/><Relationship Id="rId109" Type="http://schemas.openxmlformats.org/officeDocument/2006/relationships/oleObject" Target="embeddings/oleObject50.bin"/><Relationship Id="rId260" Type="http://schemas.openxmlformats.org/officeDocument/2006/relationships/oleObject" Target="embeddings/oleObject132.bin"/><Relationship Id="rId316" Type="http://schemas.openxmlformats.org/officeDocument/2006/relationships/oleObject" Target="embeddings/oleObject161.bin"/><Relationship Id="rId523" Type="http://schemas.openxmlformats.org/officeDocument/2006/relationships/oleObject" Target="embeddings/oleObject270.bin"/><Relationship Id="rId719" Type="http://schemas.openxmlformats.org/officeDocument/2006/relationships/image" Target="media/image341.wmf"/><Relationship Id="rId55" Type="http://schemas.openxmlformats.org/officeDocument/2006/relationships/oleObject" Target="embeddings/oleObject22.bin"/><Relationship Id="rId97" Type="http://schemas.openxmlformats.org/officeDocument/2006/relationships/oleObject" Target="embeddings/oleObject43.bin"/><Relationship Id="rId120" Type="http://schemas.openxmlformats.org/officeDocument/2006/relationships/image" Target="media/image57.wmf"/><Relationship Id="rId358" Type="http://schemas.openxmlformats.org/officeDocument/2006/relationships/oleObject" Target="embeddings/oleObject182.bin"/><Relationship Id="rId565" Type="http://schemas.openxmlformats.org/officeDocument/2006/relationships/oleObject" Target="embeddings/oleObject292.bin"/><Relationship Id="rId730" Type="http://schemas.openxmlformats.org/officeDocument/2006/relationships/oleObject" Target="embeddings/oleObject379.bin"/><Relationship Id="rId772" Type="http://schemas.openxmlformats.org/officeDocument/2006/relationships/image" Target="media/image363.wmf"/><Relationship Id="rId828" Type="http://schemas.openxmlformats.org/officeDocument/2006/relationships/image" Target="media/image382.wmf"/><Relationship Id="rId162" Type="http://schemas.openxmlformats.org/officeDocument/2006/relationships/image" Target="media/image76.wmf"/><Relationship Id="rId218" Type="http://schemas.openxmlformats.org/officeDocument/2006/relationships/image" Target="media/image102.wmf"/><Relationship Id="rId425" Type="http://schemas.openxmlformats.org/officeDocument/2006/relationships/oleObject" Target="embeddings/oleObject217.bin"/><Relationship Id="rId467" Type="http://schemas.openxmlformats.org/officeDocument/2006/relationships/image" Target="media/image221.wmf"/><Relationship Id="rId632" Type="http://schemas.openxmlformats.org/officeDocument/2006/relationships/oleObject" Target="embeddings/oleObject327.bin"/><Relationship Id="rId271" Type="http://schemas.openxmlformats.org/officeDocument/2006/relationships/image" Target="media/image125.wmf"/><Relationship Id="rId674" Type="http://schemas.openxmlformats.org/officeDocument/2006/relationships/oleObject" Target="embeddings/oleObject348.bin"/><Relationship Id="rId24" Type="http://schemas.openxmlformats.org/officeDocument/2006/relationships/image" Target="media/image9.wmf"/><Relationship Id="rId66" Type="http://schemas.openxmlformats.org/officeDocument/2006/relationships/image" Target="media/image31.wmf"/><Relationship Id="rId131" Type="http://schemas.openxmlformats.org/officeDocument/2006/relationships/oleObject" Target="embeddings/oleObject62.bin"/><Relationship Id="rId327" Type="http://schemas.openxmlformats.org/officeDocument/2006/relationships/image" Target="media/image153.wmf"/><Relationship Id="rId369" Type="http://schemas.openxmlformats.org/officeDocument/2006/relationships/image" Target="media/image174.wmf"/><Relationship Id="rId534" Type="http://schemas.openxmlformats.org/officeDocument/2006/relationships/image" Target="media/image251.wmf"/><Relationship Id="rId576" Type="http://schemas.openxmlformats.org/officeDocument/2006/relationships/image" Target="media/image271.wmf"/><Relationship Id="rId741" Type="http://schemas.openxmlformats.org/officeDocument/2006/relationships/oleObject" Target="embeddings/oleObject384.bin"/><Relationship Id="rId783" Type="http://schemas.openxmlformats.org/officeDocument/2006/relationships/oleObject" Target="embeddings/oleObject412.bin"/><Relationship Id="rId839" Type="http://schemas.openxmlformats.org/officeDocument/2006/relationships/oleObject" Target="embeddings/oleObject444.bin"/><Relationship Id="rId173" Type="http://schemas.openxmlformats.org/officeDocument/2006/relationships/oleObject" Target="embeddings/oleObject84.bin"/><Relationship Id="rId229" Type="http://schemas.openxmlformats.org/officeDocument/2006/relationships/oleObject" Target="embeddings/oleObject114.bin"/><Relationship Id="rId380" Type="http://schemas.openxmlformats.org/officeDocument/2006/relationships/oleObject" Target="embeddings/oleObject193.bin"/><Relationship Id="rId436" Type="http://schemas.openxmlformats.org/officeDocument/2006/relationships/image" Target="media/image206.wmf"/><Relationship Id="rId601" Type="http://schemas.openxmlformats.org/officeDocument/2006/relationships/oleObject" Target="embeddings/oleObject310.bin"/><Relationship Id="rId643" Type="http://schemas.openxmlformats.org/officeDocument/2006/relationships/image" Target="media/image303.wmf"/><Relationship Id="rId240" Type="http://schemas.openxmlformats.org/officeDocument/2006/relationships/oleObject" Target="embeddings/oleObject120.bin"/><Relationship Id="rId478" Type="http://schemas.openxmlformats.org/officeDocument/2006/relationships/oleObject" Target="embeddings/oleObject244.bin"/><Relationship Id="rId685" Type="http://schemas.openxmlformats.org/officeDocument/2006/relationships/image" Target="media/image324.wmf"/><Relationship Id="rId850" Type="http://schemas.openxmlformats.org/officeDocument/2006/relationships/oleObject" Target="embeddings/oleObject453.bin"/><Relationship Id="rId35" Type="http://schemas.openxmlformats.org/officeDocument/2006/relationships/oleObject" Target="embeddings/oleObject13.bin"/><Relationship Id="rId77" Type="http://schemas.openxmlformats.org/officeDocument/2006/relationships/oleObject" Target="embeddings/oleObject33.bin"/><Relationship Id="rId100" Type="http://schemas.openxmlformats.org/officeDocument/2006/relationships/oleObject" Target="embeddings/oleObject45.bin"/><Relationship Id="rId282" Type="http://schemas.openxmlformats.org/officeDocument/2006/relationships/oleObject" Target="embeddings/oleObject144.bin"/><Relationship Id="rId338" Type="http://schemas.openxmlformats.org/officeDocument/2006/relationships/oleObject" Target="embeddings/oleObject172.bin"/><Relationship Id="rId503" Type="http://schemas.openxmlformats.org/officeDocument/2006/relationships/oleObject" Target="embeddings/oleObject257.bin"/><Relationship Id="rId545" Type="http://schemas.openxmlformats.org/officeDocument/2006/relationships/oleObject" Target="embeddings/oleObject282.bin"/><Relationship Id="rId587" Type="http://schemas.openxmlformats.org/officeDocument/2006/relationships/oleObject" Target="embeddings/oleObject303.bin"/><Relationship Id="rId710" Type="http://schemas.openxmlformats.org/officeDocument/2006/relationships/oleObject" Target="embeddings/oleObject366.bin"/><Relationship Id="rId752" Type="http://schemas.openxmlformats.org/officeDocument/2006/relationships/image" Target="media/image355.wmf"/><Relationship Id="rId808" Type="http://schemas.openxmlformats.org/officeDocument/2006/relationships/image" Target="media/image372.wmf"/><Relationship Id="rId8" Type="http://schemas.openxmlformats.org/officeDocument/2006/relationships/footer" Target="footer1.xml"/><Relationship Id="rId142" Type="http://schemas.openxmlformats.org/officeDocument/2006/relationships/image" Target="media/image66.wmf"/><Relationship Id="rId184" Type="http://schemas.openxmlformats.org/officeDocument/2006/relationships/oleObject" Target="embeddings/oleObject90.bin"/><Relationship Id="rId391" Type="http://schemas.openxmlformats.org/officeDocument/2006/relationships/image" Target="media/image185.wmf"/><Relationship Id="rId405" Type="http://schemas.openxmlformats.org/officeDocument/2006/relationships/image" Target="media/image192.wmf"/><Relationship Id="rId447" Type="http://schemas.openxmlformats.org/officeDocument/2006/relationships/image" Target="media/image211.wmf"/><Relationship Id="rId612" Type="http://schemas.openxmlformats.org/officeDocument/2006/relationships/oleObject" Target="embeddings/oleObject317.bin"/><Relationship Id="rId794" Type="http://schemas.openxmlformats.org/officeDocument/2006/relationships/oleObject" Target="embeddings/oleObject421.bin"/><Relationship Id="rId251" Type="http://schemas.openxmlformats.org/officeDocument/2006/relationships/oleObject" Target="embeddings/oleObject126.bin"/><Relationship Id="rId489" Type="http://schemas.openxmlformats.org/officeDocument/2006/relationships/image" Target="media/image232.wmf"/><Relationship Id="rId654" Type="http://schemas.openxmlformats.org/officeDocument/2006/relationships/oleObject" Target="embeddings/oleObject338.bin"/><Relationship Id="rId696" Type="http://schemas.openxmlformats.org/officeDocument/2006/relationships/oleObject" Target="embeddings/oleObject359.bin"/><Relationship Id="rId861" Type="http://schemas.openxmlformats.org/officeDocument/2006/relationships/image" Target="media/image394.png"/><Relationship Id="rId46" Type="http://schemas.openxmlformats.org/officeDocument/2006/relationships/image" Target="media/image21.wmf"/><Relationship Id="rId293" Type="http://schemas.openxmlformats.org/officeDocument/2006/relationships/image" Target="media/image136.wmf"/><Relationship Id="rId307" Type="http://schemas.openxmlformats.org/officeDocument/2006/relationships/image" Target="media/image143.wmf"/><Relationship Id="rId349" Type="http://schemas.openxmlformats.org/officeDocument/2006/relationships/image" Target="media/image164.wmf"/><Relationship Id="rId514" Type="http://schemas.openxmlformats.org/officeDocument/2006/relationships/oleObject" Target="embeddings/oleObject265.bin"/><Relationship Id="rId556" Type="http://schemas.openxmlformats.org/officeDocument/2006/relationships/image" Target="media/image261.wmf"/><Relationship Id="rId721" Type="http://schemas.openxmlformats.org/officeDocument/2006/relationships/image" Target="media/image342.wmf"/><Relationship Id="rId763" Type="http://schemas.openxmlformats.org/officeDocument/2006/relationships/oleObject" Target="embeddings/oleObject395.bin"/><Relationship Id="rId88" Type="http://schemas.openxmlformats.org/officeDocument/2006/relationships/image" Target="media/image42.wmf"/><Relationship Id="rId111" Type="http://schemas.openxmlformats.org/officeDocument/2006/relationships/oleObject" Target="embeddings/oleObject51.bin"/><Relationship Id="rId153" Type="http://schemas.openxmlformats.org/officeDocument/2006/relationships/oleObject" Target="embeddings/oleObject74.bin"/><Relationship Id="rId195" Type="http://schemas.openxmlformats.org/officeDocument/2006/relationships/image" Target="media/image91.wmf"/><Relationship Id="rId209" Type="http://schemas.openxmlformats.org/officeDocument/2006/relationships/oleObject" Target="embeddings/oleObject104.bin"/><Relationship Id="rId360" Type="http://schemas.openxmlformats.org/officeDocument/2006/relationships/oleObject" Target="embeddings/oleObject183.bin"/><Relationship Id="rId416" Type="http://schemas.openxmlformats.org/officeDocument/2006/relationships/oleObject" Target="embeddings/oleObject212.bin"/><Relationship Id="rId598" Type="http://schemas.openxmlformats.org/officeDocument/2006/relationships/image" Target="media/image282.wmf"/><Relationship Id="rId819" Type="http://schemas.openxmlformats.org/officeDocument/2006/relationships/oleObject" Target="embeddings/oleObject434.bin"/><Relationship Id="rId220" Type="http://schemas.openxmlformats.org/officeDocument/2006/relationships/image" Target="media/image103.wmf"/><Relationship Id="rId458" Type="http://schemas.openxmlformats.org/officeDocument/2006/relationships/oleObject" Target="embeddings/oleObject234.bin"/><Relationship Id="rId623" Type="http://schemas.openxmlformats.org/officeDocument/2006/relationships/image" Target="media/image293.wmf"/><Relationship Id="rId665" Type="http://schemas.openxmlformats.org/officeDocument/2006/relationships/image" Target="media/image314.wmf"/><Relationship Id="rId830" Type="http://schemas.openxmlformats.org/officeDocument/2006/relationships/image" Target="media/image383.wmf"/><Relationship Id="rId15" Type="http://schemas.openxmlformats.org/officeDocument/2006/relationships/oleObject" Target="embeddings/oleObject3.bin"/><Relationship Id="rId57" Type="http://schemas.openxmlformats.org/officeDocument/2006/relationships/oleObject" Target="embeddings/oleObject23.bin"/><Relationship Id="rId262" Type="http://schemas.openxmlformats.org/officeDocument/2006/relationships/oleObject" Target="embeddings/oleObject134.bin"/><Relationship Id="rId318" Type="http://schemas.openxmlformats.org/officeDocument/2006/relationships/oleObject" Target="embeddings/oleObject162.bin"/><Relationship Id="rId525" Type="http://schemas.openxmlformats.org/officeDocument/2006/relationships/oleObject" Target="embeddings/oleObject271.bin"/><Relationship Id="rId567" Type="http://schemas.openxmlformats.org/officeDocument/2006/relationships/oleObject" Target="embeddings/oleObject293.bin"/><Relationship Id="rId732" Type="http://schemas.openxmlformats.org/officeDocument/2006/relationships/oleObject" Target="embeddings/oleObject380.bin"/><Relationship Id="rId99" Type="http://schemas.openxmlformats.org/officeDocument/2006/relationships/oleObject" Target="embeddings/oleObject44.bin"/><Relationship Id="rId122" Type="http://schemas.openxmlformats.org/officeDocument/2006/relationships/image" Target="media/image58.wmf"/><Relationship Id="rId164" Type="http://schemas.openxmlformats.org/officeDocument/2006/relationships/image" Target="media/image77.wmf"/><Relationship Id="rId371" Type="http://schemas.openxmlformats.org/officeDocument/2006/relationships/image" Target="media/image175.wmf"/><Relationship Id="rId774" Type="http://schemas.openxmlformats.org/officeDocument/2006/relationships/oleObject" Target="embeddings/oleObject403.bin"/><Relationship Id="rId427" Type="http://schemas.openxmlformats.org/officeDocument/2006/relationships/oleObject" Target="embeddings/oleObject218.bin"/><Relationship Id="rId469" Type="http://schemas.openxmlformats.org/officeDocument/2006/relationships/image" Target="media/image222.wmf"/><Relationship Id="rId634" Type="http://schemas.openxmlformats.org/officeDocument/2006/relationships/oleObject" Target="embeddings/oleObject328.bin"/><Relationship Id="rId676" Type="http://schemas.openxmlformats.org/officeDocument/2006/relationships/oleObject" Target="embeddings/oleObject349.bin"/><Relationship Id="rId841" Type="http://schemas.openxmlformats.org/officeDocument/2006/relationships/oleObject" Target="embeddings/oleObject445.bin"/><Relationship Id="rId26" Type="http://schemas.openxmlformats.org/officeDocument/2006/relationships/image" Target="media/image10.wmf"/><Relationship Id="rId231" Type="http://schemas.openxmlformats.org/officeDocument/2006/relationships/oleObject" Target="embeddings/oleObject115.bin"/><Relationship Id="rId273" Type="http://schemas.openxmlformats.org/officeDocument/2006/relationships/image" Target="media/image126.wmf"/><Relationship Id="rId329" Type="http://schemas.openxmlformats.org/officeDocument/2006/relationships/image" Target="media/image154.wmf"/><Relationship Id="rId480" Type="http://schemas.openxmlformats.org/officeDocument/2006/relationships/oleObject" Target="embeddings/oleObject245.bin"/><Relationship Id="rId536" Type="http://schemas.openxmlformats.org/officeDocument/2006/relationships/image" Target="media/image252.wmf"/><Relationship Id="rId701" Type="http://schemas.openxmlformats.org/officeDocument/2006/relationships/image" Target="media/image332.wmf"/><Relationship Id="rId68" Type="http://schemas.openxmlformats.org/officeDocument/2006/relationships/image" Target="media/image32.wmf"/><Relationship Id="rId133" Type="http://schemas.openxmlformats.org/officeDocument/2006/relationships/oleObject" Target="embeddings/oleObject63.bin"/><Relationship Id="rId175" Type="http://schemas.openxmlformats.org/officeDocument/2006/relationships/oleObject" Target="embeddings/oleObject85.bin"/><Relationship Id="rId340" Type="http://schemas.openxmlformats.org/officeDocument/2006/relationships/oleObject" Target="embeddings/oleObject173.bin"/><Relationship Id="rId578" Type="http://schemas.openxmlformats.org/officeDocument/2006/relationships/image" Target="media/image272.wmf"/><Relationship Id="rId743" Type="http://schemas.openxmlformats.org/officeDocument/2006/relationships/oleObject" Target="embeddings/oleObject385.bin"/><Relationship Id="rId785" Type="http://schemas.openxmlformats.org/officeDocument/2006/relationships/image" Target="media/image364.wmf"/><Relationship Id="rId200" Type="http://schemas.openxmlformats.org/officeDocument/2006/relationships/image" Target="media/image93.wmf"/><Relationship Id="rId382" Type="http://schemas.openxmlformats.org/officeDocument/2006/relationships/oleObject" Target="embeddings/oleObject194.bin"/><Relationship Id="rId438" Type="http://schemas.openxmlformats.org/officeDocument/2006/relationships/image" Target="media/image207.wmf"/><Relationship Id="rId603" Type="http://schemas.openxmlformats.org/officeDocument/2006/relationships/oleObject" Target="embeddings/oleObject311.bin"/><Relationship Id="rId645" Type="http://schemas.openxmlformats.org/officeDocument/2006/relationships/image" Target="media/image304.wmf"/><Relationship Id="rId687" Type="http://schemas.openxmlformats.org/officeDocument/2006/relationships/image" Target="media/image325.wmf"/><Relationship Id="rId810" Type="http://schemas.openxmlformats.org/officeDocument/2006/relationships/image" Target="media/image373.wmf"/><Relationship Id="rId852" Type="http://schemas.openxmlformats.org/officeDocument/2006/relationships/oleObject" Target="embeddings/oleObject455.bin"/><Relationship Id="rId242" Type="http://schemas.openxmlformats.org/officeDocument/2006/relationships/oleObject" Target="embeddings/oleObject121.bin"/><Relationship Id="rId284" Type="http://schemas.openxmlformats.org/officeDocument/2006/relationships/oleObject" Target="embeddings/oleObject145.bin"/><Relationship Id="rId491" Type="http://schemas.openxmlformats.org/officeDocument/2006/relationships/image" Target="media/image233.wmf"/><Relationship Id="rId505" Type="http://schemas.openxmlformats.org/officeDocument/2006/relationships/oleObject" Target="embeddings/oleObject258.bin"/><Relationship Id="rId712" Type="http://schemas.openxmlformats.org/officeDocument/2006/relationships/oleObject" Target="embeddings/oleObject367.bin"/><Relationship Id="rId37" Type="http://schemas.openxmlformats.org/officeDocument/2006/relationships/oleObject" Target="embeddings/oleObject14.bin"/><Relationship Id="rId79" Type="http://schemas.openxmlformats.org/officeDocument/2006/relationships/oleObject" Target="embeddings/oleObject34.bin"/><Relationship Id="rId102" Type="http://schemas.openxmlformats.org/officeDocument/2006/relationships/image" Target="media/image48.wmf"/><Relationship Id="rId144" Type="http://schemas.openxmlformats.org/officeDocument/2006/relationships/image" Target="media/image67.wmf"/><Relationship Id="rId547" Type="http://schemas.openxmlformats.org/officeDocument/2006/relationships/oleObject" Target="embeddings/oleObject283.bin"/><Relationship Id="rId589" Type="http://schemas.openxmlformats.org/officeDocument/2006/relationships/oleObject" Target="embeddings/oleObject304.bin"/><Relationship Id="rId754" Type="http://schemas.openxmlformats.org/officeDocument/2006/relationships/image" Target="media/image356.wmf"/><Relationship Id="rId796" Type="http://schemas.openxmlformats.org/officeDocument/2006/relationships/image" Target="media/image366.wmf"/><Relationship Id="rId90" Type="http://schemas.openxmlformats.org/officeDocument/2006/relationships/image" Target="media/image43.wmf"/><Relationship Id="rId186" Type="http://schemas.openxmlformats.org/officeDocument/2006/relationships/oleObject" Target="embeddings/oleObject91.bin"/><Relationship Id="rId351" Type="http://schemas.openxmlformats.org/officeDocument/2006/relationships/image" Target="media/image165.wmf"/><Relationship Id="rId393" Type="http://schemas.openxmlformats.org/officeDocument/2006/relationships/image" Target="media/image186.wmf"/><Relationship Id="rId407" Type="http://schemas.openxmlformats.org/officeDocument/2006/relationships/oleObject" Target="embeddings/oleObject207.bin"/><Relationship Id="rId449" Type="http://schemas.openxmlformats.org/officeDocument/2006/relationships/image" Target="media/image212.wmf"/><Relationship Id="rId614" Type="http://schemas.openxmlformats.org/officeDocument/2006/relationships/oleObject" Target="embeddings/oleObject318.bin"/><Relationship Id="rId656" Type="http://schemas.openxmlformats.org/officeDocument/2006/relationships/oleObject" Target="embeddings/oleObject339.bin"/><Relationship Id="rId821" Type="http://schemas.openxmlformats.org/officeDocument/2006/relationships/oleObject" Target="embeddings/oleObject435.bin"/><Relationship Id="rId863" Type="http://schemas.openxmlformats.org/officeDocument/2006/relationships/header" Target="header1.xml"/><Relationship Id="rId211" Type="http://schemas.openxmlformats.org/officeDocument/2006/relationships/oleObject" Target="embeddings/oleObject105.bin"/><Relationship Id="rId253" Type="http://schemas.openxmlformats.org/officeDocument/2006/relationships/image" Target="media/image118.wmf"/><Relationship Id="rId295" Type="http://schemas.openxmlformats.org/officeDocument/2006/relationships/image" Target="media/image137.wmf"/><Relationship Id="rId309" Type="http://schemas.openxmlformats.org/officeDocument/2006/relationships/image" Target="media/image144.wmf"/><Relationship Id="rId460" Type="http://schemas.openxmlformats.org/officeDocument/2006/relationships/oleObject" Target="embeddings/oleObject235.bin"/><Relationship Id="rId516" Type="http://schemas.openxmlformats.org/officeDocument/2006/relationships/oleObject" Target="embeddings/oleObject266.bin"/><Relationship Id="rId698" Type="http://schemas.openxmlformats.org/officeDocument/2006/relationships/oleObject" Target="embeddings/oleObject360.bin"/><Relationship Id="rId48" Type="http://schemas.openxmlformats.org/officeDocument/2006/relationships/image" Target="media/image22.wmf"/><Relationship Id="rId113" Type="http://schemas.openxmlformats.org/officeDocument/2006/relationships/oleObject" Target="embeddings/oleObject52.bin"/><Relationship Id="rId320" Type="http://schemas.openxmlformats.org/officeDocument/2006/relationships/oleObject" Target="embeddings/oleObject163.bin"/><Relationship Id="rId558" Type="http://schemas.openxmlformats.org/officeDocument/2006/relationships/image" Target="media/image262.wmf"/><Relationship Id="rId723" Type="http://schemas.openxmlformats.org/officeDocument/2006/relationships/image" Target="media/image343.wmf"/><Relationship Id="rId765" Type="http://schemas.openxmlformats.org/officeDocument/2006/relationships/oleObject" Target="embeddings/oleObject396.bin"/><Relationship Id="rId155" Type="http://schemas.openxmlformats.org/officeDocument/2006/relationships/oleObject" Target="embeddings/oleObject75.bin"/><Relationship Id="rId197" Type="http://schemas.openxmlformats.org/officeDocument/2006/relationships/oleObject" Target="embeddings/oleObject98.bin"/><Relationship Id="rId362" Type="http://schemas.openxmlformats.org/officeDocument/2006/relationships/oleObject" Target="embeddings/oleObject184.bin"/><Relationship Id="rId418" Type="http://schemas.openxmlformats.org/officeDocument/2006/relationships/oleObject" Target="embeddings/oleObject213.bin"/><Relationship Id="rId625" Type="http://schemas.openxmlformats.org/officeDocument/2006/relationships/image" Target="media/image294.wmf"/><Relationship Id="rId832" Type="http://schemas.openxmlformats.org/officeDocument/2006/relationships/image" Target="media/image384.wmf"/><Relationship Id="rId222" Type="http://schemas.openxmlformats.org/officeDocument/2006/relationships/image" Target="media/image104.wmf"/><Relationship Id="rId264" Type="http://schemas.openxmlformats.org/officeDocument/2006/relationships/oleObject" Target="embeddings/oleObject135.bin"/><Relationship Id="rId471" Type="http://schemas.openxmlformats.org/officeDocument/2006/relationships/image" Target="media/image223.wmf"/><Relationship Id="rId667" Type="http://schemas.openxmlformats.org/officeDocument/2006/relationships/image" Target="media/image315.wmf"/><Relationship Id="rId17" Type="http://schemas.openxmlformats.org/officeDocument/2006/relationships/oleObject" Target="embeddings/oleObject4.bin"/><Relationship Id="rId59" Type="http://schemas.openxmlformats.org/officeDocument/2006/relationships/oleObject" Target="embeddings/oleObject24.bin"/><Relationship Id="rId124" Type="http://schemas.openxmlformats.org/officeDocument/2006/relationships/oleObject" Target="embeddings/oleObject58.bin"/><Relationship Id="rId527" Type="http://schemas.openxmlformats.org/officeDocument/2006/relationships/oleObject" Target="embeddings/oleObject272.bin"/><Relationship Id="rId569" Type="http://schemas.openxmlformats.org/officeDocument/2006/relationships/oleObject" Target="embeddings/oleObject294.bin"/><Relationship Id="rId734" Type="http://schemas.openxmlformats.org/officeDocument/2006/relationships/oleObject" Target="embeddings/oleObject381.bin"/><Relationship Id="rId776" Type="http://schemas.openxmlformats.org/officeDocument/2006/relationships/oleObject" Target="embeddings/oleObject405.bin"/><Relationship Id="rId70" Type="http://schemas.openxmlformats.org/officeDocument/2006/relationships/image" Target="media/image33.wmf"/><Relationship Id="rId166" Type="http://schemas.openxmlformats.org/officeDocument/2006/relationships/image" Target="media/image78.wmf"/><Relationship Id="rId331" Type="http://schemas.openxmlformats.org/officeDocument/2006/relationships/image" Target="media/image155.wmf"/><Relationship Id="rId373" Type="http://schemas.openxmlformats.org/officeDocument/2006/relationships/image" Target="media/image176.wmf"/><Relationship Id="rId429" Type="http://schemas.openxmlformats.org/officeDocument/2006/relationships/oleObject" Target="embeddings/oleObject219.bin"/><Relationship Id="rId580" Type="http://schemas.openxmlformats.org/officeDocument/2006/relationships/image" Target="media/image273.wmf"/><Relationship Id="rId636" Type="http://schemas.openxmlformats.org/officeDocument/2006/relationships/oleObject" Target="embeddings/oleObject329.bin"/><Relationship Id="rId801" Type="http://schemas.openxmlformats.org/officeDocument/2006/relationships/oleObject" Target="embeddings/oleObject425.bin"/><Relationship Id="rId1" Type="http://schemas.openxmlformats.org/officeDocument/2006/relationships/customXml" Target="../customXml/item1.xml"/><Relationship Id="rId233" Type="http://schemas.openxmlformats.org/officeDocument/2006/relationships/oleObject" Target="embeddings/oleObject116.bin"/><Relationship Id="rId440" Type="http://schemas.openxmlformats.org/officeDocument/2006/relationships/oleObject" Target="embeddings/oleObject225.bin"/><Relationship Id="rId678" Type="http://schemas.openxmlformats.org/officeDocument/2006/relationships/oleObject" Target="embeddings/oleObject350.bin"/><Relationship Id="rId843" Type="http://schemas.openxmlformats.org/officeDocument/2006/relationships/oleObject" Target="embeddings/oleObject446.bin"/><Relationship Id="rId28" Type="http://schemas.openxmlformats.org/officeDocument/2006/relationships/image" Target="media/image11.wmf"/><Relationship Id="rId275" Type="http://schemas.openxmlformats.org/officeDocument/2006/relationships/image" Target="media/image127.wmf"/><Relationship Id="rId300" Type="http://schemas.openxmlformats.org/officeDocument/2006/relationships/oleObject" Target="embeddings/oleObject153.bin"/><Relationship Id="rId482" Type="http://schemas.openxmlformats.org/officeDocument/2006/relationships/oleObject" Target="embeddings/oleObject246.bin"/><Relationship Id="rId538" Type="http://schemas.openxmlformats.org/officeDocument/2006/relationships/image" Target="media/image253.wmf"/><Relationship Id="rId703" Type="http://schemas.openxmlformats.org/officeDocument/2006/relationships/image" Target="media/image333.wmf"/><Relationship Id="rId745" Type="http://schemas.openxmlformats.org/officeDocument/2006/relationships/oleObject" Target="embeddings/oleObject386.bin"/><Relationship Id="rId81" Type="http://schemas.openxmlformats.org/officeDocument/2006/relationships/oleObject" Target="embeddings/oleObject35.bin"/><Relationship Id="rId135" Type="http://schemas.openxmlformats.org/officeDocument/2006/relationships/oleObject" Target="embeddings/oleObject64.bin"/><Relationship Id="rId177" Type="http://schemas.openxmlformats.org/officeDocument/2006/relationships/oleObject" Target="embeddings/oleObject86.bin"/><Relationship Id="rId342" Type="http://schemas.openxmlformats.org/officeDocument/2006/relationships/oleObject" Target="embeddings/oleObject174.bin"/><Relationship Id="rId384" Type="http://schemas.openxmlformats.org/officeDocument/2006/relationships/oleObject" Target="embeddings/oleObject195.bin"/><Relationship Id="rId591" Type="http://schemas.openxmlformats.org/officeDocument/2006/relationships/oleObject" Target="embeddings/oleObject305.bin"/><Relationship Id="rId605" Type="http://schemas.openxmlformats.org/officeDocument/2006/relationships/oleObject" Target="embeddings/oleObject312.bin"/><Relationship Id="rId787" Type="http://schemas.openxmlformats.org/officeDocument/2006/relationships/image" Target="media/image365.wmf"/><Relationship Id="rId812" Type="http://schemas.openxmlformats.org/officeDocument/2006/relationships/image" Target="media/image374.wmf"/><Relationship Id="rId202" Type="http://schemas.openxmlformats.org/officeDocument/2006/relationships/image" Target="media/image94.wmf"/><Relationship Id="rId244" Type="http://schemas.openxmlformats.org/officeDocument/2006/relationships/oleObject" Target="embeddings/oleObject122.bin"/><Relationship Id="rId647" Type="http://schemas.openxmlformats.org/officeDocument/2006/relationships/image" Target="media/image305.wmf"/><Relationship Id="rId689" Type="http://schemas.openxmlformats.org/officeDocument/2006/relationships/image" Target="media/image326.wmf"/><Relationship Id="rId854" Type="http://schemas.openxmlformats.org/officeDocument/2006/relationships/image" Target="media/image390.wmf"/><Relationship Id="rId39" Type="http://schemas.openxmlformats.org/officeDocument/2006/relationships/image" Target="media/image17.png"/><Relationship Id="rId286" Type="http://schemas.openxmlformats.org/officeDocument/2006/relationships/oleObject" Target="embeddings/oleObject146.bin"/><Relationship Id="rId451" Type="http://schemas.openxmlformats.org/officeDocument/2006/relationships/image" Target="media/image213.wmf"/><Relationship Id="rId493" Type="http://schemas.openxmlformats.org/officeDocument/2006/relationships/image" Target="media/image234.wmf"/><Relationship Id="rId507" Type="http://schemas.openxmlformats.org/officeDocument/2006/relationships/oleObject" Target="embeddings/oleObject260.bin"/><Relationship Id="rId549" Type="http://schemas.openxmlformats.org/officeDocument/2006/relationships/oleObject" Target="embeddings/oleObject284.bin"/><Relationship Id="rId714" Type="http://schemas.openxmlformats.org/officeDocument/2006/relationships/oleObject" Target="embeddings/oleObject368.bin"/><Relationship Id="rId756" Type="http://schemas.openxmlformats.org/officeDocument/2006/relationships/image" Target="media/image357.wmf"/><Relationship Id="rId50" Type="http://schemas.openxmlformats.org/officeDocument/2006/relationships/image" Target="media/image23.wmf"/><Relationship Id="rId104" Type="http://schemas.openxmlformats.org/officeDocument/2006/relationships/image" Target="media/image49.wmf"/><Relationship Id="rId146" Type="http://schemas.openxmlformats.org/officeDocument/2006/relationships/image" Target="media/image68.wmf"/><Relationship Id="rId188" Type="http://schemas.openxmlformats.org/officeDocument/2006/relationships/oleObject" Target="embeddings/oleObject92.bin"/><Relationship Id="rId311" Type="http://schemas.openxmlformats.org/officeDocument/2006/relationships/image" Target="media/image145.wmf"/><Relationship Id="rId353" Type="http://schemas.openxmlformats.org/officeDocument/2006/relationships/image" Target="media/image166.wmf"/><Relationship Id="rId395" Type="http://schemas.openxmlformats.org/officeDocument/2006/relationships/image" Target="media/image187.wmf"/><Relationship Id="rId409" Type="http://schemas.openxmlformats.org/officeDocument/2006/relationships/image" Target="media/image193.wmf"/><Relationship Id="rId560" Type="http://schemas.openxmlformats.org/officeDocument/2006/relationships/image" Target="media/image263.wmf"/><Relationship Id="rId798" Type="http://schemas.openxmlformats.org/officeDocument/2006/relationships/image" Target="media/image367.wmf"/><Relationship Id="rId92" Type="http://schemas.openxmlformats.org/officeDocument/2006/relationships/image" Target="media/image44.wmf"/><Relationship Id="rId213" Type="http://schemas.openxmlformats.org/officeDocument/2006/relationships/oleObject" Target="embeddings/oleObject106.bin"/><Relationship Id="rId420" Type="http://schemas.openxmlformats.org/officeDocument/2006/relationships/oleObject" Target="embeddings/oleObject214.bin"/><Relationship Id="rId616" Type="http://schemas.openxmlformats.org/officeDocument/2006/relationships/oleObject" Target="embeddings/oleObject319.bin"/><Relationship Id="rId658" Type="http://schemas.openxmlformats.org/officeDocument/2006/relationships/oleObject" Target="embeddings/oleObject340.bin"/><Relationship Id="rId823" Type="http://schemas.openxmlformats.org/officeDocument/2006/relationships/oleObject" Target="embeddings/oleObject436.bin"/><Relationship Id="rId865" Type="http://schemas.microsoft.com/office/2011/relationships/people" Target="people.xml"/><Relationship Id="rId255" Type="http://schemas.openxmlformats.org/officeDocument/2006/relationships/oleObject" Target="embeddings/oleObject129.bin"/><Relationship Id="rId297" Type="http://schemas.openxmlformats.org/officeDocument/2006/relationships/image" Target="media/image138.wmf"/><Relationship Id="rId462" Type="http://schemas.openxmlformats.org/officeDocument/2006/relationships/oleObject" Target="embeddings/oleObject236.bin"/><Relationship Id="rId518" Type="http://schemas.openxmlformats.org/officeDocument/2006/relationships/image" Target="media/image243.wmf"/><Relationship Id="rId725" Type="http://schemas.openxmlformats.org/officeDocument/2006/relationships/oleObject" Target="embeddings/oleObject374.bin"/><Relationship Id="rId115" Type="http://schemas.openxmlformats.org/officeDocument/2006/relationships/oleObject" Target="embeddings/oleObject53.bin"/><Relationship Id="rId157" Type="http://schemas.openxmlformats.org/officeDocument/2006/relationships/oleObject" Target="embeddings/oleObject76.bin"/><Relationship Id="rId322" Type="http://schemas.openxmlformats.org/officeDocument/2006/relationships/oleObject" Target="embeddings/oleObject164.bin"/><Relationship Id="rId364" Type="http://schemas.openxmlformats.org/officeDocument/2006/relationships/oleObject" Target="embeddings/oleObject185.bin"/><Relationship Id="rId767" Type="http://schemas.openxmlformats.org/officeDocument/2006/relationships/oleObject" Target="embeddings/oleObject398.bin"/><Relationship Id="rId61" Type="http://schemas.openxmlformats.org/officeDocument/2006/relationships/oleObject" Target="embeddings/oleObject25.bin"/><Relationship Id="rId199" Type="http://schemas.openxmlformats.org/officeDocument/2006/relationships/oleObject" Target="embeddings/oleObject99.bin"/><Relationship Id="rId571" Type="http://schemas.openxmlformats.org/officeDocument/2006/relationships/oleObject" Target="embeddings/oleObject295.bin"/><Relationship Id="rId627" Type="http://schemas.openxmlformats.org/officeDocument/2006/relationships/image" Target="media/image295.wmf"/><Relationship Id="rId669" Type="http://schemas.openxmlformats.org/officeDocument/2006/relationships/image" Target="media/image316.wmf"/><Relationship Id="rId834" Type="http://schemas.openxmlformats.org/officeDocument/2006/relationships/image" Target="media/image385.wmf"/><Relationship Id="rId19" Type="http://schemas.openxmlformats.org/officeDocument/2006/relationships/oleObject" Target="embeddings/oleObject5.bin"/><Relationship Id="rId224" Type="http://schemas.openxmlformats.org/officeDocument/2006/relationships/image" Target="media/image105.wmf"/><Relationship Id="rId266" Type="http://schemas.openxmlformats.org/officeDocument/2006/relationships/oleObject" Target="embeddings/oleObject136.bin"/><Relationship Id="rId431" Type="http://schemas.openxmlformats.org/officeDocument/2006/relationships/oleObject" Target="embeddings/oleObject220.bin"/><Relationship Id="rId473" Type="http://schemas.openxmlformats.org/officeDocument/2006/relationships/image" Target="media/image224.wmf"/><Relationship Id="rId529" Type="http://schemas.openxmlformats.org/officeDocument/2006/relationships/oleObject" Target="embeddings/oleObject273.bin"/><Relationship Id="rId680" Type="http://schemas.openxmlformats.org/officeDocument/2006/relationships/oleObject" Target="embeddings/oleObject351.bin"/><Relationship Id="rId736" Type="http://schemas.openxmlformats.org/officeDocument/2006/relationships/oleObject" Target="embeddings/oleObject382.bin"/><Relationship Id="rId30" Type="http://schemas.openxmlformats.org/officeDocument/2006/relationships/image" Target="media/image12.wmf"/><Relationship Id="rId126" Type="http://schemas.openxmlformats.org/officeDocument/2006/relationships/image" Target="media/image59.wmf"/><Relationship Id="rId168" Type="http://schemas.openxmlformats.org/officeDocument/2006/relationships/image" Target="media/image79.wmf"/><Relationship Id="rId333" Type="http://schemas.openxmlformats.org/officeDocument/2006/relationships/image" Target="media/image156.wmf"/><Relationship Id="rId540" Type="http://schemas.openxmlformats.org/officeDocument/2006/relationships/image" Target="media/image254.wmf"/><Relationship Id="rId778" Type="http://schemas.openxmlformats.org/officeDocument/2006/relationships/oleObject" Target="embeddings/oleObject407.bin"/><Relationship Id="rId72" Type="http://schemas.openxmlformats.org/officeDocument/2006/relationships/image" Target="media/image34.wmf"/><Relationship Id="rId375" Type="http://schemas.openxmlformats.org/officeDocument/2006/relationships/image" Target="media/image177.wmf"/><Relationship Id="rId582" Type="http://schemas.openxmlformats.org/officeDocument/2006/relationships/image" Target="media/image274.wmf"/><Relationship Id="rId638" Type="http://schemas.openxmlformats.org/officeDocument/2006/relationships/oleObject" Target="embeddings/oleObject330.bin"/><Relationship Id="rId803" Type="http://schemas.openxmlformats.org/officeDocument/2006/relationships/oleObject" Target="embeddings/oleObject426.bin"/><Relationship Id="rId845" Type="http://schemas.openxmlformats.org/officeDocument/2006/relationships/oleObject" Target="embeddings/oleObject448.bin"/><Relationship Id="rId3" Type="http://schemas.openxmlformats.org/officeDocument/2006/relationships/styles" Target="styles.xml"/><Relationship Id="rId235" Type="http://schemas.openxmlformats.org/officeDocument/2006/relationships/oleObject" Target="embeddings/oleObject117.bin"/><Relationship Id="rId277" Type="http://schemas.openxmlformats.org/officeDocument/2006/relationships/image" Target="media/image128.wmf"/><Relationship Id="rId400" Type="http://schemas.openxmlformats.org/officeDocument/2006/relationships/oleObject" Target="embeddings/oleObject203.bin"/><Relationship Id="rId442" Type="http://schemas.openxmlformats.org/officeDocument/2006/relationships/oleObject" Target="embeddings/oleObject226.bin"/><Relationship Id="rId484" Type="http://schemas.openxmlformats.org/officeDocument/2006/relationships/oleObject" Target="embeddings/oleObject247.bin"/><Relationship Id="rId705" Type="http://schemas.openxmlformats.org/officeDocument/2006/relationships/image" Target="media/image334.wmf"/><Relationship Id="rId137" Type="http://schemas.openxmlformats.org/officeDocument/2006/relationships/oleObject" Target="embeddings/oleObject65.bin"/><Relationship Id="rId302" Type="http://schemas.openxmlformats.org/officeDocument/2006/relationships/oleObject" Target="embeddings/oleObject154.bin"/><Relationship Id="rId344" Type="http://schemas.openxmlformats.org/officeDocument/2006/relationships/oleObject" Target="embeddings/oleObject175.bin"/><Relationship Id="rId691" Type="http://schemas.openxmlformats.org/officeDocument/2006/relationships/image" Target="media/image327.wmf"/><Relationship Id="rId747" Type="http://schemas.openxmlformats.org/officeDocument/2006/relationships/oleObject" Target="embeddings/oleObject387.bin"/><Relationship Id="rId789" Type="http://schemas.openxmlformats.org/officeDocument/2006/relationships/oleObject" Target="embeddings/oleObject416.bin"/><Relationship Id="rId41" Type="http://schemas.openxmlformats.org/officeDocument/2006/relationships/oleObject" Target="embeddings/oleObject15.bin"/><Relationship Id="rId83" Type="http://schemas.openxmlformats.org/officeDocument/2006/relationships/oleObject" Target="embeddings/oleObject36.bin"/><Relationship Id="rId179" Type="http://schemas.openxmlformats.org/officeDocument/2006/relationships/oleObject" Target="embeddings/oleObject87.bin"/><Relationship Id="rId386" Type="http://schemas.openxmlformats.org/officeDocument/2006/relationships/oleObject" Target="embeddings/oleObject196.bin"/><Relationship Id="rId551" Type="http://schemas.openxmlformats.org/officeDocument/2006/relationships/oleObject" Target="embeddings/oleObject285.bin"/><Relationship Id="rId593" Type="http://schemas.openxmlformats.org/officeDocument/2006/relationships/oleObject" Target="embeddings/oleObject306.bin"/><Relationship Id="rId607" Type="http://schemas.openxmlformats.org/officeDocument/2006/relationships/oleObject" Target="embeddings/oleObject313.bin"/><Relationship Id="rId649" Type="http://schemas.openxmlformats.org/officeDocument/2006/relationships/image" Target="media/image306.wmf"/><Relationship Id="rId814" Type="http://schemas.openxmlformats.org/officeDocument/2006/relationships/image" Target="media/image375.wmf"/><Relationship Id="rId856" Type="http://schemas.openxmlformats.org/officeDocument/2006/relationships/image" Target="media/image391.wmf"/><Relationship Id="rId190" Type="http://schemas.openxmlformats.org/officeDocument/2006/relationships/oleObject" Target="embeddings/oleObject93.bin"/><Relationship Id="rId204" Type="http://schemas.openxmlformats.org/officeDocument/2006/relationships/image" Target="media/image95.wmf"/><Relationship Id="rId246" Type="http://schemas.openxmlformats.org/officeDocument/2006/relationships/oleObject" Target="embeddings/oleObject123.bin"/><Relationship Id="rId288" Type="http://schemas.openxmlformats.org/officeDocument/2006/relationships/oleObject" Target="embeddings/oleObject147.bin"/><Relationship Id="rId411" Type="http://schemas.openxmlformats.org/officeDocument/2006/relationships/image" Target="media/image194.wmf"/><Relationship Id="rId453" Type="http://schemas.openxmlformats.org/officeDocument/2006/relationships/image" Target="media/image214.wmf"/><Relationship Id="rId509" Type="http://schemas.openxmlformats.org/officeDocument/2006/relationships/oleObject" Target="embeddings/oleObject261.bin"/><Relationship Id="rId660" Type="http://schemas.openxmlformats.org/officeDocument/2006/relationships/oleObject" Target="embeddings/oleObject341.bin"/><Relationship Id="rId106" Type="http://schemas.openxmlformats.org/officeDocument/2006/relationships/image" Target="media/image50.wmf"/><Relationship Id="rId313" Type="http://schemas.openxmlformats.org/officeDocument/2006/relationships/image" Target="media/image146.wmf"/><Relationship Id="rId495" Type="http://schemas.openxmlformats.org/officeDocument/2006/relationships/image" Target="media/image235.wmf"/><Relationship Id="rId716" Type="http://schemas.openxmlformats.org/officeDocument/2006/relationships/oleObject" Target="embeddings/oleObject369.bin"/><Relationship Id="rId758" Type="http://schemas.openxmlformats.org/officeDocument/2006/relationships/image" Target="media/image358.wmf"/><Relationship Id="rId10" Type="http://schemas.openxmlformats.org/officeDocument/2006/relationships/image" Target="media/image2.png"/><Relationship Id="rId52" Type="http://schemas.openxmlformats.org/officeDocument/2006/relationships/image" Target="media/image24.wmf"/><Relationship Id="rId94" Type="http://schemas.openxmlformats.org/officeDocument/2006/relationships/image" Target="media/image45.wmf"/><Relationship Id="rId148" Type="http://schemas.openxmlformats.org/officeDocument/2006/relationships/image" Target="media/image69.wmf"/><Relationship Id="rId355" Type="http://schemas.openxmlformats.org/officeDocument/2006/relationships/image" Target="media/image167.wmf"/><Relationship Id="rId397" Type="http://schemas.openxmlformats.org/officeDocument/2006/relationships/image" Target="media/image188.wmf"/><Relationship Id="rId520" Type="http://schemas.openxmlformats.org/officeDocument/2006/relationships/image" Target="media/image244.wmf"/><Relationship Id="rId562" Type="http://schemas.openxmlformats.org/officeDocument/2006/relationships/image" Target="media/image264.wmf"/><Relationship Id="rId618" Type="http://schemas.openxmlformats.org/officeDocument/2006/relationships/oleObject" Target="embeddings/oleObject320.bin"/><Relationship Id="rId825" Type="http://schemas.openxmlformats.org/officeDocument/2006/relationships/oleObject" Target="embeddings/oleObject437.bin"/><Relationship Id="rId215" Type="http://schemas.openxmlformats.org/officeDocument/2006/relationships/oleObject" Target="embeddings/oleObject107.bin"/><Relationship Id="rId257" Type="http://schemas.openxmlformats.org/officeDocument/2006/relationships/image" Target="media/image119.wmf"/><Relationship Id="rId422" Type="http://schemas.openxmlformats.org/officeDocument/2006/relationships/image" Target="media/image199.wmf"/><Relationship Id="rId464" Type="http://schemas.openxmlformats.org/officeDocument/2006/relationships/oleObject" Target="embeddings/oleObject237.bin"/><Relationship Id="rId299" Type="http://schemas.openxmlformats.org/officeDocument/2006/relationships/image" Target="media/image139.wmf"/><Relationship Id="rId727" Type="http://schemas.openxmlformats.org/officeDocument/2006/relationships/oleObject" Target="embeddings/oleObject376.bin"/><Relationship Id="rId63" Type="http://schemas.openxmlformats.org/officeDocument/2006/relationships/oleObject" Target="embeddings/oleObject26.bin"/><Relationship Id="rId159" Type="http://schemas.openxmlformats.org/officeDocument/2006/relationships/oleObject" Target="embeddings/oleObject77.bin"/><Relationship Id="rId366" Type="http://schemas.openxmlformats.org/officeDocument/2006/relationships/oleObject" Target="embeddings/oleObject186.bin"/><Relationship Id="rId573" Type="http://schemas.openxmlformats.org/officeDocument/2006/relationships/oleObject" Target="embeddings/oleObject296.bin"/><Relationship Id="rId780" Type="http://schemas.openxmlformats.org/officeDocument/2006/relationships/oleObject" Target="embeddings/oleObject409.bin"/><Relationship Id="rId226" Type="http://schemas.openxmlformats.org/officeDocument/2006/relationships/image" Target="media/image106.wmf"/><Relationship Id="rId433" Type="http://schemas.openxmlformats.org/officeDocument/2006/relationships/oleObject" Target="embeddings/oleObject221.bin"/><Relationship Id="rId640" Type="http://schemas.openxmlformats.org/officeDocument/2006/relationships/oleObject" Target="embeddings/oleObject331.bin"/><Relationship Id="rId738" Type="http://schemas.openxmlformats.org/officeDocument/2006/relationships/oleObject" Target="embeddings/oleObject383.bin"/><Relationship Id="rId74" Type="http://schemas.openxmlformats.org/officeDocument/2006/relationships/image" Target="media/image35.wmf"/><Relationship Id="rId377" Type="http://schemas.openxmlformats.org/officeDocument/2006/relationships/image" Target="media/image178.wmf"/><Relationship Id="rId500" Type="http://schemas.openxmlformats.org/officeDocument/2006/relationships/oleObject" Target="embeddings/oleObject255.bin"/><Relationship Id="rId584" Type="http://schemas.openxmlformats.org/officeDocument/2006/relationships/image" Target="media/image275.wmf"/><Relationship Id="rId805" Type="http://schemas.openxmlformats.org/officeDocument/2006/relationships/oleObject" Target="embeddings/oleObject427.bin"/><Relationship Id="rId5" Type="http://schemas.openxmlformats.org/officeDocument/2006/relationships/webSettings" Target="webSettings.xml"/><Relationship Id="rId237" Type="http://schemas.openxmlformats.org/officeDocument/2006/relationships/oleObject" Target="embeddings/oleObject118.bin"/><Relationship Id="rId791" Type="http://schemas.openxmlformats.org/officeDocument/2006/relationships/oleObject" Target="embeddings/oleObject418.bin"/><Relationship Id="rId444" Type="http://schemas.openxmlformats.org/officeDocument/2006/relationships/oleObject" Target="embeddings/oleObject227.bin"/><Relationship Id="rId651" Type="http://schemas.openxmlformats.org/officeDocument/2006/relationships/image" Target="media/image307.wmf"/><Relationship Id="rId749" Type="http://schemas.openxmlformats.org/officeDocument/2006/relationships/oleObject" Target="embeddings/oleObject388.bin"/><Relationship Id="rId290" Type="http://schemas.openxmlformats.org/officeDocument/2006/relationships/oleObject" Target="embeddings/oleObject148.bin"/><Relationship Id="rId304" Type="http://schemas.openxmlformats.org/officeDocument/2006/relationships/oleObject" Target="embeddings/oleObject155.bin"/><Relationship Id="rId388" Type="http://schemas.openxmlformats.org/officeDocument/2006/relationships/oleObject" Target="embeddings/oleObject197.bin"/><Relationship Id="rId511" Type="http://schemas.openxmlformats.org/officeDocument/2006/relationships/oleObject" Target="embeddings/oleObject263.bin"/><Relationship Id="rId609" Type="http://schemas.openxmlformats.org/officeDocument/2006/relationships/oleObject" Target="embeddings/oleObject315.bin"/><Relationship Id="rId85" Type="http://schemas.openxmlformats.org/officeDocument/2006/relationships/oleObject" Target="embeddings/oleObject37.bin"/><Relationship Id="rId150" Type="http://schemas.openxmlformats.org/officeDocument/2006/relationships/image" Target="media/image70.wmf"/><Relationship Id="rId595" Type="http://schemas.openxmlformats.org/officeDocument/2006/relationships/oleObject" Target="embeddings/oleObject307.bin"/><Relationship Id="rId816" Type="http://schemas.openxmlformats.org/officeDocument/2006/relationships/image" Target="media/image376.wmf"/><Relationship Id="rId248" Type="http://schemas.openxmlformats.org/officeDocument/2006/relationships/oleObject" Target="embeddings/oleObject124.bin"/><Relationship Id="rId455" Type="http://schemas.openxmlformats.org/officeDocument/2006/relationships/image" Target="media/image215.wmf"/><Relationship Id="rId662" Type="http://schemas.openxmlformats.org/officeDocument/2006/relationships/oleObject" Target="embeddings/oleObject342.bin"/><Relationship Id="rId12" Type="http://schemas.openxmlformats.org/officeDocument/2006/relationships/oleObject" Target="embeddings/oleObject1.bin"/><Relationship Id="rId108" Type="http://schemas.openxmlformats.org/officeDocument/2006/relationships/image" Target="media/image51.wmf"/><Relationship Id="rId315" Type="http://schemas.openxmlformats.org/officeDocument/2006/relationships/image" Target="media/image147.wmf"/><Relationship Id="rId522" Type="http://schemas.openxmlformats.org/officeDocument/2006/relationships/image" Target="media/image245.wmf"/><Relationship Id="rId96" Type="http://schemas.openxmlformats.org/officeDocument/2006/relationships/image" Target="media/image46.wmf"/><Relationship Id="rId161" Type="http://schemas.openxmlformats.org/officeDocument/2006/relationships/oleObject" Target="embeddings/oleObject78.bin"/><Relationship Id="rId399" Type="http://schemas.openxmlformats.org/officeDocument/2006/relationships/image" Target="media/image189.wmf"/><Relationship Id="rId827" Type="http://schemas.openxmlformats.org/officeDocument/2006/relationships/oleObject" Target="embeddings/oleObject438.bin"/><Relationship Id="rId259" Type="http://schemas.openxmlformats.org/officeDocument/2006/relationships/image" Target="media/image120.wmf"/><Relationship Id="rId466" Type="http://schemas.openxmlformats.org/officeDocument/2006/relationships/oleObject" Target="embeddings/oleObject238.bin"/><Relationship Id="rId673" Type="http://schemas.openxmlformats.org/officeDocument/2006/relationships/image" Target="media/image318.wmf"/><Relationship Id="rId23" Type="http://schemas.openxmlformats.org/officeDocument/2006/relationships/oleObject" Target="embeddings/oleObject7.bin"/><Relationship Id="rId119" Type="http://schemas.openxmlformats.org/officeDocument/2006/relationships/oleObject" Target="embeddings/oleObject55.bin"/><Relationship Id="rId326" Type="http://schemas.openxmlformats.org/officeDocument/2006/relationships/oleObject" Target="embeddings/oleObject166.bin"/><Relationship Id="rId533" Type="http://schemas.openxmlformats.org/officeDocument/2006/relationships/oleObject" Target="embeddings/oleObject275.bin"/><Relationship Id="rId740" Type="http://schemas.openxmlformats.org/officeDocument/2006/relationships/image" Target="media/image349.wmf"/><Relationship Id="rId838" Type="http://schemas.openxmlformats.org/officeDocument/2006/relationships/image" Target="media/image387.wmf"/><Relationship Id="rId172" Type="http://schemas.openxmlformats.org/officeDocument/2006/relationships/image" Target="media/image81.wmf"/><Relationship Id="rId477" Type="http://schemas.openxmlformats.org/officeDocument/2006/relationships/image" Target="media/image226.wmf"/><Relationship Id="rId600" Type="http://schemas.openxmlformats.org/officeDocument/2006/relationships/image" Target="media/image283.wmf"/><Relationship Id="rId684" Type="http://schemas.openxmlformats.org/officeDocument/2006/relationships/oleObject" Target="embeddings/oleObject353.bin"/><Relationship Id="rId337" Type="http://schemas.openxmlformats.org/officeDocument/2006/relationships/image" Target="media/image15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F623E1-3EEB-499C-9712-1B9CB028F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48</Pages>
  <Words>6557</Words>
  <Characters>37380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Miao Cai</cp:lastModifiedBy>
  <cp:revision>94</cp:revision>
  <cp:lastPrinted>2019-04-10T15:09:00Z</cp:lastPrinted>
  <dcterms:created xsi:type="dcterms:W3CDTF">2019-04-08T02:37:00Z</dcterms:created>
  <dcterms:modified xsi:type="dcterms:W3CDTF">2019-04-19T15:03:00Z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